
<file path=[Content_Types].xml><?xml version="1.0" encoding="utf-8"?>
<Types xmlns="http://schemas.openxmlformats.org/package/2006/content-types">
  <Default ContentType="image/x-emf" Extension="emf"/>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7616" w14:textId="62586D0B" w:rsidR="000A2187" w:rsidRPr="006940FB" w:rsidRDefault="000A2187" w:rsidP="000A2187">
      <w:pPr>
        <w:jc w:val="both"/>
        <w:rPr>
          <w:b/>
          <w:bCs/>
        </w:rPr>
      </w:pPr>
      <w:bookmarkStart w:id="0" w:name="_Hlk100524270"/>
      <w:r w:rsidRPr="006940FB">
        <w:rPr>
          <w:b/>
          <w:bCs/>
        </w:rPr>
        <w:t xml:space="preserve">Executive Summary </w:t>
      </w:r>
    </w:p>
    <w:p w14:paraId="33DFE81E" w14:textId="5277E85B" w:rsidR="00AE2061" w:rsidRPr="006940FB" w:rsidRDefault="00E908FB" w:rsidP="002972D0">
      <w:r w:rsidRPr="006940FB">
        <w:t xml:space="preserve">This document describes the instructions and methodology for performing risk assessment (RA) and privacy impact assessment (PIA) for Ericsson products and solutions. </w:t>
      </w:r>
      <w:r w:rsidR="002972D0" w:rsidRPr="006940FB">
        <w:t>Purpose of risk assessment and privacy impact assessment is to identify potential security and privacy threats resulting from vulnerabilities</w:t>
      </w:r>
      <w:r w:rsidR="00587FF2" w:rsidRPr="006940FB">
        <w:t>, design flaws</w:t>
      </w:r>
      <w:r w:rsidR="006A138A" w:rsidRPr="006940FB">
        <w:t xml:space="preserve"> and gaps in GPRs</w:t>
      </w:r>
      <w:r w:rsidR="002972D0" w:rsidRPr="006940FB">
        <w:t xml:space="preserve"> in products and solutions that are being developed, estimate the potential risk levels and </w:t>
      </w:r>
      <w:r w:rsidR="00EB03B2" w:rsidRPr="006940FB">
        <w:t xml:space="preserve">plan </w:t>
      </w:r>
      <w:r w:rsidR="002972D0" w:rsidRPr="006940FB">
        <w:t>treatment actions for mitigating the risks to an acceptable level.</w:t>
      </w:r>
    </w:p>
    <w:bookmarkEnd w:id="0"/>
    <w:p w14:paraId="35FFA2A2" w14:textId="3ADE934A" w:rsidR="00F373AB" w:rsidRPr="006940FB" w:rsidRDefault="00F373AB" w:rsidP="76F5C5B0">
      <w:pPr>
        <w:jc w:val="both"/>
        <w:rPr>
          <w:b/>
          <w:bCs/>
          <w:i/>
          <w:iCs/>
        </w:rPr>
      </w:pPr>
      <w:r w:rsidRPr="006940FB">
        <w:rPr>
          <w:b/>
          <w:bCs/>
        </w:rPr>
        <w:t>Application</w:t>
      </w:r>
    </w:p>
    <w:p w14:paraId="0DC90110" w14:textId="740D285A" w:rsidR="007A5195" w:rsidRPr="006940FB" w:rsidRDefault="00286200" w:rsidP="00286200">
      <w:pPr>
        <w:pStyle w:val="BodyText"/>
      </w:pPr>
      <w:r w:rsidRPr="006940FB">
        <w:t xml:space="preserve">This instruction </w:t>
      </w:r>
      <w:r w:rsidR="00870092" w:rsidRPr="006940FB">
        <w:t>shall</w:t>
      </w:r>
      <w:r w:rsidR="00FC0936" w:rsidRPr="006940FB">
        <w:t xml:space="preserve"> be</w:t>
      </w:r>
      <w:r w:rsidR="006F20AD" w:rsidRPr="006940FB">
        <w:t xml:space="preserve"> </w:t>
      </w:r>
      <w:r w:rsidR="00FC0936" w:rsidRPr="006940FB">
        <w:t xml:space="preserve">applied in </w:t>
      </w:r>
      <w:r w:rsidR="00845733" w:rsidRPr="006940FB">
        <w:t xml:space="preserve">product </w:t>
      </w:r>
      <w:r w:rsidR="00870092" w:rsidRPr="006940FB">
        <w:t xml:space="preserve">management and </w:t>
      </w:r>
      <w:r w:rsidR="00760BAC" w:rsidRPr="006940FB">
        <w:t xml:space="preserve">product </w:t>
      </w:r>
      <w:r w:rsidR="00845733" w:rsidRPr="006940FB">
        <w:t>development of Ericsson products and solutions</w:t>
      </w:r>
      <w:r w:rsidR="007A5195" w:rsidRPr="006940FB">
        <w:t xml:space="preserve"> for every Major release or once per year at minimum</w:t>
      </w:r>
      <w:del w:id="1" w:author="Heikki Mäki" w:date="2026-01-14T12:04:00Z" w16du:dateUtc="2026-01-14T10:04:00Z">
        <w:r w:rsidR="00A852ED" w:rsidRPr="006940FB" w:rsidDel="00581651">
          <w:delText xml:space="preserve"> if there has been new development since last assessment</w:delText>
        </w:r>
      </w:del>
      <w:ins w:id="2" w:author="Heikki Mäki" w:date="2026-01-14T12:04:00Z" w16du:dateUtc="2026-01-14T10:04:00Z">
        <w:r w:rsidR="00E024D0">
          <w:t xml:space="preserve"> until the End of Maintenance</w:t>
        </w:r>
      </w:ins>
      <w:r w:rsidR="007A5195" w:rsidRPr="006940FB">
        <w:t>.</w:t>
      </w:r>
    </w:p>
    <w:p w14:paraId="183A3EB5" w14:textId="14FC31AB" w:rsidR="00270E35" w:rsidRPr="006940FB" w:rsidRDefault="00270E35" w:rsidP="00286200">
      <w:pPr>
        <w:pStyle w:val="BodyText"/>
      </w:pPr>
      <w:r w:rsidRPr="006940FB">
        <w:t xml:space="preserve">The instruction </w:t>
      </w:r>
      <w:r w:rsidR="00A852ED" w:rsidRPr="006940FB">
        <w:t xml:space="preserve">shall </w:t>
      </w:r>
      <w:r w:rsidR="00103B1A" w:rsidRPr="006940FB">
        <w:t xml:space="preserve">also </w:t>
      </w:r>
      <w:r w:rsidR="00B01DA9" w:rsidRPr="006940FB">
        <w:t xml:space="preserve">be applied </w:t>
      </w:r>
      <w:r w:rsidRPr="006940FB">
        <w:t>in service delivery</w:t>
      </w:r>
      <w:r w:rsidR="00A852ED" w:rsidRPr="006940FB">
        <w:t xml:space="preserve"> whe</w:t>
      </w:r>
      <w:r w:rsidR="00787F79" w:rsidRPr="006940FB">
        <w:t>n</w:t>
      </w:r>
      <w:r w:rsidR="00A852ED" w:rsidRPr="006940FB">
        <w:t xml:space="preserve"> </w:t>
      </w:r>
      <w:r w:rsidR="00A77F31" w:rsidRPr="006940FB">
        <w:t>pre-</w:t>
      </w:r>
      <w:r w:rsidR="00A852ED" w:rsidRPr="006940FB">
        <w:t>assessed being required</w:t>
      </w:r>
      <w:r w:rsidR="00103B1A" w:rsidRPr="006940FB">
        <w:t>.</w:t>
      </w:r>
    </w:p>
    <w:sdt>
      <w:sdtPr>
        <w:rPr>
          <w:b w:val="0"/>
        </w:rPr>
        <w:id w:val="450593341"/>
        <w:docPartObj>
          <w:docPartGallery w:val="Table of Contents"/>
          <w:docPartUnique/>
        </w:docPartObj>
      </w:sdtPr>
      <w:sdtEndPr>
        <w:rPr>
          <w:noProof/>
        </w:rPr>
      </w:sdtEndPr>
      <w:sdtContent>
        <w:p w14:paraId="7597EDCB" w14:textId="77777777" w:rsidR="00F373AB" w:rsidRPr="006940FB" w:rsidRDefault="00F373AB">
          <w:pPr>
            <w:pStyle w:val="TOCHeading"/>
          </w:pPr>
          <w:r w:rsidRPr="006940FB">
            <w:t>Contents</w:t>
          </w:r>
        </w:p>
        <w:p w14:paraId="0AC9098E" w14:textId="1DF303CD" w:rsidR="006940FB" w:rsidRDefault="00F373AB">
          <w:pPr>
            <w:pStyle w:val="TOC1"/>
            <w:rPr>
              <w:rFonts w:asciiTheme="minorHAnsi" w:eastAsiaTheme="minorEastAsia" w:hAnsiTheme="minorHAnsi" w:cstheme="minorBidi"/>
              <w:b w:val="0"/>
              <w:noProof/>
              <w:kern w:val="2"/>
              <w:sz w:val="24"/>
              <w:szCs w:val="24"/>
              <w14:ligatures w14:val="standardContextual"/>
            </w:rPr>
          </w:pPr>
          <w:r w:rsidRPr="006940FB">
            <w:fldChar w:fldCharType="begin"/>
          </w:r>
          <w:r w:rsidRPr="006940FB">
            <w:instrText xml:space="preserve"> TOC \o "1-3" \h \z \u </w:instrText>
          </w:r>
          <w:r w:rsidRPr="006940FB">
            <w:fldChar w:fldCharType="separate"/>
          </w:r>
          <w:hyperlink w:anchor="_Toc200458645" w:history="1">
            <w:r w:rsidR="006940FB" w:rsidRPr="007E3C53">
              <w:rPr>
                <w:rStyle w:val="Hyperlink"/>
                <w:iCs/>
                <w:noProof/>
              </w:rPr>
              <w:t>1</w:t>
            </w:r>
            <w:r w:rsidR="006940FB">
              <w:rPr>
                <w:rFonts w:asciiTheme="minorHAnsi" w:eastAsiaTheme="minorEastAsia" w:hAnsiTheme="minorHAnsi" w:cstheme="minorBidi"/>
                <w:b w:val="0"/>
                <w:noProof/>
                <w:kern w:val="2"/>
                <w:sz w:val="24"/>
                <w:szCs w:val="24"/>
                <w14:ligatures w14:val="standardContextual"/>
              </w:rPr>
              <w:tab/>
            </w:r>
            <w:r w:rsidR="006940FB" w:rsidRPr="007E3C53">
              <w:rPr>
                <w:rStyle w:val="Hyperlink"/>
                <w:noProof/>
              </w:rPr>
              <w:t>Instruction</w:t>
            </w:r>
            <w:r w:rsidR="006940FB">
              <w:rPr>
                <w:noProof/>
                <w:webHidden/>
              </w:rPr>
              <w:tab/>
            </w:r>
            <w:r w:rsidR="006940FB">
              <w:rPr>
                <w:noProof/>
                <w:webHidden/>
              </w:rPr>
              <w:fldChar w:fldCharType="begin"/>
            </w:r>
            <w:r w:rsidR="006940FB">
              <w:rPr>
                <w:noProof/>
                <w:webHidden/>
              </w:rPr>
              <w:instrText xml:space="preserve"> PAGEREF _Toc200458645 \h </w:instrText>
            </w:r>
            <w:r w:rsidR="006940FB">
              <w:rPr>
                <w:noProof/>
                <w:webHidden/>
              </w:rPr>
            </w:r>
            <w:r w:rsidR="006940FB">
              <w:rPr>
                <w:noProof/>
                <w:webHidden/>
              </w:rPr>
              <w:fldChar w:fldCharType="separate"/>
            </w:r>
            <w:r w:rsidR="006940FB">
              <w:rPr>
                <w:noProof/>
                <w:webHidden/>
              </w:rPr>
              <w:t>2</w:t>
            </w:r>
            <w:r w:rsidR="006940FB">
              <w:rPr>
                <w:noProof/>
                <w:webHidden/>
              </w:rPr>
              <w:fldChar w:fldCharType="end"/>
            </w:r>
          </w:hyperlink>
        </w:p>
        <w:p w14:paraId="5D8047DA" w14:textId="16676FBF" w:rsidR="006940FB" w:rsidRDefault="006940FB">
          <w:pPr>
            <w:pStyle w:val="TOC2"/>
            <w:rPr>
              <w:rFonts w:asciiTheme="minorHAnsi" w:eastAsiaTheme="minorEastAsia" w:hAnsiTheme="minorHAnsi" w:cstheme="minorBidi"/>
              <w:noProof/>
              <w:kern w:val="2"/>
              <w:sz w:val="24"/>
              <w:szCs w:val="24"/>
              <w14:ligatures w14:val="standardContextual"/>
            </w:rPr>
          </w:pPr>
          <w:hyperlink w:anchor="_Toc200458646" w:history="1">
            <w:r w:rsidRPr="007E3C53">
              <w:rPr>
                <w:rStyle w:val="Hyperlink"/>
                <w:noProof/>
              </w:rPr>
              <w:t>1.1</w:t>
            </w:r>
            <w:r>
              <w:rPr>
                <w:rFonts w:asciiTheme="minorHAnsi" w:eastAsiaTheme="minorEastAsia" w:hAnsiTheme="minorHAnsi" w:cstheme="minorBidi"/>
                <w:noProof/>
                <w:kern w:val="2"/>
                <w:sz w:val="24"/>
                <w:szCs w:val="24"/>
                <w14:ligatures w14:val="standardContextual"/>
              </w:rPr>
              <w:tab/>
            </w:r>
            <w:r w:rsidRPr="007E3C53">
              <w:rPr>
                <w:rStyle w:val="Hyperlink"/>
                <w:noProof/>
              </w:rPr>
              <w:t>RA and PIA Activities at Basic level</w:t>
            </w:r>
            <w:r>
              <w:rPr>
                <w:noProof/>
                <w:webHidden/>
              </w:rPr>
              <w:tab/>
            </w:r>
            <w:r>
              <w:rPr>
                <w:noProof/>
                <w:webHidden/>
              </w:rPr>
              <w:fldChar w:fldCharType="begin"/>
            </w:r>
            <w:r>
              <w:rPr>
                <w:noProof/>
                <w:webHidden/>
              </w:rPr>
              <w:instrText xml:space="preserve"> PAGEREF _Toc200458646 \h </w:instrText>
            </w:r>
            <w:r>
              <w:rPr>
                <w:noProof/>
                <w:webHidden/>
              </w:rPr>
            </w:r>
            <w:r>
              <w:rPr>
                <w:noProof/>
                <w:webHidden/>
              </w:rPr>
              <w:fldChar w:fldCharType="separate"/>
            </w:r>
            <w:r>
              <w:rPr>
                <w:noProof/>
                <w:webHidden/>
              </w:rPr>
              <w:t>2</w:t>
            </w:r>
            <w:r>
              <w:rPr>
                <w:noProof/>
                <w:webHidden/>
              </w:rPr>
              <w:fldChar w:fldCharType="end"/>
            </w:r>
          </w:hyperlink>
        </w:p>
        <w:p w14:paraId="1D516A09" w14:textId="5F8EAC14"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47" w:history="1">
            <w:r w:rsidRPr="007E3C53">
              <w:rPr>
                <w:rStyle w:val="Hyperlink"/>
                <w:noProof/>
              </w:rPr>
              <w:t>1.1.1</w:t>
            </w:r>
            <w:r>
              <w:rPr>
                <w:rFonts w:asciiTheme="minorHAnsi" w:eastAsiaTheme="minorEastAsia" w:hAnsiTheme="minorHAnsi" w:cstheme="minorBidi"/>
                <w:noProof/>
                <w:kern w:val="2"/>
                <w:sz w:val="24"/>
                <w:szCs w:val="24"/>
                <w14:ligatures w14:val="standardContextual"/>
              </w:rPr>
              <w:tab/>
            </w:r>
            <w:r w:rsidRPr="007E3C53">
              <w:rPr>
                <w:rStyle w:val="Hyperlink"/>
                <w:noProof/>
              </w:rPr>
              <w:t>Scope and Planning</w:t>
            </w:r>
            <w:r>
              <w:rPr>
                <w:noProof/>
                <w:webHidden/>
              </w:rPr>
              <w:tab/>
            </w:r>
            <w:r>
              <w:rPr>
                <w:noProof/>
                <w:webHidden/>
              </w:rPr>
              <w:fldChar w:fldCharType="begin"/>
            </w:r>
            <w:r>
              <w:rPr>
                <w:noProof/>
                <w:webHidden/>
              </w:rPr>
              <w:instrText xml:space="preserve"> PAGEREF _Toc200458647 \h </w:instrText>
            </w:r>
            <w:r>
              <w:rPr>
                <w:noProof/>
                <w:webHidden/>
              </w:rPr>
            </w:r>
            <w:r>
              <w:rPr>
                <w:noProof/>
                <w:webHidden/>
              </w:rPr>
              <w:fldChar w:fldCharType="separate"/>
            </w:r>
            <w:r>
              <w:rPr>
                <w:noProof/>
                <w:webHidden/>
              </w:rPr>
              <w:t>2</w:t>
            </w:r>
            <w:r>
              <w:rPr>
                <w:noProof/>
                <w:webHidden/>
              </w:rPr>
              <w:fldChar w:fldCharType="end"/>
            </w:r>
          </w:hyperlink>
        </w:p>
        <w:p w14:paraId="575DAE10" w14:textId="7B572F7A"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48" w:history="1">
            <w:r w:rsidRPr="007E3C53">
              <w:rPr>
                <w:rStyle w:val="Hyperlink"/>
                <w:noProof/>
              </w:rPr>
              <w:t>1.1.2</w:t>
            </w:r>
            <w:r>
              <w:rPr>
                <w:rFonts w:asciiTheme="minorHAnsi" w:eastAsiaTheme="minorEastAsia" w:hAnsiTheme="minorHAnsi" w:cstheme="minorBidi"/>
                <w:noProof/>
                <w:kern w:val="2"/>
                <w:sz w:val="24"/>
                <w:szCs w:val="24"/>
                <w14:ligatures w14:val="standardContextual"/>
              </w:rPr>
              <w:tab/>
            </w:r>
            <w:r w:rsidRPr="007E3C53">
              <w:rPr>
                <w:rStyle w:val="Hyperlink"/>
                <w:noProof/>
              </w:rPr>
              <w:t>Draw a Data Flow Diagram (DFD)</w:t>
            </w:r>
            <w:r>
              <w:rPr>
                <w:noProof/>
                <w:webHidden/>
              </w:rPr>
              <w:tab/>
            </w:r>
            <w:r>
              <w:rPr>
                <w:noProof/>
                <w:webHidden/>
              </w:rPr>
              <w:fldChar w:fldCharType="begin"/>
            </w:r>
            <w:r>
              <w:rPr>
                <w:noProof/>
                <w:webHidden/>
              </w:rPr>
              <w:instrText xml:space="preserve"> PAGEREF _Toc200458648 \h </w:instrText>
            </w:r>
            <w:r>
              <w:rPr>
                <w:noProof/>
                <w:webHidden/>
              </w:rPr>
            </w:r>
            <w:r>
              <w:rPr>
                <w:noProof/>
                <w:webHidden/>
              </w:rPr>
              <w:fldChar w:fldCharType="separate"/>
            </w:r>
            <w:r>
              <w:rPr>
                <w:noProof/>
                <w:webHidden/>
              </w:rPr>
              <w:t>3</w:t>
            </w:r>
            <w:r>
              <w:rPr>
                <w:noProof/>
                <w:webHidden/>
              </w:rPr>
              <w:fldChar w:fldCharType="end"/>
            </w:r>
          </w:hyperlink>
        </w:p>
        <w:p w14:paraId="3FEB9100" w14:textId="5DA31477"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49" w:history="1">
            <w:r w:rsidRPr="007E3C53">
              <w:rPr>
                <w:rStyle w:val="Hyperlink"/>
                <w:noProof/>
              </w:rPr>
              <w:t>1.1.3</w:t>
            </w:r>
            <w:r>
              <w:rPr>
                <w:rFonts w:asciiTheme="minorHAnsi" w:eastAsiaTheme="minorEastAsia" w:hAnsiTheme="minorHAnsi" w:cstheme="minorBidi"/>
                <w:noProof/>
                <w:kern w:val="2"/>
                <w:sz w:val="24"/>
                <w:szCs w:val="24"/>
                <w14:ligatures w14:val="standardContextual"/>
              </w:rPr>
              <w:tab/>
            </w:r>
            <w:r w:rsidRPr="007E3C53">
              <w:rPr>
                <w:rStyle w:val="Hyperlink"/>
                <w:noProof/>
              </w:rPr>
              <w:t>Identify Assets</w:t>
            </w:r>
            <w:r>
              <w:rPr>
                <w:noProof/>
                <w:webHidden/>
              </w:rPr>
              <w:tab/>
            </w:r>
            <w:r>
              <w:rPr>
                <w:noProof/>
                <w:webHidden/>
              </w:rPr>
              <w:fldChar w:fldCharType="begin"/>
            </w:r>
            <w:r>
              <w:rPr>
                <w:noProof/>
                <w:webHidden/>
              </w:rPr>
              <w:instrText xml:space="preserve"> PAGEREF _Toc200458649 \h </w:instrText>
            </w:r>
            <w:r>
              <w:rPr>
                <w:noProof/>
                <w:webHidden/>
              </w:rPr>
            </w:r>
            <w:r>
              <w:rPr>
                <w:noProof/>
                <w:webHidden/>
              </w:rPr>
              <w:fldChar w:fldCharType="separate"/>
            </w:r>
            <w:r>
              <w:rPr>
                <w:noProof/>
                <w:webHidden/>
              </w:rPr>
              <w:t>3</w:t>
            </w:r>
            <w:r>
              <w:rPr>
                <w:noProof/>
                <w:webHidden/>
              </w:rPr>
              <w:fldChar w:fldCharType="end"/>
            </w:r>
          </w:hyperlink>
        </w:p>
        <w:p w14:paraId="4B268A23" w14:textId="59B5EE71"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0" w:history="1">
            <w:r w:rsidRPr="007E3C53">
              <w:rPr>
                <w:rStyle w:val="Hyperlink"/>
                <w:noProof/>
              </w:rPr>
              <w:t>1.1.4</w:t>
            </w:r>
            <w:r>
              <w:rPr>
                <w:rFonts w:asciiTheme="minorHAnsi" w:eastAsiaTheme="minorEastAsia" w:hAnsiTheme="minorHAnsi" w:cstheme="minorBidi"/>
                <w:noProof/>
                <w:kern w:val="2"/>
                <w:sz w:val="24"/>
                <w:szCs w:val="24"/>
                <w14:ligatures w14:val="standardContextual"/>
              </w:rPr>
              <w:tab/>
            </w:r>
            <w:r w:rsidRPr="007E3C53">
              <w:rPr>
                <w:rStyle w:val="Hyperlink"/>
                <w:noProof/>
              </w:rPr>
              <w:t>Identify Personal and Sensitive Data</w:t>
            </w:r>
            <w:r>
              <w:rPr>
                <w:noProof/>
                <w:webHidden/>
              </w:rPr>
              <w:tab/>
            </w:r>
            <w:r>
              <w:rPr>
                <w:noProof/>
                <w:webHidden/>
              </w:rPr>
              <w:fldChar w:fldCharType="begin"/>
            </w:r>
            <w:r>
              <w:rPr>
                <w:noProof/>
                <w:webHidden/>
              </w:rPr>
              <w:instrText xml:space="preserve"> PAGEREF _Toc200458650 \h </w:instrText>
            </w:r>
            <w:r>
              <w:rPr>
                <w:noProof/>
                <w:webHidden/>
              </w:rPr>
            </w:r>
            <w:r>
              <w:rPr>
                <w:noProof/>
                <w:webHidden/>
              </w:rPr>
              <w:fldChar w:fldCharType="separate"/>
            </w:r>
            <w:r>
              <w:rPr>
                <w:noProof/>
                <w:webHidden/>
              </w:rPr>
              <w:t>4</w:t>
            </w:r>
            <w:r>
              <w:rPr>
                <w:noProof/>
                <w:webHidden/>
              </w:rPr>
              <w:fldChar w:fldCharType="end"/>
            </w:r>
          </w:hyperlink>
        </w:p>
        <w:p w14:paraId="208E3217" w14:textId="371E35E2"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1" w:history="1">
            <w:r w:rsidRPr="007E3C53">
              <w:rPr>
                <w:rStyle w:val="Hyperlink"/>
                <w:noProof/>
              </w:rPr>
              <w:t>1.1.5</w:t>
            </w:r>
            <w:r>
              <w:rPr>
                <w:rFonts w:asciiTheme="minorHAnsi" w:eastAsiaTheme="minorEastAsia" w:hAnsiTheme="minorHAnsi" w:cstheme="minorBidi"/>
                <w:noProof/>
                <w:kern w:val="2"/>
                <w:sz w:val="24"/>
                <w:szCs w:val="24"/>
                <w14:ligatures w14:val="standardContextual"/>
              </w:rPr>
              <w:tab/>
            </w:r>
            <w:r w:rsidRPr="007E3C53">
              <w:rPr>
                <w:rStyle w:val="Hyperlink"/>
                <w:noProof/>
              </w:rPr>
              <w:t>Identify Relevant Threat Agents</w:t>
            </w:r>
            <w:r>
              <w:rPr>
                <w:noProof/>
                <w:webHidden/>
              </w:rPr>
              <w:tab/>
            </w:r>
            <w:r>
              <w:rPr>
                <w:noProof/>
                <w:webHidden/>
              </w:rPr>
              <w:fldChar w:fldCharType="begin"/>
            </w:r>
            <w:r>
              <w:rPr>
                <w:noProof/>
                <w:webHidden/>
              </w:rPr>
              <w:instrText xml:space="preserve"> PAGEREF _Toc200458651 \h </w:instrText>
            </w:r>
            <w:r>
              <w:rPr>
                <w:noProof/>
                <w:webHidden/>
              </w:rPr>
            </w:r>
            <w:r>
              <w:rPr>
                <w:noProof/>
                <w:webHidden/>
              </w:rPr>
              <w:fldChar w:fldCharType="separate"/>
            </w:r>
            <w:r>
              <w:rPr>
                <w:noProof/>
                <w:webHidden/>
              </w:rPr>
              <w:t>4</w:t>
            </w:r>
            <w:r>
              <w:rPr>
                <w:noProof/>
                <w:webHidden/>
              </w:rPr>
              <w:fldChar w:fldCharType="end"/>
            </w:r>
          </w:hyperlink>
        </w:p>
        <w:p w14:paraId="0A2459E0" w14:textId="08C1AC03"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2" w:history="1">
            <w:r w:rsidRPr="007E3C53">
              <w:rPr>
                <w:rStyle w:val="Hyperlink"/>
                <w:noProof/>
              </w:rPr>
              <w:t>1.1.6</w:t>
            </w:r>
            <w:r>
              <w:rPr>
                <w:rFonts w:asciiTheme="minorHAnsi" w:eastAsiaTheme="minorEastAsia" w:hAnsiTheme="minorHAnsi" w:cstheme="minorBidi"/>
                <w:noProof/>
                <w:kern w:val="2"/>
                <w:sz w:val="24"/>
                <w:szCs w:val="24"/>
                <w14:ligatures w14:val="standardContextual"/>
              </w:rPr>
              <w:tab/>
            </w:r>
            <w:r w:rsidRPr="007E3C53">
              <w:rPr>
                <w:rStyle w:val="Hyperlink"/>
                <w:noProof/>
              </w:rPr>
              <w:t>Identify Existing Security and Privacy Controls</w:t>
            </w:r>
            <w:r>
              <w:rPr>
                <w:noProof/>
                <w:webHidden/>
              </w:rPr>
              <w:tab/>
            </w:r>
            <w:r>
              <w:rPr>
                <w:noProof/>
                <w:webHidden/>
              </w:rPr>
              <w:fldChar w:fldCharType="begin"/>
            </w:r>
            <w:r>
              <w:rPr>
                <w:noProof/>
                <w:webHidden/>
              </w:rPr>
              <w:instrText xml:space="preserve"> PAGEREF _Toc200458652 \h </w:instrText>
            </w:r>
            <w:r>
              <w:rPr>
                <w:noProof/>
                <w:webHidden/>
              </w:rPr>
            </w:r>
            <w:r>
              <w:rPr>
                <w:noProof/>
                <w:webHidden/>
              </w:rPr>
              <w:fldChar w:fldCharType="separate"/>
            </w:r>
            <w:r>
              <w:rPr>
                <w:noProof/>
                <w:webHidden/>
              </w:rPr>
              <w:t>5</w:t>
            </w:r>
            <w:r>
              <w:rPr>
                <w:noProof/>
                <w:webHidden/>
              </w:rPr>
              <w:fldChar w:fldCharType="end"/>
            </w:r>
          </w:hyperlink>
        </w:p>
        <w:p w14:paraId="2F989EB9" w14:textId="1262C8CF"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3" w:history="1">
            <w:r w:rsidRPr="007E3C53">
              <w:rPr>
                <w:rStyle w:val="Hyperlink"/>
                <w:noProof/>
              </w:rPr>
              <w:t>1.1.7</w:t>
            </w:r>
            <w:r>
              <w:rPr>
                <w:rFonts w:asciiTheme="minorHAnsi" w:eastAsiaTheme="minorEastAsia" w:hAnsiTheme="minorHAnsi" w:cstheme="minorBidi"/>
                <w:noProof/>
                <w:kern w:val="2"/>
                <w:sz w:val="24"/>
                <w:szCs w:val="24"/>
                <w14:ligatures w14:val="standardContextual"/>
              </w:rPr>
              <w:tab/>
            </w:r>
            <w:r w:rsidRPr="007E3C53">
              <w:rPr>
                <w:rStyle w:val="Hyperlink"/>
                <w:noProof/>
              </w:rPr>
              <w:t>Define Security and Privacy Assumptions</w:t>
            </w:r>
            <w:r>
              <w:rPr>
                <w:noProof/>
                <w:webHidden/>
              </w:rPr>
              <w:tab/>
            </w:r>
            <w:r>
              <w:rPr>
                <w:noProof/>
                <w:webHidden/>
              </w:rPr>
              <w:fldChar w:fldCharType="begin"/>
            </w:r>
            <w:r>
              <w:rPr>
                <w:noProof/>
                <w:webHidden/>
              </w:rPr>
              <w:instrText xml:space="preserve"> PAGEREF _Toc200458653 \h </w:instrText>
            </w:r>
            <w:r>
              <w:rPr>
                <w:noProof/>
                <w:webHidden/>
              </w:rPr>
            </w:r>
            <w:r>
              <w:rPr>
                <w:noProof/>
                <w:webHidden/>
              </w:rPr>
              <w:fldChar w:fldCharType="separate"/>
            </w:r>
            <w:r>
              <w:rPr>
                <w:noProof/>
                <w:webHidden/>
              </w:rPr>
              <w:t>5</w:t>
            </w:r>
            <w:r>
              <w:rPr>
                <w:noProof/>
                <w:webHidden/>
              </w:rPr>
              <w:fldChar w:fldCharType="end"/>
            </w:r>
          </w:hyperlink>
        </w:p>
        <w:p w14:paraId="0D0DE977" w14:textId="0CBABC95"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4" w:history="1">
            <w:r w:rsidRPr="007E3C53">
              <w:rPr>
                <w:rStyle w:val="Hyperlink"/>
                <w:noProof/>
              </w:rPr>
              <w:t>1.1.8</w:t>
            </w:r>
            <w:r>
              <w:rPr>
                <w:rFonts w:asciiTheme="minorHAnsi" w:eastAsiaTheme="minorEastAsia" w:hAnsiTheme="minorHAnsi" w:cstheme="minorBidi"/>
                <w:noProof/>
                <w:kern w:val="2"/>
                <w:sz w:val="24"/>
                <w:szCs w:val="24"/>
                <w14:ligatures w14:val="standardContextual"/>
              </w:rPr>
              <w:tab/>
            </w:r>
            <w:r w:rsidRPr="007E3C53">
              <w:rPr>
                <w:rStyle w:val="Hyperlink"/>
                <w:noProof/>
              </w:rPr>
              <w:t>Perform Threat Modeling</w:t>
            </w:r>
            <w:r>
              <w:rPr>
                <w:noProof/>
                <w:webHidden/>
              </w:rPr>
              <w:tab/>
            </w:r>
            <w:r>
              <w:rPr>
                <w:noProof/>
                <w:webHidden/>
              </w:rPr>
              <w:fldChar w:fldCharType="begin"/>
            </w:r>
            <w:r>
              <w:rPr>
                <w:noProof/>
                <w:webHidden/>
              </w:rPr>
              <w:instrText xml:space="preserve"> PAGEREF _Toc200458654 \h </w:instrText>
            </w:r>
            <w:r>
              <w:rPr>
                <w:noProof/>
                <w:webHidden/>
              </w:rPr>
            </w:r>
            <w:r>
              <w:rPr>
                <w:noProof/>
                <w:webHidden/>
              </w:rPr>
              <w:fldChar w:fldCharType="separate"/>
            </w:r>
            <w:r>
              <w:rPr>
                <w:noProof/>
                <w:webHidden/>
              </w:rPr>
              <w:t>5</w:t>
            </w:r>
            <w:r>
              <w:rPr>
                <w:noProof/>
                <w:webHidden/>
              </w:rPr>
              <w:fldChar w:fldCharType="end"/>
            </w:r>
          </w:hyperlink>
        </w:p>
        <w:p w14:paraId="69C22DEE" w14:textId="4B7ED9E4"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5" w:history="1">
            <w:r w:rsidRPr="007E3C53">
              <w:rPr>
                <w:rStyle w:val="Hyperlink"/>
                <w:noProof/>
              </w:rPr>
              <w:t>1.1.9</w:t>
            </w:r>
            <w:r>
              <w:rPr>
                <w:rFonts w:asciiTheme="minorHAnsi" w:eastAsiaTheme="minorEastAsia" w:hAnsiTheme="minorHAnsi" w:cstheme="minorBidi"/>
                <w:noProof/>
                <w:kern w:val="2"/>
                <w:sz w:val="24"/>
                <w:szCs w:val="24"/>
                <w14:ligatures w14:val="standardContextual"/>
              </w:rPr>
              <w:tab/>
            </w:r>
            <w:r w:rsidRPr="007E3C53">
              <w:rPr>
                <w:rStyle w:val="Hyperlink"/>
                <w:noProof/>
              </w:rPr>
              <w:t>Identify Risks from Gaps in Security and Privacy Requirements</w:t>
            </w:r>
            <w:r>
              <w:rPr>
                <w:noProof/>
                <w:webHidden/>
              </w:rPr>
              <w:tab/>
            </w:r>
            <w:r>
              <w:rPr>
                <w:noProof/>
                <w:webHidden/>
              </w:rPr>
              <w:fldChar w:fldCharType="begin"/>
            </w:r>
            <w:r>
              <w:rPr>
                <w:noProof/>
                <w:webHidden/>
              </w:rPr>
              <w:instrText xml:space="preserve"> PAGEREF _Toc200458655 \h </w:instrText>
            </w:r>
            <w:r>
              <w:rPr>
                <w:noProof/>
                <w:webHidden/>
              </w:rPr>
            </w:r>
            <w:r>
              <w:rPr>
                <w:noProof/>
                <w:webHidden/>
              </w:rPr>
              <w:fldChar w:fldCharType="separate"/>
            </w:r>
            <w:r>
              <w:rPr>
                <w:noProof/>
                <w:webHidden/>
              </w:rPr>
              <w:t>5</w:t>
            </w:r>
            <w:r>
              <w:rPr>
                <w:noProof/>
                <w:webHidden/>
              </w:rPr>
              <w:fldChar w:fldCharType="end"/>
            </w:r>
          </w:hyperlink>
        </w:p>
        <w:p w14:paraId="5968EA09" w14:textId="4A7ABCF7"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6" w:history="1">
            <w:r w:rsidRPr="007E3C53">
              <w:rPr>
                <w:rStyle w:val="Hyperlink"/>
                <w:noProof/>
              </w:rPr>
              <w:t>1.1.10</w:t>
            </w:r>
            <w:r>
              <w:rPr>
                <w:rFonts w:asciiTheme="minorHAnsi" w:eastAsiaTheme="minorEastAsia" w:hAnsiTheme="minorHAnsi" w:cstheme="minorBidi"/>
                <w:noProof/>
                <w:kern w:val="2"/>
                <w:sz w:val="24"/>
                <w:szCs w:val="24"/>
                <w14:ligatures w14:val="standardContextual"/>
              </w:rPr>
              <w:tab/>
            </w:r>
            <w:r w:rsidRPr="007E3C53">
              <w:rPr>
                <w:rStyle w:val="Hyperlink"/>
                <w:noProof/>
              </w:rPr>
              <w:t>Consider 2PP, 3PP and FOSS Risks</w:t>
            </w:r>
            <w:r>
              <w:rPr>
                <w:noProof/>
                <w:webHidden/>
              </w:rPr>
              <w:tab/>
            </w:r>
            <w:r>
              <w:rPr>
                <w:noProof/>
                <w:webHidden/>
              </w:rPr>
              <w:fldChar w:fldCharType="begin"/>
            </w:r>
            <w:r>
              <w:rPr>
                <w:noProof/>
                <w:webHidden/>
              </w:rPr>
              <w:instrText xml:space="preserve"> PAGEREF _Toc200458656 \h </w:instrText>
            </w:r>
            <w:r>
              <w:rPr>
                <w:noProof/>
                <w:webHidden/>
              </w:rPr>
            </w:r>
            <w:r>
              <w:rPr>
                <w:noProof/>
                <w:webHidden/>
              </w:rPr>
              <w:fldChar w:fldCharType="separate"/>
            </w:r>
            <w:r>
              <w:rPr>
                <w:noProof/>
                <w:webHidden/>
              </w:rPr>
              <w:t>6</w:t>
            </w:r>
            <w:r>
              <w:rPr>
                <w:noProof/>
                <w:webHidden/>
              </w:rPr>
              <w:fldChar w:fldCharType="end"/>
            </w:r>
          </w:hyperlink>
        </w:p>
        <w:p w14:paraId="28E74EA9" w14:textId="3D34E35A"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7" w:history="1">
            <w:r w:rsidRPr="007E3C53">
              <w:rPr>
                <w:rStyle w:val="Hyperlink"/>
                <w:noProof/>
              </w:rPr>
              <w:t>1.1.11</w:t>
            </w:r>
            <w:r>
              <w:rPr>
                <w:rFonts w:asciiTheme="minorHAnsi" w:eastAsiaTheme="minorEastAsia" w:hAnsiTheme="minorHAnsi" w:cstheme="minorBidi"/>
                <w:noProof/>
                <w:kern w:val="2"/>
                <w:sz w:val="24"/>
                <w:szCs w:val="24"/>
                <w14:ligatures w14:val="standardContextual"/>
              </w:rPr>
              <w:tab/>
            </w:r>
            <w:r w:rsidRPr="007E3C53">
              <w:rPr>
                <w:rStyle w:val="Hyperlink"/>
                <w:noProof/>
              </w:rPr>
              <w:t>Perform Risk Analysis</w:t>
            </w:r>
            <w:r>
              <w:rPr>
                <w:noProof/>
                <w:webHidden/>
              </w:rPr>
              <w:tab/>
            </w:r>
            <w:r>
              <w:rPr>
                <w:noProof/>
                <w:webHidden/>
              </w:rPr>
              <w:fldChar w:fldCharType="begin"/>
            </w:r>
            <w:r>
              <w:rPr>
                <w:noProof/>
                <w:webHidden/>
              </w:rPr>
              <w:instrText xml:space="preserve"> PAGEREF _Toc200458657 \h </w:instrText>
            </w:r>
            <w:r>
              <w:rPr>
                <w:noProof/>
                <w:webHidden/>
              </w:rPr>
            </w:r>
            <w:r>
              <w:rPr>
                <w:noProof/>
                <w:webHidden/>
              </w:rPr>
              <w:fldChar w:fldCharType="separate"/>
            </w:r>
            <w:r>
              <w:rPr>
                <w:noProof/>
                <w:webHidden/>
              </w:rPr>
              <w:t>6</w:t>
            </w:r>
            <w:r>
              <w:rPr>
                <w:noProof/>
                <w:webHidden/>
              </w:rPr>
              <w:fldChar w:fldCharType="end"/>
            </w:r>
          </w:hyperlink>
        </w:p>
        <w:p w14:paraId="4CC178BE" w14:textId="5199E934"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8" w:history="1">
            <w:r w:rsidRPr="007E3C53">
              <w:rPr>
                <w:rStyle w:val="Hyperlink"/>
                <w:noProof/>
              </w:rPr>
              <w:t>1.1.12</w:t>
            </w:r>
            <w:r>
              <w:rPr>
                <w:rFonts w:asciiTheme="minorHAnsi" w:eastAsiaTheme="minorEastAsia" w:hAnsiTheme="minorHAnsi" w:cstheme="minorBidi"/>
                <w:noProof/>
                <w:kern w:val="2"/>
                <w:sz w:val="24"/>
                <w:szCs w:val="24"/>
                <w14:ligatures w14:val="standardContextual"/>
              </w:rPr>
              <w:tab/>
            </w:r>
            <w:r w:rsidRPr="007E3C53">
              <w:rPr>
                <w:rStyle w:val="Hyperlink"/>
                <w:noProof/>
              </w:rPr>
              <w:t>Document Risks</w:t>
            </w:r>
            <w:r>
              <w:rPr>
                <w:noProof/>
                <w:webHidden/>
              </w:rPr>
              <w:tab/>
            </w:r>
            <w:r>
              <w:rPr>
                <w:noProof/>
                <w:webHidden/>
              </w:rPr>
              <w:fldChar w:fldCharType="begin"/>
            </w:r>
            <w:r>
              <w:rPr>
                <w:noProof/>
                <w:webHidden/>
              </w:rPr>
              <w:instrText xml:space="preserve"> PAGEREF _Toc200458658 \h </w:instrText>
            </w:r>
            <w:r>
              <w:rPr>
                <w:noProof/>
                <w:webHidden/>
              </w:rPr>
            </w:r>
            <w:r>
              <w:rPr>
                <w:noProof/>
                <w:webHidden/>
              </w:rPr>
              <w:fldChar w:fldCharType="separate"/>
            </w:r>
            <w:r>
              <w:rPr>
                <w:noProof/>
                <w:webHidden/>
              </w:rPr>
              <w:t>10</w:t>
            </w:r>
            <w:r>
              <w:rPr>
                <w:noProof/>
                <w:webHidden/>
              </w:rPr>
              <w:fldChar w:fldCharType="end"/>
            </w:r>
          </w:hyperlink>
        </w:p>
        <w:p w14:paraId="3541F893" w14:textId="0B422398"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59" w:history="1">
            <w:r w:rsidRPr="007E3C53">
              <w:rPr>
                <w:rStyle w:val="Hyperlink"/>
                <w:noProof/>
              </w:rPr>
              <w:t>1.1.13</w:t>
            </w:r>
            <w:r>
              <w:rPr>
                <w:rFonts w:asciiTheme="minorHAnsi" w:eastAsiaTheme="minorEastAsia" w:hAnsiTheme="minorHAnsi" w:cstheme="minorBidi"/>
                <w:noProof/>
                <w:kern w:val="2"/>
                <w:sz w:val="24"/>
                <w:szCs w:val="24"/>
                <w14:ligatures w14:val="standardContextual"/>
              </w:rPr>
              <w:tab/>
            </w:r>
            <w:r w:rsidRPr="007E3C53">
              <w:rPr>
                <w:rStyle w:val="Hyperlink"/>
                <w:noProof/>
              </w:rPr>
              <w:t>Plan Risk Treatment</w:t>
            </w:r>
            <w:r>
              <w:rPr>
                <w:noProof/>
                <w:webHidden/>
              </w:rPr>
              <w:tab/>
            </w:r>
            <w:r>
              <w:rPr>
                <w:noProof/>
                <w:webHidden/>
              </w:rPr>
              <w:fldChar w:fldCharType="begin"/>
            </w:r>
            <w:r>
              <w:rPr>
                <w:noProof/>
                <w:webHidden/>
              </w:rPr>
              <w:instrText xml:space="preserve"> PAGEREF _Toc200458659 \h </w:instrText>
            </w:r>
            <w:r>
              <w:rPr>
                <w:noProof/>
                <w:webHidden/>
              </w:rPr>
            </w:r>
            <w:r>
              <w:rPr>
                <w:noProof/>
                <w:webHidden/>
              </w:rPr>
              <w:fldChar w:fldCharType="separate"/>
            </w:r>
            <w:r>
              <w:rPr>
                <w:noProof/>
                <w:webHidden/>
              </w:rPr>
              <w:t>10</w:t>
            </w:r>
            <w:r>
              <w:rPr>
                <w:noProof/>
                <w:webHidden/>
              </w:rPr>
              <w:fldChar w:fldCharType="end"/>
            </w:r>
          </w:hyperlink>
        </w:p>
        <w:p w14:paraId="3EE9FA4A" w14:textId="01B4D94F"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0" w:history="1">
            <w:r w:rsidRPr="007E3C53">
              <w:rPr>
                <w:rStyle w:val="Hyperlink"/>
                <w:noProof/>
              </w:rPr>
              <w:t>1.1.14</w:t>
            </w:r>
            <w:r>
              <w:rPr>
                <w:rFonts w:asciiTheme="minorHAnsi" w:eastAsiaTheme="minorEastAsia" w:hAnsiTheme="minorHAnsi" w:cstheme="minorBidi"/>
                <w:noProof/>
                <w:kern w:val="2"/>
                <w:sz w:val="24"/>
                <w:szCs w:val="24"/>
                <w14:ligatures w14:val="standardContextual"/>
              </w:rPr>
              <w:tab/>
            </w:r>
            <w:r w:rsidRPr="007E3C53">
              <w:rPr>
                <w:rStyle w:val="Hyperlink"/>
                <w:noProof/>
              </w:rPr>
              <w:t>Identify Need for Other Assurance Activities</w:t>
            </w:r>
            <w:r>
              <w:rPr>
                <w:noProof/>
                <w:webHidden/>
              </w:rPr>
              <w:tab/>
            </w:r>
            <w:r>
              <w:rPr>
                <w:noProof/>
                <w:webHidden/>
              </w:rPr>
              <w:fldChar w:fldCharType="begin"/>
            </w:r>
            <w:r>
              <w:rPr>
                <w:noProof/>
                <w:webHidden/>
              </w:rPr>
              <w:instrText xml:space="preserve"> PAGEREF _Toc200458660 \h </w:instrText>
            </w:r>
            <w:r>
              <w:rPr>
                <w:noProof/>
                <w:webHidden/>
              </w:rPr>
            </w:r>
            <w:r>
              <w:rPr>
                <w:noProof/>
                <w:webHidden/>
              </w:rPr>
              <w:fldChar w:fldCharType="separate"/>
            </w:r>
            <w:r>
              <w:rPr>
                <w:noProof/>
                <w:webHidden/>
              </w:rPr>
              <w:t>11</w:t>
            </w:r>
            <w:r>
              <w:rPr>
                <w:noProof/>
                <w:webHidden/>
              </w:rPr>
              <w:fldChar w:fldCharType="end"/>
            </w:r>
          </w:hyperlink>
        </w:p>
        <w:p w14:paraId="3133CF63" w14:textId="57516E2E"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1" w:history="1">
            <w:r w:rsidRPr="007E3C53">
              <w:rPr>
                <w:rStyle w:val="Hyperlink"/>
                <w:noProof/>
              </w:rPr>
              <w:t>1.1.15</w:t>
            </w:r>
            <w:r>
              <w:rPr>
                <w:rFonts w:asciiTheme="minorHAnsi" w:eastAsiaTheme="minorEastAsia" w:hAnsiTheme="minorHAnsi" w:cstheme="minorBidi"/>
                <w:noProof/>
                <w:kern w:val="2"/>
                <w:sz w:val="24"/>
                <w:szCs w:val="24"/>
                <w14:ligatures w14:val="standardContextual"/>
              </w:rPr>
              <w:tab/>
            </w:r>
            <w:r w:rsidRPr="007E3C53">
              <w:rPr>
                <w:rStyle w:val="Hyperlink"/>
                <w:noProof/>
              </w:rPr>
              <w:t>Produce Risk Assessment and Privacy Impact Assessment Report</w:t>
            </w:r>
            <w:r>
              <w:rPr>
                <w:noProof/>
                <w:webHidden/>
              </w:rPr>
              <w:tab/>
            </w:r>
            <w:r>
              <w:rPr>
                <w:noProof/>
                <w:webHidden/>
              </w:rPr>
              <w:fldChar w:fldCharType="begin"/>
            </w:r>
            <w:r>
              <w:rPr>
                <w:noProof/>
                <w:webHidden/>
              </w:rPr>
              <w:instrText xml:space="preserve"> PAGEREF _Toc200458661 \h </w:instrText>
            </w:r>
            <w:r>
              <w:rPr>
                <w:noProof/>
                <w:webHidden/>
              </w:rPr>
            </w:r>
            <w:r>
              <w:rPr>
                <w:noProof/>
                <w:webHidden/>
              </w:rPr>
              <w:fldChar w:fldCharType="separate"/>
            </w:r>
            <w:r>
              <w:rPr>
                <w:noProof/>
                <w:webHidden/>
              </w:rPr>
              <w:t>11</w:t>
            </w:r>
            <w:r>
              <w:rPr>
                <w:noProof/>
                <w:webHidden/>
              </w:rPr>
              <w:fldChar w:fldCharType="end"/>
            </w:r>
          </w:hyperlink>
        </w:p>
        <w:p w14:paraId="2BA7CF06" w14:textId="1F7EED33"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2" w:history="1">
            <w:r w:rsidRPr="007E3C53">
              <w:rPr>
                <w:rStyle w:val="Hyperlink"/>
                <w:noProof/>
              </w:rPr>
              <w:t>1.1.16</w:t>
            </w:r>
            <w:r>
              <w:rPr>
                <w:rFonts w:asciiTheme="minorHAnsi" w:eastAsiaTheme="minorEastAsia" w:hAnsiTheme="minorHAnsi" w:cstheme="minorBidi"/>
                <w:noProof/>
                <w:kern w:val="2"/>
                <w:sz w:val="24"/>
                <w:szCs w:val="24"/>
                <w14:ligatures w14:val="standardContextual"/>
              </w:rPr>
              <w:tab/>
            </w:r>
            <w:r w:rsidRPr="007E3C53">
              <w:rPr>
                <w:rStyle w:val="Hyperlink"/>
                <w:noProof/>
              </w:rPr>
              <w:t>Perform Risk Sign-off</w:t>
            </w:r>
            <w:r>
              <w:rPr>
                <w:noProof/>
                <w:webHidden/>
              </w:rPr>
              <w:tab/>
            </w:r>
            <w:r>
              <w:rPr>
                <w:noProof/>
                <w:webHidden/>
              </w:rPr>
              <w:fldChar w:fldCharType="begin"/>
            </w:r>
            <w:r>
              <w:rPr>
                <w:noProof/>
                <w:webHidden/>
              </w:rPr>
              <w:instrText xml:space="preserve"> PAGEREF _Toc200458662 \h </w:instrText>
            </w:r>
            <w:r>
              <w:rPr>
                <w:noProof/>
                <w:webHidden/>
              </w:rPr>
            </w:r>
            <w:r>
              <w:rPr>
                <w:noProof/>
                <w:webHidden/>
              </w:rPr>
              <w:fldChar w:fldCharType="separate"/>
            </w:r>
            <w:r>
              <w:rPr>
                <w:noProof/>
                <w:webHidden/>
              </w:rPr>
              <w:t>12</w:t>
            </w:r>
            <w:r>
              <w:rPr>
                <w:noProof/>
                <w:webHidden/>
              </w:rPr>
              <w:fldChar w:fldCharType="end"/>
            </w:r>
          </w:hyperlink>
        </w:p>
        <w:p w14:paraId="5FBDECA6" w14:textId="38BD6990" w:rsidR="006940FB" w:rsidRDefault="006940FB">
          <w:pPr>
            <w:pStyle w:val="TOC2"/>
            <w:rPr>
              <w:rFonts w:asciiTheme="minorHAnsi" w:eastAsiaTheme="minorEastAsia" w:hAnsiTheme="minorHAnsi" w:cstheme="minorBidi"/>
              <w:noProof/>
              <w:kern w:val="2"/>
              <w:sz w:val="24"/>
              <w:szCs w:val="24"/>
              <w14:ligatures w14:val="standardContextual"/>
            </w:rPr>
          </w:pPr>
          <w:hyperlink w:anchor="_Toc200458663" w:history="1">
            <w:r w:rsidRPr="007E3C53">
              <w:rPr>
                <w:rStyle w:val="Hyperlink"/>
                <w:noProof/>
              </w:rPr>
              <w:t>1.2</w:t>
            </w:r>
            <w:r>
              <w:rPr>
                <w:rFonts w:asciiTheme="minorHAnsi" w:eastAsiaTheme="minorEastAsia" w:hAnsiTheme="minorHAnsi" w:cstheme="minorBidi"/>
                <w:noProof/>
                <w:kern w:val="2"/>
                <w:sz w:val="24"/>
                <w:szCs w:val="24"/>
                <w14:ligatures w14:val="standardContextual"/>
              </w:rPr>
              <w:tab/>
            </w:r>
            <w:r w:rsidRPr="007E3C53">
              <w:rPr>
                <w:rStyle w:val="Hyperlink"/>
                <w:noProof/>
              </w:rPr>
              <w:t>RA Activities at Advanced Level</w:t>
            </w:r>
            <w:r>
              <w:rPr>
                <w:noProof/>
                <w:webHidden/>
              </w:rPr>
              <w:tab/>
            </w:r>
            <w:r>
              <w:rPr>
                <w:noProof/>
                <w:webHidden/>
              </w:rPr>
              <w:fldChar w:fldCharType="begin"/>
            </w:r>
            <w:r>
              <w:rPr>
                <w:noProof/>
                <w:webHidden/>
              </w:rPr>
              <w:instrText xml:space="preserve"> PAGEREF _Toc200458663 \h </w:instrText>
            </w:r>
            <w:r>
              <w:rPr>
                <w:noProof/>
                <w:webHidden/>
              </w:rPr>
            </w:r>
            <w:r>
              <w:rPr>
                <w:noProof/>
                <w:webHidden/>
              </w:rPr>
              <w:fldChar w:fldCharType="separate"/>
            </w:r>
            <w:r>
              <w:rPr>
                <w:noProof/>
                <w:webHidden/>
              </w:rPr>
              <w:t>12</w:t>
            </w:r>
            <w:r>
              <w:rPr>
                <w:noProof/>
                <w:webHidden/>
              </w:rPr>
              <w:fldChar w:fldCharType="end"/>
            </w:r>
          </w:hyperlink>
        </w:p>
        <w:p w14:paraId="142C837C" w14:textId="4BB24186"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4" w:history="1">
            <w:r w:rsidRPr="007E3C53">
              <w:rPr>
                <w:rStyle w:val="Hyperlink"/>
                <w:noProof/>
              </w:rPr>
              <w:t>1.2.1</w:t>
            </w:r>
            <w:r>
              <w:rPr>
                <w:rFonts w:asciiTheme="minorHAnsi" w:eastAsiaTheme="minorEastAsia" w:hAnsiTheme="minorHAnsi" w:cstheme="minorBidi"/>
                <w:noProof/>
                <w:kern w:val="2"/>
                <w:sz w:val="24"/>
                <w:szCs w:val="24"/>
                <w14:ligatures w14:val="standardContextual"/>
              </w:rPr>
              <w:tab/>
            </w:r>
            <w:r w:rsidRPr="007E3C53">
              <w:rPr>
                <w:rStyle w:val="Hyperlink"/>
                <w:noProof/>
              </w:rPr>
              <w:t>Use Multiple Threat Modeling Methodologies</w:t>
            </w:r>
            <w:r>
              <w:rPr>
                <w:noProof/>
                <w:webHidden/>
              </w:rPr>
              <w:tab/>
            </w:r>
            <w:r>
              <w:rPr>
                <w:noProof/>
                <w:webHidden/>
              </w:rPr>
              <w:fldChar w:fldCharType="begin"/>
            </w:r>
            <w:r>
              <w:rPr>
                <w:noProof/>
                <w:webHidden/>
              </w:rPr>
              <w:instrText xml:space="preserve"> PAGEREF _Toc200458664 \h </w:instrText>
            </w:r>
            <w:r>
              <w:rPr>
                <w:noProof/>
                <w:webHidden/>
              </w:rPr>
            </w:r>
            <w:r>
              <w:rPr>
                <w:noProof/>
                <w:webHidden/>
              </w:rPr>
              <w:fldChar w:fldCharType="separate"/>
            </w:r>
            <w:r>
              <w:rPr>
                <w:noProof/>
                <w:webHidden/>
              </w:rPr>
              <w:t>12</w:t>
            </w:r>
            <w:r>
              <w:rPr>
                <w:noProof/>
                <w:webHidden/>
              </w:rPr>
              <w:fldChar w:fldCharType="end"/>
            </w:r>
          </w:hyperlink>
        </w:p>
        <w:p w14:paraId="0ABCE419" w14:textId="607A2934"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5" w:history="1">
            <w:r w:rsidRPr="007E3C53">
              <w:rPr>
                <w:rStyle w:val="Hyperlink"/>
                <w:noProof/>
              </w:rPr>
              <w:t>1.2.2</w:t>
            </w:r>
            <w:r>
              <w:rPr>
                <w:rFonts w:asciiTheme="minorHAnsi" w:eastAsiaTheme="minorEastAsia" w:hAnsiTheme="minorHAnsi" w:cstheme="minorBidi"/>
                <w:noProof/>
                <w:kern w:val="2"/>
                <w:sz w:val="24"/>
                <w:szCs w:val="24"/>
                <w14:ligatures w14:val="standardContextual"/>
              </w:rPr>
              <w:tab/>
            </w:r>
            <w:r w:rsidRPr="007E3C53">
              <w:rPr>
                <w:rStyle w:val="Hyperlink"/>
                <w:noProof/>
              </w:rPr>
              <w:t>Assess Risks in Real Deployment Contexts</w:t>
            </w:r>
            <w:r>
              <w:rPr>
                <w:noProof/>
                <w:webHidden/>
              </w:rPr>
              <w:tab/>
            </w:r>
            <w:r>
              <w:rPr>
                <w:noProof/>
                <w:webHidden/>
              </w:rPr>
              <w:fldChar w:fldCharType="begin"/>
            </w:r>
            <w:r>
              <w:rPr>
                <w:noProof/>
                <w:webHidden/>
              </w:rPr>
              <w:instrText xml:space="preserve"> PAGEREF _Toc200458665 \h </w:instrText>
            </w:r>
            <w:r>
              <w:rPr>
                <w:noProof/>
                <w:webHidden/>
              </w:rPr>
            </w:r>
            <w:r>
              <w:rPr>
                <w:noProof/>
                <w:webHidden/>
              </w:rPr>
              <w:fldChar w:fldCharType="separate"/>
            </w:r>
            <w:r>
              <w:rPr>
                <w:noProof/>
                <w:webHidden/>
              </w:rPr>
              <w:t>12</w:t>
            </w:r>
            <w:r>
              <w:rPr>
                <w:noProof/>
                <w:webHidden/>
              </w:rPr>
              <w:fldChar w:fldCharType="end"/>
            </w:r>
          </w:hyperlink>
        </w:p>
        <w:p w14:paraId="0B874177" w14:textId="0BEA1D2F"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6" w:history="1">
            <w:r w:rsidRPr="007E3C53">
              <w:rPr>
                <w:rStyle w:val="Hyperlink"/>
                <w:noProof/>
              </w:rPr>
              <w:t>1.2.3</w:t>
            </w:r>
            <w:r>
              <w:rPr>
                <w:rFonts w:asciiTheme="minorHAnsi" w:eastAsiaTheme="minorEastAsia" w:hAnsiTheme="minorHAnsi" w:cstheme="minorBidi"/>
                <w:noProof/>
                <w:kern w:val="2"/>
                <w:sz w:val="24"/>
                <w:szCs w:val="24"/>
                <w14:ligatures w14:val="standardContextual"/>
              </w:rPr>
              <w:tab/>
            </w:r>
            <w:r w:rsidRPr="007E3C53">
              <w:rPr>
                <w:rStyle w:val="Hyperlink"/>
                <w:noProof/>
              </w:rPr>
              <w:t>Assess Risks in Relation to Past Security and Privacy Incidents</w:t>
            </w:r>
            <w:r>
              <w:rPr>
                <w:noProof/>
                <w:webHidden/>
              </w:rPr>
              <w:tab/>
            </w:r>
            <w:r>
              <w:rPr>
                <w:noProof/>
                <w:webHidden/>
              </w:rPr>
              <w:fldChar w:fldCharType="begin"/>
            </w:r>
            <w:r>
              <w:rPr>
                <w:noProof/>
                <w:webHidden/>
              </w:rPr>
              <w:instrText xml:space="preserve"> PAGEREF _Toc200458666 \h </w:instrText>
            </w:r>
            <w:r>
              <w:rPr>
                <w:noProof/>
                <w:webHidden/>
              </w:rPr>
            </w:r>
            <w:r>
              <w:rPr>
                <w:noProof/>
                <w:webHidden/>
              </w:rPr>
              <w:fldChar w:fldCharType="separate"/>
            </w:r>
            <w:r>
              <w:rPr>
                <w:noProof/>
                <w:webHidden/>
              </w:rPr>
              <w:t>13</w:t>
            </w:r>
            <w:r>
              <w:rPr>
                <w:noProof/>
                <w:webHidden/>
              </w:rPr>
              <w:fldChar w:fldCharType="end"/>
            </w:r>
          </w:hyperlink>
        </w:p>
        <w:p w14:paraId="5EE7366A" w14:textId="34122587"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7" w:history="1">
            <w:r w:rsidRPr="007E3C53">
              <w:rPr>
                <w:rStyle w:val="Hyperlink"/>
                <w:noProof/>
              </w:rPr>
              <w:t>1.2.4</w:t>
            </w:r>
            <w:r>
              <w:rPr>
                <w:rFonts w:asciiTheme="minorHAnsi" w:eastAsiaTheme="minorEastAsia" w:hAnsiTheme="minorHAnsi" w:cstheme="minorBidi"/>
                <w:noProof/>
                <w:kern w:val="2"/>
                <w:sz w:val="24"/>
                <w:szCs w:val="24"/>
                <w14:ligatures w14:val="standardContextual"/>
              </w:rPr>
              <w:tab/>
            </w:r>
            <w:r w:rsidRPr="007E3C53">
              <w:rPr>
                <w:rStyle w:val="Hyperlink"/>
                <w:noProof/>
              </w:rPr>
              <w:t>Perform Quantitative Risk Analysis</w:t>
            </w:r>
            <w:r>
              <w:rPr>
                <w:noProof/>
                <w:webHidden/>
              </w:rPr>
              <w:tab/>
            </w:r>
            <w:r>
              <w:rPr>
                <w:noProof/>
                <w:webHidden/>
              </w:rPr>
              <w:fldChar w:fldCharType="begin"/>
            </w:r>
            <w:r>
              <w:rPr>
                <w:noProof/>
                <w:webHidden/>
              </w:rPr>
              <w:instrText xml:space="preserve"> PAGEREF _Toc200458667 \h </w:instrText>
            </w:r>
            <w:r>
              <w:rPr>
                <w:noProof/>
                <w:webHidden/>
              </w:rPr>
            </w:r>
            <w:r>
              <w:rPr>
                <w:noProof/>
                <w:webHidden/>
              </w:rPr>
              <w:fldChar w:fldCharType="separate"/>
            </w:r>
            <w:r>
              <w:rPr>
                <w:noProof/>
                <w:webHidden/>
              </w:rPr>
              <w:t>13</w:t>
            </w:r>
            <w:r>
              <w:rPr>
                <w:noProof/>
                <w:webHidden/>
              </w:rPr>
              <w:fldChar w:fldCharType="end"/>
            </w:r>
          </w:hyperlink>
        </w:p>
        <w:p w14:paraId="671F6596" w14:textId="3DDB4D64" w:rsidR="006940FB" w:rsidRDefault="006940FB">
          <w:pPr>
            <w:pStyle w:val="TOC3"/>
            <w:rPr>
              <w:rFonts w:asciiTheme="minorHAnsi" w:eastAsiaTheme="minorEastAsia" w:hAnsiTheme="minorHAnsi" w:cstheme="minorBidi"/>
              <w:noProof/>
              <w:kern w:val="2"/>
              <w:sz w:val="24"/>
              <w:szCs w:val="24"/>
              <w14:ligatures w14:val="standardContextual"/>
            </w:rPr>
          </w:pPr>
          <w:hyperlink w:anchor="_Toc200458668" w:history="1">
            <w:r w:rsidRPr="007E3C53">
              <w:rPr>
                <w:rStyle w:val="Hyperlink"/>
                <w:noProof/>
              </w:rPr>
              <w:t>1.2.5</w:t>
            </w:r>
            <w:r>
              <w:rPr>
                <w:rFonts w:asciiTheme="minorHAnsi" w:eastAsiaTheme="minorEastAsia" w:hAnsiTheme="minorHAnsi" w:cstheme="minorBidi"/>
                <w:noProof/>
                <w:kern w:val="2"/>
                <w:sz w:val="24"/>
                <w:szCs w:val="24"/>
                <w14:ligatures w14:val="standardContextual"/>
              </w:rPr>
              <w:tab/>
            </w:r>
            <w:r w:rsidRPr="007E3C53">
              <w:rPr>
                <w:rStyle w:val="Hyperlink"/>
                <w:noProof/>
              </w:rPr>
              <w:t>Use External Experts</w:t>
            </w:r>
            <w:r>
              <w:rPr>
                <w:noProof/>
                <w:webHidden/>
              </w:rPr>
              <w:tab/>
            </w:r>
            <w:r>
              <w:rPr>
                <w:noProof/>
                <w:webHidden/>
              </w:rPr>
              <w:fldChar w:fldCharType="begin"/>
            </w:r>
            <w:r>
              <w:rPr>
                <w:noProof/>
                <w:webHidden/>
              </w:rPr>
              <w:instrText xml:space="preserve"> PAGEREF _Toc200458668 \h </w:instrText>
            </w:r>
            <w:r>
              <w:rPr>
                <w:noProof/>
                <w:webHidden/>
              </w:rPr>
            </w:r>
            <w:r>
              <w:rPr>
                <w:noProof/>
                <w:webHidden/>
              </w:rPr>
              <w:fldChar w:fldCharType="separate"/>
            </w:r>
            <w:r>
              <w:rPr>
                <w:noProof/>
                <w:webHidden/>
              </w:rPr>
              <w:t>13</w:t>
            </w:r>
            <w:r>
              <w:rPr>
                <w:noProof/>
                <w:webHidden/>
              </w:rPr>
              <w:fldChar w:fldCharType="end"/>
            </w:r>
          </w:hyperlink>
        </w:p>
        <w:p w14:paraId="3A89069B" w14:textId="02445310" w:rsidR="006940FB" w:rsidRDefault="006940FB">
          <w:pPr>
            <w:pStyle w:val="TOC2"/>
            <w:rPr>
              <w:rFonts w:asciiTheme="minorHAnsi" w:eastAsiaTheme="minorEastAsia" w:hAnsiTheme="minorHAnsi" w:cstheme="minorBidi"/>
              <w:noProof/>
              <w:kern w:val="2"/>
              <w:sz w:val="24"/>
              <w:szCs w:val="24"/>
              <w14:ligatures w14:val="standardContextual"/>
            </w:rPr>
          </w:pPr>
          <w:hyperlink w:anchor="_Toc200458669" w:history="1">
            <w:r w:rsidRPr="007E3C53">
              <w:rPr>
                <w:rStyle w:val="Hyperlink"/>
                <w:noProof/>
              </w:rPr>
              <w:t>1.3</w:t>
            </w:r>
            <w:r>
              <w:rPr>
                <w:rFonts w:asciiTheme="minorHAnsi" w:eastAsiaTheme="minorEastAsia" w:hAnsiTheme="minorHAnsi" w:cstheme="minorBidi"/>
                <w:noProof/>
                <w:kern w:val="2"/>
                <w:sz w:val="24"/>
                <w:szCs w:val="24"/>
                <w14:ligatures w14:val="standardContextual"/>
              </w:rPr>
              <w:tab/>
            </w:r>
            <w:r w:rsidRPr="007E3C53">
              <w:rPr>
                <w:rStyle w:val="Hyperlink"/>
                <w:noProof/>
              </w:rPr>
              <w:t>Abbreviations and Definitions</w:t>
            </w:r>
            <w:r>
              <w:rPr>
                <w:noProof/>
                <w:webHidden/>
              </w:rPr>
              <w:tab/>
            </w:r>
            <w:r>
              <w:rPr>
                <w:noProof/>
                <w:webHidden/>
              </w:rPr>
              <w:fldChar w:fldCharType="begin"/>
            </w:r>
            <w:r>
              <w:rPr>
                <w:noProof/>
                <w:webHidden/>
              </w:rPr>
              <w:instrText xml:space="preserve"> PAGEREF _Toc200458669 \h </w:instrText>
            </w:r>
            <w:r>
              <w:rPr>
                <w:noProof/>
                <w:webHidden/>
              </w:rPr>
            </w:r>
            <w:r>
              <w:rPr>
                <w:noProof/>
                <w:webHidden/>
              </w:rPr>
              <w:fldChar w:fldCharType="separate"/>
            </w:r>
            <w:r>
              <w:rPr>
                <w:noProof/>
                <w:webHidden/>
              </w:rPr>
              <w:t>14</w:t>
            </w:r>
            <w:r>
              <w:rPr>
                <w:noProof/>
                <w:webHidden/>
              </w:rPr>
              <w:fldChar w:fldCharType="end"/>
            </w:r>
          </w:hyperlink>
        </w:p>
        <w:p w14:paraId="35CF3D5A" w14:textId="54F3B483" w:rsidR="006940FB" w:rsidRDefault="006940FB">
          <w:pPr>
            <w:pStyle w:val="TOC2"/>
            <w:rPr>
              <w:rFonts w:asciiTheme="minorHAnsi" w:eastAsiaTheme="minorEastAsia" w:hAnsiTheme="minorHAnsi" w:cstheme="minorBidi"/>
              <w:noProof/>
              <w:kern w:val="2"/>
              <w:sz w:val="24"/>
              <w:szCs w:val="24"/>
              <w14:ligatures w14:val="standardContextual"/>
            </w:rPr>
          </w:pPr>
          <w:hyperlink w:anchor="_Toc200458670" w:history="1">
            <w:r w:rsidRPr="007E3C53">
              <w:rPr>
                <w:rStyle w:val="Hyperlink"/>
                <w:noProof/>
              </w:rPr>
              <w:t>1.4</w:t>
            </w:r>
            <w:r>
              <w:rPr>
                <w:rFonts w:asciiTheme="minorHAnsi" w:eastAsiaTheme="minorEastAsia" w:hAnsiTheme="minorHAnsi" w:cstheme="minorBidi"/>
                <w:noProof/>
                <w:kern w:val="2"/>
                <w:sz w:val="24"/>
                <w:szCs w:val="24"/>
                <w14:ligatures w14:val="standardContextual"/>
              </w:rPr>
              <w:tab/>
            </w:r>
            <w:r w:rsidRPr="007E3C53">
              <w:rPr>
                <w:rStyle w:val="Hyperlink"/>
                <w:noProof/>
              </w:rPr>
              <w:t>Connection to Ericsson Business Process</w:t>
            </w:r>
            <w:r>
              <w:rPr>
                <w:noProof/>
                <w:webHidden/>
              </w:rPr>
              <w:tab/>
            </w:r>
            <w:r>
              <w:rPr>
                <w:noProof/>
                <w:webHidden/>
              </w:rPr>
              <w:fldChar w:fldCharType="begin"/>
            </w:r>
            <w:r>
              <w:rPr>
                <w:noProof/>
                <w:webHidden/>
              </w:rPr>
              <w:instrText xml:space="preserve"> PAGEREF _Toc200458670 \h </w:instrText>
            </w:r>
            <w:r>
              <w:rPr>
                <w:noProof/>
                <w:webHidden/>
              </w:rPr>
            </w:r>
            <w:r>
              <w:rPr>
                <w:noProof/>
                <w:webHidden/>
              </w:rPr>
              <w:fldChar w:fldCharType="separate"/>
            </w:r>
            <w:r>
              <w:rPr>
                <w:noProof/>
                <w:webHidden/>
              </w:rPr>
              <w:t>15</w:t>
            </w:r>
            <w:r>
              <w:rPr>
                <w:noProof/>
                <w:webHidden/>
              </w:rPr>
              <w:fldChar w:fldCharType="end"/>
            </w:r>
          </w:hyperlink>
        </w:p>
        <w:p w14:paraId="6A7185C0" w14:textId="330C54C6" w:rsidR="006940FB" w:rsidRDefault="006940FB">
          <w:pPr>
            <w:pStyle w:val="TOC2"/>
            <w:rPr>
              <w:rFonts w:asciiTheme="minorHAnsi" w:eastAsiaTheme="minorEastAsia" w:hAnsiTheme="minorHAnsi" w:cstheme="minorBidi"/>
              <w:noProof/>
              <w:kern w:val="2"/>
              <w:sz w:val="24"/>
              <w:szCs w:val="24"/>
              <w14:ligatures w14:val="standardContextual"/>
            </w:rPr>
          </w:pPr>
          <w:hyperlink w:anchor="_Toc200458671" w:history="1">
            <w:r w:rsidRPr="007E3C53">
              <w:rPr>
                <w:rStyle w:val="Hyperlink"/>
                <w:noProof/>
              </w:rPr>
              <w:t>1.5</w:t>
            </w:r>
            <w:r>
              <w:rPr>
                <w:rFonts w:asciiTheme="minorHAnsi" w:eastAsiaTheme="minorEastAsia" w:hAnsiTheme="minorHAnsi" w:cstheme="minorBidi"/>
                <w:noProof/>
                <w:kern w:val="2"/>
                <w:sz w:val="24"/>
                <w:szCs w:val="24"/>
                <w14:ligatures w14:val="standardContextual"/>
              </w:rPr>
              <w:tab/>
            </w:r>
            <w:r w:rsidRPr="007E3C53">
              <w:rPr>
                <w:rStyle w:val="Hyperlink"/>
                <w:noProof/>
              </w:rPr>
              <w:t>Adherence/Compliance Controls</w:t>
            </w:r>
            <w:r>
              <w:rPr>
                <w:noProof/>
                <w:webHidden/>
              </w:rPr>
              <w:tab/>
            </w:r>
            <w:r>
              <w:rPr>
                <w:noProof/>
                <w:webHidden/>
              </w:rPr>
              <w:fldChar w:fldCharType="begin"/>
            </w:r>
            <w:r>
              <w:rPr>
                <w:noProof/>
                <w:webHidden/>
              </w:rPr>
              <w:instrText xml:space="preserve"> PAGEREF _Toc200458671 \h </w:instrText>
            </w:r>
            <w:r>
              <w:rPr>
                <w:noProof/>
                <w:webHidden/>
              </w:rPr>
            </w:r>
            <w:r>
              <w:rPr>
                <w:noProof/>
                <w:webHidden/>
              </w:rPr>
              <w:fldChar w:fldCharType="separate"/>
            </w:r>
            <w:r>
              <w:rPr>
                <w:noProof/>
                <w:webHidden/>
              </w:rPr>
              <w:t>16</w:t>
            </w:r>
            <w:r>
              <w:rPr>
                <w:noProof/>
                <w:webHidden/>
              </w:rPr>
              <w:fldChar w:fldCharType="end"/>
            </w:r>
          </w:hyperlink>
        </w:p>
        <w:p w14:paraId="202511B6" w14:textId="20BF8243" w:rsidR="006940FB" w:rsidRDefault="006940FB">
          <w:pPr>
            <w:pStyle w:val="TOC1"/>
            <w:rPr>
              <w:rFonts w:asciiTheme="minorHAnsi" w:eastAsiaTheme="minorEastAsia" w:hAnsiTheme="minorHAnsi" w:cstheme="minorBidi"/>
              <w:b w:val="0"/>
              <w:noProof/>
              <w:kern w:val="2"/>
              <w:sz w:val="24"/>
              <w:szCs w:val="24"/>
              <w14:ligatures w14:val="standardContextual"/>
            </w:rPr>
          </w:pPr>
          <w:hyperlink w:anchor="_Toc200458672" w:history="1">
            <w:r w:rsidRPr="007E3C53">
              <w:rPr>
                <w:rStyle w:val="Hyperlink"/>
                <w:noProof/>
              </w:rPr>
              <w:t>2</w:t>
            </w:r>
            <w:r>
              <w:rPr>
                <w:rFonts w:asciiTheme="minorHAnsi" w:eastAsiaTheme="minorEastAsia" w:hAnsiTheme="minorHAnsi" w:cstheme="minorBidi"/>
                <w:b w:val="0"/>
                <w:noProof/>
                <w:kern w:val="2"/>
                <w:sz w:val="24"/>
                <w:szCs w:val="24"/>
                <w14:ligatures w14:val="standardContextual"/>
              </w:rPr>
              <w:tab/>
            </w:r>
            <w:r w:rsidRPr="007E3C53">
              <w:rPr>
                <w:rStyle w:val="Hyperlink"/>
                <w:noProof/>
              </w:rPr>
              <w:t>Responsibility</w:t>
            </w:r>
            <w:r>
              <w:rPr>
                <w:noProof/>
                <w:webHidden/>
              </w:rPr>
              <w:tab/>
            </w:r>
            <w:r>
              <w:rPr>
                <w:noProof/>
                <w:webHidden/>
              </w:rPr>
              <w:fldChar w:fldCharType="begin"/>
            </w:r>
            <w:r>
              <w:rPr>
                <w:noProof/>
                <w:webHidden/>
              </w:rPr>
              <w:instrText xml:space="preserve"> PAGEREF _Toc200458672 \h </w:instrText>
            </w:r>
            <w:r>
              <w:rPr>
                <w:noProof/>
                <w:webHidden/>
              </w:rPr>
            </w:r>
            <w:r>
              <w:rPr>
                <w:noProof/>
                <w:webHidden/>
              </w:rPr>
              <w:fldChar w:fldCharType="separate"/>
            </w:r>
            <w:r>
              <w:rPr>
                <w:noProof/>
                <w:webHidden/>
              </w:rPr>
              <w:t>16</w:t>
            </w:r>
            <w:r>
              <w:rPr>
                <w:noProof/>
                <w:webHidden/>
              </w:rPr>
              <w:fldChar w:fldCharType="end"/>
            </w:r>
          </w:hyperlink>
        </w:p>
        <w:p w14:paraId="4925295D" w14:textId="6D1B38D5" w:rsidR="006940FB" w:rsidRDefault="006940FB">
          <w:pPr>
            <w:pStyle w:val="TOC1"/>
            <w:rPr>
              <w:rFonts w:asciiTheme="minorHAnsi" w:eastAsiaTheme="minorEastAsia" w:hAnsiTheme="minorHAnsi" w:cstheme="minorBidi"/>
              <w:b w:val="0"/>
              <w:noProof/>
              <w:kern w:val="2"/>
              <w:sz w:val="24"/>
              <w:szCs w:val="24"/>
              <w14:ligatures w14:val="standardContextual"/>
            </w:rPr>
          </w:pPr>
          <w:hyperlink w:anchor="_Toc200458673" w:history="1">
            <w:r w:rsidRPr="007E3C53">
              <w:rPr>
                <w:rStyle w:val="Hyperlink"/>
                <w:noProof/>
              </w:rPr>
              <w:t>3</w:t>
            </w:r>
            <w:r>
              <w:rPr>
                <w:rFonts w:asciiTheme="minorHAnsi" w:eastAsiaTheme="minorEastAsia" w:hAnsiTheme="minorHAnsi" w:cstheme="minorBidi"/>
                <w:b w:val="0"/>
                <w:noProof/>
                <w:kern w:val="2"/>
                <w:sz w:val="24"/>
                <w:szCs w:val="24"/>
                <w14:ligatures w14:val="standardContextual"/>
              </w:rPr>
              <w:tab/>
            </w:r>
            <w:r w:rsidRPr="007E3C53">
              <w:rPr>
                <w:rStyle w:val="Hyperlink"/>
                <w:noProof/>
              </w:rPr>
              <w:t>Exemption/Deviation</w:t>
            </w:r>
            <w:r>
              <w:rPr>
                <w:noProof/>
                <w:webHidden/>
              </w:rPr>
              <w:tab/>
            </w:r>
            <w:r>
              <w:rPr>
                <w:noProof/>
                <w:webHidden/>
              </w:rPr>
              <w:fldChar w:fldCharType="begin"/>
            </w:r>
            <w:r>
              <w:rPr>
                <w:noProof/>
                <w:webHidden/>
              </w:rPr>
              <w:instrText xml:space="preserve"> PAGEREF _Toc200458673 \h </w:instrText>
            </w:r>
            <w:r>
              <w:rPr>
                <w:noProof/>
                <w:webHidden/>
              </w:rPr>
            </w:r>
            <w:r>
              <w:rPr>
                <w:noProof/>
                <w:webHidden/>
              </w:rPr>
              <w:fldChar w:fldCharType="separate"/>
            </w:r>
            <w:r>
              <w:rPr>
                <w:noProof/>
                <w:webHidden/>
              </w:rPr>
              <w:t>16</w:t>
            </w:r>
            <w:r>
              <w:rPr>
                <w:noProof/>
                <w:webHidden/>
              </w:rPr>
              <w:fldChar w:fldCharType="end"/>
            </w:r>
          </w:hyperlink>
        </w:p>
        <w:p w14:paraId="31B0C21B" w14:textId="2DE595B5" w:rsidR="006940FB" w:rsidRDefault="006940FB">
          <w:pPr>
            <w:pStyle w:val="TOC1"/>
            <w:rPr>
              <w:rFonts w:asciiTheme="minorHAnsi" w:eastAsiaTheme="minorEastAsia" w:hAnsiTheme="minorHAnsi" w:cstheme="minorBidi"/>
              <w:b w:val="0"/>
              <w:noProof/>
              <w:kern w:val="2"/>
              <w:sz w:val="24"/>
              <w:szCs w:val="24"/>
              <w14:ligatures w14:val="standardContextual"/>
            </w:rPr>
          </w:pPr>
          <w:hyperlink w:anchor="_Toc200458674" w:history="1">
            <w:r w:rsidRPr="007E3C53">
              <w:rPr>
                <w:rStyle w:val="Hyperlink"/>
                <w:noProof/>
              </w:rPr>
              <w:t>4</w:t>
            </w:r>
            <w:r>
              <w:rPr>
                <w:rFonts w:asciiTheme="minorHAnsi" w:eastAsiaTheme="minorEastAsia" w:hAnsiTheme="minorHAnsi" w:cstheme="minorBidi"/>
                <w:b w:val="0"/>
                <w:noProof/>
                <w:kern w:val="2"/>
                <w:sz w:val="24"/>
                <w:szCs w:val="24"/>
                <w14:ligatures w14:val="standardContextual"/>
              </w:rPr>
              <w:tab/>
            </w:r>
            <w:r w:rsidRPr="007E3C53">
              <w:rPr>
                <w:rStyle w:val="Hyperlink"/>
                <w:noProof/>
              </w:rPr>
              <w:t>Contacts for this Instruction</w:t>
            </w:r>
            <w:r>
              <w:rPr>
                <w:noProof/>
                <w:webHidden/>
              </w:rPr>
              <w:tab/>
            </w:r>
            <w:r>
              <w:rPr>
                <w:noProof/>
                <w:webHidden/>
              </w:rPr>
              <w:fldChar w:fldCharType="begin"/>
            </w:r>
            <w:r>
              <w:rPr>
                <w:noProof/>
                <w:webHidden/>
              </w:rPr>
              <w:instrText xml:space="preserve"> PAGEREF _Toc200458674 \h </w:instrText>
            </w:r>
            <w:r>
              <w:rPr>
                <w:noProof/>
                <w:webHidden/>
              </w:rPr>
            </w:r>
            <w:r>
              <w:rPr>
                <w:noProof/>
                <w:webHidden/>
              </w:rPr>
              <w:fldChar w:fldCharType="separate"/>
            </w:r>
            <w:r>
              <w:rPr>
                <w:noProof/>
                <w:webHidden/>
              </w:rPr>
              <w:t>16</w:t>
            </w:r>
            <w:r>
              <w:rPr>
                <w:noProof/>
                <w:webHidden/>
              </w:rPr>
              <w:fldChar w:fldCharType="end"/>
            </w:r>
          </w:hyperlink>
        </w:p>
        <w:p w14:paraId="6513602C" w14:textId="19B43879" w:rsidR="006940FB" w:rsidRDefault="006940FB">
          <w:pPr>
            <w:pStyle w:val="TOC1"/>
            <w:rPr>
              <w:rFonts w:asciiTheme="minorHAnsi" w:eastAsiaTheme="minorEastAsia" w:hAnsiTheme="minorHAnsi" w:cstheme="minorBidi"/>
              <w:b w:val="0"/>
              <w:noProof/>
              <w:kern w:val="2"/>
              <w:sz w:val="24"/>
              <w:szCs w:val="24"/>
              <w14:ligatures w14:val="standardContextual"/>
            </w:rPr>
          </w:pPr>
          <w:hyperlink w:anchor="_Toc200458675" w:history="1">
            <w:r w:rsidRPr="007E3C53">
              <w:rPr>
                <w:rStyle w:val="Hyperlink"/>
                <w:noProof/>
              </w:rPr>
              <w:t>5</w:t>
            </w:r>
            <w:r>
              <w:rPr>
                <w:rFonts w:asciiTheme="minorHAnsi" w:eastAsiaTheme="minorEastAsia" w:hAnsiTheme="minorHAnsi" w:cstheme="minorBidi"/>
                <w:b w:val="0"/>
                <w:noProof/>
                <w:kern w:val="2"/>
                <w:sz w:val="24"/>
                <w:szCs w:val="24"/>
                <w14:ligatures w14:val="standardContextual"/>
              </w:rPr>
              <w:tab/>
            </w:r>
            <w:r w:rsidRPr="007E3C53">
              <w:rPr>
                <w:rStyle w:val="Hyperlink"/>
                <w:noProof/>
              </w:rPr>
              <w:t>References</w:t>
            </w:r>
            <w:r>
              <w:rPr>
                <w:noProof/>
                <w:webHidden/>
              </w:rPr>
              <w:tab/>
            </w:r>
            <w:r>
              <w:rPr>
                <w:noProof/>
                <w:webHidden/>
              </w:rPr>
              <w:fldChar w:fldCharType="begin"/>
            </w:r>
            <w:r>
              <w:rPr>
                <w:noProof/>
                <w:webHidden/>
              </w:rPr>
              <w:instrText xml:space="preserve"> PAGEREF _Toc200458675 \h </w:instrText>
            </w:r>
            <w:r>
              <w:rPr>
                <w:noProof/>
                <w:webHidden/>
              </w:rPr>
            </w:r>
            <w:r>
              <w:rPr>
                <w:noProof/>
                <w:webHidden/>
              </w:rPr>
              <w:fldChar w:fldCharType="separate"/>
            </w:r>
            <w:r>
              <w:rPr>
                <w:noProof/>
                <w:webHidden/>
              </w:rPr>
              <w:t>16</w:t>
            </w:r>
            <w:r>
              <w:rPr>
                <w:noProof/>
                <w:webHidden/>
              </w:rPr>
              <w:fldChar w:fldCharType="end"/>
            </w:r>
          </w:hyperlink>
        </w:p>
        <w:p w14:paraId="335D5413" w14:textId="0E509B48" w:rsidR="006940FB" w:rsidRDefault="006940FB">
          <w:pPr>
            <w:pStyle w:val="TOC1"/>
            <w:rPr>
              <w:rFonts w:asciiTheme="minorHAnsi" w:eastAsiaTheme="minorEastAsia" w:hAnsiTheme="minorHAnsi" w:cstheme="minorBidi"/>
              <w:b w:val="0"/>
              <w:noProof/>
              <w:kern w:val="2"/>
              <w:sz w:val="24"/>
              <w:szCs w:val="24"/>
              <w14:ligatures w14:val="standardContextual"/>
            </w:rPr>
          </w:pPr>
          <w:hyperlink w:anchor="_Toc200458676" w:history="1">
            <w:r w:rsidRPr="007E3C53">
              <w:rPr>
                <w:rStyle w:val="Hyperlink"/>
                <w:noProof/>
              </w:rPr>
              <w:t>6</w:t>
            </w:r>
            <w:r>
              <w:rPr>
                <w:rFonts w:asciiTheme="minorHAnsi" w:eastAsiaTheme="minorEastAsia" w:hAnsiTheme="minorHAnsi" w:cstheme="minorBidi"/>
                <w:b w:val="0"/>
                <w:noProof/>
                <w:kern w:val="2"/>
                <w:sz w:val="24"/>
                <w:szCs w:val="24"/>
                <w14:ligatures w14:val="standardContextual"/>
              </w:rPr>
              <w:tab/>
            </w:r>
            <w:r w:rsidRPr="007E3C53">
              <w:rPr>
                <w:rStyle w:val="Hyperlink"/>
                <w:noProof/>
              </w:rPr>
              <w:t>Change Information</w:t>
            </w:r>
            <w:r>
              <w:rPr>
                <w:noProof/>
                <w:webHidden/>
              </w:rPr>
              <w:tab/>
            </w:r>
            <w:r>
              <w:rPr>
                <w:noProof/>
                <w:webHidden/>
              </w:rPr>
              <w:fldChar w:fldCharType="begin"/>
            </w:r>
            <w:r>
              <w:rPr>
                <w:noProof/>
                <w:webHidden/>
              </w:rPr>
              <w:instrText xml:space="preserve"> PAGEREF _Toc200458676 \h </w:instrText>
            </w:r>
            <w:r>
              <w:rPr>
                <w:noProof/>
                <w:webHidden/>
              </w:rPr>
            </w:r>
            <w:r>
              <w:rPr>
                <w:noProof/>
                <w:webHidden/>
              </w:rPr>
              <w:fldChar w:fldCharType="separate"/>
            </w:r>
            <w:r>
              <w:rPr>
                <w:noProof/>
                <w:webHidden/>
              </w:rPr>
              <w:t>18</w:t>
            </w:r>
            <w:r>
              <w:rPr>
                <w:noProof/>
                <w:webHidden/>
              </w:rPr>
              <w:fldChar w:fldCharType="end"/>
            </w:r>
          </w:hyperlink>
        </w:p>
        <w:p w14:paraId="334C917A" w14:textId="1E6F1972" w:rsidR="00F373AB" w:rsidRPr="006940FB" w:rsidRDefault="00F373AB">
          <w:r w:rsidRPr="006940FB">
            <w:rPr>
              <w:b/>
              <w:bCs/>
              <w:noProof/>
            </w:rPr>
            <w:fldChar w:fldCharType="end"/>
          </w:r>
        </w:p>
      </w:sdtContent>
    </w:sdt>
    <w:p w14:paraId="1B75B8FC" w14:textId="58A1044E" w:rsidR="00591F2B" w:rsidRPr="006940FB" w:rsidRDefault="00F373AB" w:rsidP="76F5C5B0">
      <w:pPr>
        <w:pStyle w:val="Heading1"/>
        <w:rPr>
          <w:i/>
          <w:iCs/>
        </w:rPr>
      </w:pPr>
      <w:bookmarkStart w:id="3" w:name="_Toc200458645"/>
      <w:r w:rsidRPr="006940FB">
        <w:t>Instruction</w:t>
      </w:r>
      <w:bookmarkEnd w:id="3"/>
    </w:p>
    <w:p w14:paraId="4D0B0434" w14:textId="69F9E248" w:rsidR="00B00089" w:rsidRPr="006940FB" w:rsidRDefault="00A95B31" w:rsidP="006606D5">
      <w:bookmarkStart w:id="4" w:name="_Hlk101267972"/>
      <w:bookmarkStart w:id="5" w:name="_Toc100648254"/>
      <w:bookmarkEnd w:id="4"/>
      <w:r w:rsidRPr="006940FB">
        <w:t xml:space="preserve">This document gives instructions </w:t>
      </w:r>
      <w:proofErr w:type="gramStart"/>
      <w:r w:rsidRPr="006940FB">
        <w:t>on doing</w:t>
      </w:r>
      <w:proofErr w:type="gramEnd"/>
      <w:r w:rsidRPr="006940FB">
        <w:t xml:space="preserve"> </w:t>
      </w:r>
      <w:r w:rsidR="00B342B3" w:rsidRPr="006940FB">
        <w:t xml:space="preserve">security </w:t>
      </w:r>
      <w:r w:rsidRPr="006940FB">
        <w:t>risk assessment</w:t>
      </w:r>
      <w:r w:rsidR="00B342B3" w:rsidRPr="006940FB">
        <w:t xml:space="preserve"> and privacy </w:t>
      </w:r>
      <w:r w:rsidR="758B2261" w:rsidRPr="006940FB">
        <w:t>impact</w:t>
      </w:r>
      <w:r w:rsidR="00B342B3" w:rsidRPr="006940FB">
        <w:t xml:space="preserve"> assessment for products and solutions.</w:t>
      </w:r>
      <w:r w:rsidR="005B5E0C" w:rsidRPr="006940FB">
        <w:t xml:space="preserve"> </w:t>
      </w:r>
      <w:r w:rsidR="008A0BA2" w:rsidRPr="006940FB">
        <w:t>B</w:t>
      </w:r>
      <w:r w:rsidR="00B00089" w:rsidRPr="006940FB">
        <w:t xml:space="preserve">asic level activities </w:t>
      </w:r>
      <w:r w:rsidR="006A1BAF" w:rsidRPr="006940FB">
        <w:t xml:space="preserve">are considered </w:t>
      </w:r>
      <w:r w:rsidR="008A0BA2" w:rsidRPr="006940FB">
        <w:t xml:space="preserve">mandatory </w:t>
      </w:r>
      <w:r w:rsidR="003A6554" w:rsidRPr="006940FB">
        <w:t xml:space="preserve">whereas </w:t>
      </w:r>
      <w:r w:rsidR="00B46960" w:rsidRPr="006940FB">
        <w:t>advanced level activities are optional.</w:t>
      </w:r>
    </w:p>
    <w:p w14:paraId="27D792D5" w14:textId="30AD6E1D" w:rsidR="00FE0B18" w:rsidRPr="006940FB" w:rsidRDefault="00FE0B18" w:rsidP="006606D5">
      <w:r w:rsidRPr="006940FB">
        <w:t xml:space="preserve">Guidelines </w:t>
      </w:r>
      <w:r w:rsidR="00CA4DA5" w:rsidRPr="006940FB">
        <w:t xml:space="preserve">for performing the activities are provided on </w:t>
      </w:r>
      <w:hyperlink r:id="rId13">
        <w:r w:rsidR="00B0634A" w:rsidRPr="006940FB">
          <w:rPr>
            <w:rStyle w:val="Hyperlink"/>
          </w:rPr>
          <w:t>RA/PIA Guidelines</w:t>
        </w:r>
      </w:hyperlink>
      <w:r w:rsidR="004266BC" w:rsidRPr="006940FB">
        <w:t xml:space="preserve"> </w:t>
      </w:r>
      <w:r w:rsidRPr="006940FB">
        <w:fldChar w:fldCharType="begin"/>
      </w:r>
      <w:r w:rsidRPr="006940FB">
        <w:instrText xml:space="preserve"> REF _Ref118462580 \r \h </w:instrText>
      </w:r>
      <w:r w:rsidRPr="006940FB">
        <w:fldChar w:fldCharType="separate"/>
      </w:r>
      <w:r w:rsidR="006940FB">
        <w:t>[15]</w:t>
      </w:r>
      <w:r w:rsidRPr="006940FB">
        <w:fldChar w:fldCharType="end"/>
      </w:r>
      <w:r w:rsidR="00CA4DA5" w:rsidRPr="006940FB">
        <w:t>.</w:t>
      </w:r>
    </w:p>
    <w:p w14:paraId="52084917" w14:textId="2121A30F" w:rsidR="00FF6052" w:rsidRPr="006940FB" w:rsidRDefault="00FF6052" w:rsidP="00DF6B6C">
      <w:pPr>
        <w:pStyle w:val="Heading2"/>
      </w:pPr>
      <w:bookmarkStart w:id="6" w:name="_Toc141786263"/>
      <w:bookmarkStart w:id="7" w:name="_Toc141863767"/>
      <w:bookmarkStart w:id="8" w:name="_Toc141945921"/>
      <w:bookmarkStart w:id="9" w:name="_Toc142905801"/>
      <w:bookmarkStart w:id="10" w:name="_Toc143075721"/>
      <w:bookmarkStart w:id="11" w:name="_Toc143156698"/>
      <w:bookmarkStart w:id="12" w:name="_Toc143164063"/>
      <w:bookmarkStart w:id="13" w:name="_Toc141786264"/>
      <w:bookmarkStart w:id="14" w:name="_Toc141863768"/>
      <w:bookmarkStart w:id="15" w:name="_Toc141945922"/>
      <w:bookmarkStart w:id="16" w:name="_Toc142905802"/>
      <w:bookmarkStart w:id="17" w:name="_Toc143075722"/>
      <w:bookmarkStart w:id="18" w:name="_Toc143156699"/>
      <w:bookmarkStart w:id="19" w:name="_Toc143164064"/>
      <w:bookmarkStart w:id="20" w:name="_Toc141786265"/>
      <w:bookmarkStart w:id="21" w:name="_Toc141863769"/>
      <w:bookmarkStart w:id="22" w:name="_Toc141945923"/>
      <w:bookmarkStart w:id="23" w:name="_Toc142905803"/>
      <w:bookmarkStart w:id="24" w:name="_Toc143075723"/>
      <w:bookmarkStart w:id="25" w:name="_Toc143156700"/>
      <w:bookmarkStart w:id="26" w:name="_Toc143164065"/>
      <w:bookmarkStart w:id="27" w:name="_Toc113519404"/>
      <w:bookmarkStart w:id="28" w:name="_Toc115951605"/>
      <w:bookmarkStart w:id="29" w:name="_Toc115961994"/>
      <w:bookmarkStart w:id="30" w:name="_Toc118278013"/>
      <w:bookmarkStart w:id="31" w:name="_Toc118465281"/>
      <w:bookmarkStart w:id="32" w:name="_Toc118465968"/>
      <w:bookmarkStart w:id="33" w:name="_Toc118466626"/>
      <w:bookmarkStart w:id="34" w:name="_Toc118466858"/>
      <w:bookmarkStart w:id="35" w:name="_Toc118719872"/>
      <w:bookmarkStart w:id="36" w:name="_Toc141786266"/>
      <w:bookmarkStart w:id="37" w:name="_Toc141863770"/>
      <w:bookmarkStart w:id="38" w:name="_Toc141945924"/>
      <w:bookmarkStart w:id="39" w:name="_Toc142905804"/>
      <w:bookmarkStart w:id="40" w:name="_Toc143075724"/>
      <w:bookmarkStart w:id="41" w:name="_Toc143156701"/>
      <w:bookmarkStart w:id="42" w:name="_Toc143164066"/>
      <w:bookmarkStart w:id="43" w:name="_Toc141786267"/>
      <w:bookmarkStart w:id="44" w:name="_Toc141863771"/>
      <w:bookmarkStart w:id="45" w:name="_Toc141945925"/>
      <w:bookmarkStart w:id="46" w:name="_Toc142905805"/>
      <w:bookmarkStart w:id="47" w:name="_Toc143075725"/>
      <w:bookmarkStart w:id="48" w:name="_Toc143156702"/>
      <w:bookmarkStart w:id="49" w:name="_Toc143164067"/>
      <w:bookmarkStart w:id="50" w:name="_Toc141786268"/>
      <w:bookmarkStart w:id="51" w:name="_Toc141863772"/>
      <w:bookmarkStart w:id="52" w:name="_Toc141945926"/>
      <w:bookmarkStart w:id="53" w:name="_Toc142905806"/>
      <w:bookmarkStart w:id="54" w:name="_Toc143075726"/>
      <w:bookmarkStart w:id="55" w:name="_Toc143156703"/>
      <w:bookmarkStart w:id="56" w:name="_Toc143164068"/>
      <w:bookmarkStart w:id="57" w:name="_Toc141786269"/>
      <w:bookmarkStart w:id="58" w:name="_Toc141863773"/>
      <w:bookmarkStart w:id="59" w:name="_Toc141945927"/>
      <w:bookmarkStart w:id="60" w:name="_Toc142905807"/>
      <w:bookmarkStart w:id="61" w:name="_Toc143075727"/>
      <w:bookmarkStart w:id="62" w:name="_Toc143156704"/>
      <w:bookmarkStart w:id="63" w:name="_Toc143164069"/>
      <w:bookmarkStart w:id="64" w:name="_Toc141786270"/>
      <w:bookmarkStart w:id="65" w:name="_Toc141863774"/>
      <w:bookmarkStart w:id="66" w:name="_Toc141945928"/>
      <w:bookmarkStart w:id="67" w:name="_Toc142905808"/>
      <w:bookmarkStart w:id="68" w:name="_Toc143075728"/>
      <w:bookmarkStart w:id="69" w:name="_Toc143156705"/>
      <w:bookmarkStart w:id="70" w:name="_Toc143164070"/>
      <w:bookmarkStart w:id="71" w:name="_Toc141786271"/>
      <w:bookmarkStart w:id="72" w:name="_Toc141863775"/>
      <w:bookmarkStart w:id="73" w:name="_Toc141945929"/>
      <w:bookmarkStart w:id="74" w:name="_Toc142905809"/>
      <w:bookmarkStart w:id="75" w:name="_Toc143075729"/>
      <w:bookmarkStart w:id="76" w:name="_Toc143156706"/>
      <w:bookmarkStart w:id="77" w:name="_Toc143164071"/>
      <w:bookmarkStart w:id="78" w:name="_Toc141786272"/>
      <w:bookmarkStart w:id="79" w:name="_Toc141863776"/>
      <w:bookmarkStart w:id="80" w:name="_Toc141945930"/>
      <w:bookmarkStart w:id="81" w:name="_Toc142905810"/>
      <w:bookmarkStart w:id="82" w:name="_Toc143075730"/>
      <w:bookmarkStart w:id="83" w:name="_Toc143156707"/>
      <w:bookmarkStart w:id="84" w:name="_Toc143164072"/>
      <w:bookmarkStart w:id="85" w:name="_Toc141786273"/>
      <w:bookmarkStart w:id="86" w:name="_Toc141863777"/>
      <w:bookmarkStart w:id="87" w:name="_Toc141945931"/>
      <w:bookmarkStart w:id="88" w:name="_Toc142905811"/>
      <w:bookmarkStart w:id="89" w:name="_Toc143075731"/>
      <w:bookmarkStart w:id="90" w:name="_Toc143156708"/>
      <w:bookmarkStart w:id="91" w:name="_Toc143164073"/>
      <w:bookmarkStart w:id="92" w:name="_Toc141786274"/>
      <w:bookmarkStart w:id="93" w:name="_Toc141863778"/>
      <w:bookmarkStart w:id="94" w:name="_Toc141945932"/>
      <w:bookmarkStart w:id="95" w:name="_Toc142905812"/>
      <w:bookmarkStart w:id="96" w:name="_Toc143075732"/>
      <w:bookmarkStart w:id="97" w:name="_Toc143156709"/>
      <w:bookmarkStart w:id="98" w:name="_Toc143164074"/>
      <w:bookmarkStart w:id="99" w:name="_Toc141786275"/>
      <w:bookmarkStart w:id="100" w:name="_Toc141863779"/>
      <w:bookmarkStart w:id="101" w:name="_Toc141945933"/>
      <w:bookmarkStart w:id="102" w:name="_Toc142905813"/>
      <w:bookmarkStart w:id="103" w:name="_Toc143075733"/>
      <w:bookmarkStart w:id="104" w:name="_Toc143156710"/>
      <w:bookmarkStart w:id="105" w:name="_Toc143164075"/>
      <w:bookmarkStart w:id="106" w:name="_Toc141786276"/>
      <w:bookmarkStart w:id="107" w:name="_Toc141863780"/>
      <w:bookmarkStart w:id="108" w:name="_Toc141945934"/>
      <w:bookmarkStart w:id="109" w:name="_Toc142905814"/>
      <w:bookmarkStart w:id="110" w:name="_Toc143075734"/>
      <w:bookmarkStart w:id="111" w:name="_Toc143156711"/>
      <w:bookmarkStart w:id="112" w:name="_Toc143164076"/>
      <w:bookmarkStart w:id="113" w:name="_Toc141786277"/>
      <w:bookmarkStart w:id="114" w:name="_Toc141863781"/>
      <w:bookmarkStart w:id="115" w:name="_Toc141945935"/>
      <w:bookmarkStart w:id="116" w:name="_Toc142905815"/>
      <w:bookmarkStart w:id="117" w:name="_Toc143075735"/>
      <w:bookmarkStart w:id="118" w:name="_Toc143156712"/>
      <w:bookmarkStart w:id="119" w:name="_Toc143164077"/>
      <w:bookmarkStart w:id="120" w:name="_Toc141786278"/>
      <w:bookmarkStart w:id="121" w:name="_Toc141863782"/>
      <w:bookmarkStart w:id="122" w:name="_Toc141945936"/>
      <w:bookmarkStart w:id="123" w:name="_Toc142905816"/>
      <w:bookmarkStart w:id="124" w:name="_Toc143075736"/>
      <w:bookmarkStart w:id="125" w:name="_Toc143156713"/>
      <w:bookmarkStart w:id="126" w:name="_Toc143164078"/>
      <w:bookmarkStart w:id="127" w:name="_Toc141786279"/>
      <w:bookmarkStart w:id="128" w:name="_Toc141863783"/>
      <w:bookmarkStart w:id="129" w:name="_Toc141945937"/>
      <w:bookmarkStart w:id="130" w:name="_Toc142905817"/>
      <w:bookmarkStart w:id="131" w:name="_Toc143075737"/>
      <w:bookmarkStart w:id="132" w:name="_Toc143156714"/>
      <w:bookmarkStart w:id="133" w:name="_Toc143164079"/>
      <w:bookmarkStart w:id="134" w:name="_Toc141786280"/>
      <w:bookmarkStart w:id="135" w:name="_Toc141863784"/>
      <w:bookmarkStart w:id="136" w:name="_Toc141945938"/>
      <w:bookmarkStart w:id="137" w:name="_Toc142905818"/>
      <w:bookmarkStart w:id="138" w:name="_Toc143075738"/>
      <w:bookmarkStart w:id="139" w:name="_Toc143156715"/>
      <w:bookmarkStart w:id="140" w:name="_Toc143164080"/>
      <w:bookmarkStart w:id="141" w:name="_Toc141786281"/>
      <w:bookmarkStart w:id="142" w:name="_Toc141863785"/>
      <w:bookmarkStart w:id="143" w:name="_Toc141945939"/>
      <w:bookmarkStart w:id="144" w:name="_Toc142905819"/>
      <w:bookmarkStart w:id="145" w:name="_Toc143075739"/>
      <w:bookmarkStart w:id="146" w:name="_Toc143156716"/>
      <w:bookmarkStart w:id="147" w:name="_Toc143164081"/>
      <w:bookmarkStart w:id="148" w:name="_Toc141786282"/>
      <w:bookmarkStart w:id="149" w:name="_Toc141863786"/>
      <w:bookmarkStart w:id="150" w:name="_Toc141945940"/>
      <w:bookmarkStart w:id="151" w:name="_Toc142905820"/>
      <w:bookmarkStart w:id="152" w:name="_Toc143075740"/>
      <w:bookmarkStart w:id="153" w:name="_Toc143156717"/>
      <w:bookmarkStart w:id="154" w:name="_Toc143164082"/>
      <w:bookmarkStart w:id="155" w:name="_Toc141786283"/>
      <w:bookmarkStart w:id="156" w:name="_Toc141863787"/>
      <w:bookmarkStart w:id="157" w:name="_Toc141945941"/>
      <w:bookmarkStart w:id="158" w:name="_Toc142905821"/>
      <w:bookmarkStart w:id="159" w:name="_Toc143075741"/>
      <w:bookmarkStart w:id="160" w:name="_Toc143156718"/>
      <w:bookmarkStart w:id="161" w:name="_Toc143164083"/>
      <w:bookmarkStart w:id="162" w:name="_Toc141786284"/>
      <w:bookmarkStart w:id="163" w:name="_Toc141863788"/>
      <w:bookmarkStart w:id="164" w:name="_Toc141945942"/>
      <w:bookmarkStart w:id="165" w:name="_Toc142905822"/>
      <w:bookmarkStart w:id="166" w:name="_Toc143075742"/>
      <w:bookmarkStart w:id="167" w:name="_Toc143156719"/>
      <w:bookmarkStart w:id="168" w:name="_Toc143164084"/>
      <w:bookmarkStart w:id="169" w:name="_Toc141786285"/>
      <w:bookmarkStart w:id="170" w:name="_Toc141863789"/>
      <w:bookmarkStart w:id="171" w:name="_Toc141945943"/>
      <w:bookmarkStart w:id="172" w:name="_Toc142905823"/>
      <w:bookmarkStart w:id="173" w:name="_Toc143075743"/>
      <w:bookmarkStart w:id="174" w:name="_Toc143156720"/>
      <w:bookmarkStart w:id="175" w:name="_Toc143164085"/>
      <w:bookmarkStart w:id="176" w:name="_Toc141786286"/>
      <w:bookmarkStart w:id="177" w:name="_Toc141863790"/>
      <w:bookmarkStart w:id="178" w:name="_Toc141945944"/>
      <w:bookmarkStart w:id="179" w:name="_Toc142905824"/>
      <w:bookmarkStart w:id="180" w:name="_Toc143075744"/>
      <w:bookmarkStart w:id="181" w:name="_Toc143156721"/>
      <w:bookmarkStart w:id="182" w:name="_Toc143164086"/>
      <w:bookmarkStart w:id="183" w:name="_Toc141786287"/>
      <w:bookmarkStart w:id="184" w:name="_Toc141863791"/>
      <w:bookmarkStart w:id="185" w:name="_Toc141945945"/>
      <w:bookmarkStart w:id="186" w:name="_Toc142905825"/>
      <w:bookmarkStart w:id="187" w:name="_Toc143075745"/>
      <w:bookmarkStart w:id="188" w:name="_Toc143156722"/>
      <w:bookmarkStart w:id="189" w:name="_Toc143164087"/>
      <w:bookmarkStart w:id="190" w:name="_Toc141786288"/>
      <w:bookmarkStart w:id="191" w:name="_Toc141863792"/>
      <w:bookmarkStart w:id="192" w:name="_Toc141945946"/>
      <w:bookmarkStart w:id="193" w:name="_Toc142905826"/>
      <w:bookmarkStart w:id="194" w:name="_Toc143075746"/>
      <w:bookmarkStart w:id="195" w:name="_Toc143156723"/>
      <w:bookmarkStart w:id="196" w:name="_Toc143164088"/>
      <w:bookmarkStart w:id="197" w:name="_Toc21960257"/>
      <w:bookmarkStart w:id="198" w:name="_Toc22624280"/>
      <w:bookmarkStart w:id="199" w:name="_Toc22624961"/>
      <w:bookmarkStart w:id="200" w:name="_Toc22635451"/>
      <w:bookmarkStart w:id="201" w:name="_Toc22624281"/>
      <w:bookmarkStart w:id="202" w:name="_Toc22624962"/>
      <w:bookmarkStart w:id="203" w:name="_Toc22635452"/>
      <w:bookmarkStart w:id="204" w:name="_Toc21960259"/>
      <w:bookmarkStart w:id="205" w:name="_Toc22624282"/>
      <w:bookmarkStart w:id="206" w:name="_Toc22624963"/>
      <w:bookmarkStart w:id="207" w:name="_Toc22635453"/>
      <w:bookmarkStart w:id="208" w:name="_Toc21960260"/>
      <w:bookmarkStart w:id="209" w:name="_Toc22624283"/>
      <w:bookmarkStart w:id="210" w:name="_Toc22624964"/>
      <w:bookmarkStart w:id="211" w:name="_Toc22635454"/>
      <w:bookmarkStart w:id="212" w:name="_Toc141786289"/>
      <w:bookmarkStart w:id="213" w:name="_Toc141863793"/>
      <w:bookmarkStart w:id="214" w:name="_Toc141945947"/>
      <w:bookmarkStart w:id="215" w:name="_Toc142905827"/>
      <w:bookmarkStart w:id="216" w:name="_Toc143075747"/>
      <w:bookmarkStart w:id="217" w:name="_Toc143156724"/>
      <w:bookmarkStart w:id="218" w:name="_Toc143164089"/>
      <w:bookmarkStart w:id="219" w:name="_Toc141786290"/>
      <w:bookmarkStart w:id="220" w:name="_Toc141863794"/>
      <w:bookmarkStart w:id="221" w:name="_Toc141945948"/>
      <w:bookmarkStart w:id="222" w:name="_Toc142905828"/>
      <w:bookmarkStart w:id="223" w:name="_Toc143075748"/>
      <w:bookmarkStart w:id="224" w:name="_Toc143156725"/>
      <w:bookmarkStart w:id="225" w:name="_Toc143164090"/>
      <w:bookmarkStart w:id="226" w:name="_Toc141786291"/>
      <w:bookmarkStart w:id="227" w:name="_Toc141863795"/>
      <w:bookmarkStart w:id="228" w:name="_Toc141945949"/>
      <w:bookmarkStart w:id="229" w:name="_Toc142905829"/>
      <w:bookmarkStart w:id="230" w:name="_Toc143075749"/>
      <w:bookmarkStart w:id="231" w:name="_Toc143156726"/>
      <w:bookmarkStart w:id="232" w:name="_Toc143164091"/>
      <w:bookmarkStart w:id="233" w:name="_Toc141786292"/>
      <w:bookmarkStart w:id="234" w:name="_Toc141863796"/>
      <w:bookmarkStart w:id="235" w:name="_Toc141945950"/>
      <w:bookmarkStart w:id="236" w:name="_Toc142905830"/>
      <w:bookmarkStart w:id="237" w:name="_Toc143075750"/>
      <w:bookmarkStart w:id="238" w:name="_Toc143156727"/>
      <w:bookmarkStart w:id="239" w:name="_Toc143164092"/>
      <w:bookmarkStart w:id="240" w:name="_Toc141786293"/>
      <w:bookmarkStart w:id="241" w:name="_Toc141863797"/>
      <w:bookmarkStart w:id="242" w:name="_Toc141945951"/>
      <w:bookmarkStart w:id="243" w:name="_Toc142905831"/>
      <w:bookmarkStart w:id="244" w:name="_Toc143075751"/>
      <w:bookmarkStart w:id="245" w:name="_Toc143156728"/>
      <w:bookmarkStart w:id="246" w:name="_Toc143164093"/>
      <w:bookmarkStart w:id="247" w:name="_Toc141786294"/>
      <w:bookmarkStart w:id="248" w:name="_Toc141863798"/>
      <w:bookmarkStart w:id="249" w:name="_Toc141945952"/>
      <w:bookmarkStart w:id="250" w:name="_Toc142905832"/>
      <w:bookmarkStart w:id="251" w:name="_Toc143075752"/>
      <w:bookmarkStart w:id="252" w:name="_Toc143156729"/>
      <w:bookmarkStart w:id="253" w:name="_Toc143164094"/>
      <w:bookmarkStart w:id="254" w:name="_Toc141786295"/>
      <w:bookmarkStart w:id="255" w:name="_Toc141863799"/>
      <w:bookmarkStart w:id="256" w:name="_Toc141945953"/>
      <w:bookmarkStart w:id="257" w:name="_Toc142905833"/>
      <w:bookmarkStart w:id="258" w:name="_Toc143075753"/>
      <w:bookmarkStart w:id="259" w:name="_Toc143156730"/>
      <w:bookmarkStart w:id="260" w:name="_Toc143164095"/>
      <w:bookmarkStart w:id="261" w:name="_Toc141786296"/>
      <w:bookmarkStart w:id="262" w:name="_Toc141863800"/>
      <w:bookmarkStart w:id="263" w:name="_Toc141945954"/>
      <w:bookmarkStart w:id="264" w:name="_Toc142905834"/>
      <w:bookmarkStart w:id="265" w:name="_Toc143075754"/>
      <w:bookmarkStart w:id="266" w:name="_Toc143156731"/>
      <w:bookmarkStart w:id="267" w:name="_Toc143164096"/>
      <w:bookmarkStart w:id="268" w:name="_Toc141786297"/>
      <w:bookmarkStart w:id="269" w:name="_Toc141863801"/>
      <w:bookmarkStart w:id="270" w:name="_Toc141945955"/>
      <w:bookmarkStart w:id="271" w:name="_Toc142905835"/>
      <w:bookmarkStart w:id="272" w:name="_Toc143075755"/>
      <w:bookmarkStart w:id="273" w:name="_Toc143156732"/>
      <w:bookmarkStart w:id="274" w:name="_Toc143164097"/>
      <w:bookmarkStart w:id="275" w:name="_Toc141786298"/>
      <w:bookmarkStart w:id="276" w:name="_Toc141863802"/>
      <w:bookmarkStart w:id="277" w:name="_Toc141945956"/>
      <w:bookmarkStart w:id="278" w:name="_Toc142905836"/>
      <w:bookmarkStart w:id="279" w:name="_Toc143075756"/>
      <w:bookmarkStart w:id="280" w:name="_Toc143156733"/>
      <w:bookmarkStart w:id="281" w:name="_Toc143164098"/>
      <w:bookmarkStart w:id="282" w:name="_Toc141786299"/>
      <w:bookmarkStart w:id="283" w:name="_Toc141863803"/>
      <w:bookmarkStart w:id="284" w:name="_Toc141945957"/>
      <w:bookmarkStart w:id="285" w:name="_Toc142905837"/>
      <w:bookmarkStart w:id="286" w:name="_Toc143075757"/>
      <w:bookmarkStart w:id="287" w:name="_Toc143156734"/>
      <w:bookmarkStart w:id="288" w:name="_Toc143164099"/>
      <w:bookmarkStart w:id="289" w:name="_Toc141786300"/>
      <w:bookmarkStart w:id="290" w:name="_Toc141863804"/>
      <w:bookmarkStart w:id="291" w:name="_Toc141945958"/>
      <w:bookmarkStart w:id="292" w:name="_Toc142905838"/>
      <w:bookmarkStart w:id="293" w:name="_Toc143075758"/>
      <w:bookmarkStart w:id="294" w:name="_Toc143156735"/>
      <w:bookmarkStart w:id="295" w:name="_Toc143164100"/>
      <w:bookmarkStart w:id="296" w:name="_Toc141786301"/>
      <w:bookmarkStart w:id="297" w:name="_Toc141863805"/>
      <w:bookmarkStart w:id="298" w:name="_Toc141945959"/>
      <w:bookmarkStart w:id="299" w:name="_Toc142905839"/>
      <w:bookmarkStart w:id="300" w:name="_Toc143075759"/>
      <w:bookmarkStart w:id="301" w:name="_Toc143156736"/>
      <w:bookmarkStart w:id="302" w:name="_Toc143164101"/>
      <w:bookmarkStart w:id="303" w:name="_Toc141786302"/>
      <w:bookmarkStart w:id="304" w:name="_Toc141863806"/>
      <w:bookmarkStart w:id="305" w:name="_Toc141945960"/>
      <w:bookmarkStart w:id="306" w:name="_Toc142905840"/>
      <w:bookmarkStart w:id="307" w:name="_Toc143075760"/>
      <w:bookmarkStart w:id="308" w:name="_Toc143156737"/>
      <w:bookmarkStart w:id="309" w:name="_Toc143164102"/>
      <w:bookmarkStart w:id="310" w:name="_Toc141786303"/>
      <w:bookmarkStart w:id="311" w:name="_Toc141863807"/>
      <w:bookmarkStart w:id="312" w:name="_Toc141945961"/>
      <w:bookmarkStart w:id="313" w:name="_Toc142905841"/>
      <w:bookmarkStart w:id="314" w:name="_Toc143075761"/>
      <w:bookmarkStart w:id="315" w:name="_Toc143156738"/>
      <w:bookmarkStart w:id="316" w:name="_Toc143164103"/>
      <w:bookmarkStart w:id="317" w:name="_Toc141786304"/>
      <w:bookmarkStart w:id="318" w:name="_Toc141863808"/>
      <w:bookmarkStart w:id="319" w:name="_Toc141945962"/>
      <w:bookmarkStart w:id="320" w:name="_Toc142905842"/>
      <w:bookmarkStart w:id="321" w:name="_Toc143075762"/>
      <w:bookmarkStart w:id="322" w:name="_Toc143156739"/>
      <w:bookmarkStart w:id="323" w:name="_Toc143164104"/>
      <w:bookmarkStart w:id="324" w:name="_Toc141786305"/>
      <w:bookmarkStart w:id="325" w:name="_Toc141863809"/>
      <w:bookmarkStart w:id="326" w:name="_Toc141945963"/>
      <w:bookmarkStart w:id="327" w:name="_Toc142905843"/>
      <w:bookmarkStart w:id="328" w:name="_Toc143075763"/>
      <w:bookmarkStart w:id="329" w:name="_Toc143156740"/>
      <w:bookmarkStart w:id="330" w:name="_Toc143164105"/>
      <w:bookmarkStart w:id="331" w:name="_Toc141786306"/>
      <w:bookmarkStart w:id="332" w:name="_Toc141863810"/>
      <w:bookmarkStart w:id="333" w:name="_Toc141945964"/>
      <w:bookmarkStart w:id="334" w:name="_Toc142905844"/>
      <w:bookmarkStart w:id="335" w:name="_Toc143075764"/>
      <w:bookmarkStart w:id="336" w:name="_Toc143156741"/>
      <w:bookmarkStart w:id="337" w:name="_Toc143164106"/>
      <w:bookmarkStart w:id="338" w:name="_Toc141786307"/>
      <w:bookmarkStart w:id="339" w:name="_Toc141863811"/>
      <w:bookmarkStart w:id="340" w:name="_Toc141945965"/>
      <w:bookmarkStart w:id="341" w:name="_Toc142905845"/>
      <w:bookmarkStart w:id="342" w:name="_Toc143075765"/>
      <w:bookmarkStart w:id="343" w:name="_Toc143156742"/>
      <w:bookmarkStart w:id="344" w:name="_Toc143164107"/>
      <w:bookmarkStart w:id="345" w:name="_Toc141786308"/>
      <w:bookmarkStart w:id="346" w:name="_Toc141863812"/>
      <w:bookmarkStart w:id="347" w:name="_Toc141945966"/>
      <w:bookmarkStart w:id="348" w:name="_Toc142905846"/>
      <w:bookmarkStart w:id="349" w:name="_Toc143075766"/>
      <w:bookmarkStart w:id="350" w:name="_Toc143156743"/>
      <w:bookmarkStart w:id="351" w:name="_Toc143164108"/>
      <w:bookmarkStart w:id="352" w:name="_Toc141786309"/>
      <w:bookmarkStart w:id="353" w:name="_Toc141863813"/>
      <w:bookmarkStart w:id="354" w:name="_Toc141945967"/>
      <w:bookmarkStart w:id="355" w:name="_Toc142905847"/>
      <w:bookmarkStart w:id="356" w:name="_Toc143075767"/>
      <w:bookmarkStart w:id="357" w:name="_Toc143156744"/>
      <w:bookmarkStart w:id="358" w:name="_Toc143164109"/>
      <w:bookmarkStart w:id="359" w:name="_Toc141786310"/>
      <w:bookmarkStart w:id="360" w:name="_Toc141863814"/>
      <w:bookmarkStart w:id="361" w:name="_Toc141945968"/>
      <w:bookmarkStart w:id="362" w:name="_Toc142905848"/>
      <w:bookmarkStart w:id="363" w:name="_Toc143075768"/>
      <w:bookmarkStart w:id="364" w:name="_Toc143156745"/>
      <w:bookmarkStart w:id="365" w:name="_Toc143164110"/>
      <w:bookmarkStart w:id="366" w:name="_Toc141786311"/>
      <w:bookmarkStart w:id="367" w:name="_Toc141863815"/>
      <w:bookmarkStart w:id="368" w:name="_Toc141945969"/>
      <w:bookmarkStart w:id="369" w:name="_Toc142905849"/>
      <w:bookmarkStart w:id="370" w:name="_Toc143075769"/>
      <w:bookmarkStart w:id="371" w:name="_Toc143156746"/>
      <w:bookmarkStart w:id="372" w:name="_Toc143164111"/>
      <w:bookmarkStart w:id="373" w:name="_Toc141786312"/>
      <w:bookmarkStart w:id="374" w:name="_Toc141863816"/>
      <w:bookmarkStart w:id="375" w:name="_Toc141945970"/>
      <w:bookmarkStart w:id="376" w:name="_Toc142905850"/>
      <w:bookmarkStart w:id="377" w:name="_Toc143075770"/>
      <w:bookmarkStart w:id="378" w:name="_Toc143156747"/>
      <w:bookmarkStart w:id="379" w:name="_Toc143164112"/>
      <w:bookmarkStart w:id="380" w:name="_Toc141786313"/>
      <w:bookmarkStart w:id="381" w:name="_Toc141863817"/>
      <w:bookmarkStart w:id="382" w:name="_Toc141945971"/>
      <w:bookmarkStart w:id="383" w:name="_Toc142905851"/>
      <w:bookmarkStart w:id="384" w:name="_Toc143075771"/>
      <w:bookmarkStart w:id="385" w:name="_Toc143156748"/>
      <w:bookmarkStart w:id="386" w:name="_Toc143164113"/>
      <w:bookmarkStart w:id="387" w:name="_Toc141786314"/>
      <w:bookmarkStart w:id="388" w:name="_Toc141863818"/>
      <w:bookmarkStart w:id="389" w:name="_Toc141945972"/>
      <w:bookmarkStart w:id="390" w:name="_Toc142905852"/>
      <w:bookmarkStart w:id="391" w:name="_Toc143075772"/>
      <w:bookmarkStart w:id="392" w:name="_Toc143156749"/>
      <w:bookmarkStart w:id="393" w:name="_Toc143164114"/>
      <w:bookmarkStart w:id="394" w:name="_Toc141786315"/>
      <w:bookmarkStart w:id="395" w:name="_Toc141863819"/>
      <w:bookmarkStart w:id="396" w:name="_Toc141945973"/>
      <w:bookmarkStart w:id="397" w:name="_Toc142905853"/>
      <w:bookmarkStart w:id="398" w:name="_Toc143075773"/>
      <w:bookmarkStart w:id="399" w:name="_Toc143156750"/>
      <w:bookmarkStart w:id="400" w:name="_Toc143164115"/>
      <w:bookmarkStart w:id="401" w:name="_Toc141786316"/>
      <w:bookmarkStart w:id="402" w:name="_Toc141863820"/>
      <w:bookmarkStart w:id="403" w:name="_Toc141945974"/>
      <w:bookmarkStart w:id="404" w:name="_Toc142905854"/>
      <w:bookmarkStart w:id="405" w:name="_Toc143075774"/>
      <w:bookmarkStart w:id="406" w:name="_Toc143156751"/>
      <w:bookmarkStart w:id="407" w:name="_Toc143164116"/>
      <w:bookmarkStart w:id="408" w:name="_Toc141786317"/>
      <w:bookmarkStart w:id="409" w:name="_Toc141863821"/>
      <w:bookmarkStart w:id="410" w:name="_Toc141945975"/>
      <w:bookmarkStart w:id="411" w:name="_Toc142905855"/>
      <w:bookmarkStart w:id="412" w:name="_Toc143075775"/>
      <w:bookmarkStart w:id="413" w:name="_Toc143156752"/>
      <w:bookmarkStart w:id="414" w:name="_Toc143164117"/>
      <w:bookmarkStart w:id="415" w:name="_Toc141786318"/>
      <w:bookmarkStart w:id="416" w:name="_Toc141863822"/>
      <w:bookmarkStart w:id="417" w:name="_Toc141945976"/>
      <w:bookmarkStart w:id="418" w:name="_Toc142905856"/>
      <w:bookmarkStart w:id="419" w:name="_Toc143075776"/>
      <w:bookmarkStart w:id="420" w:name="_Toc143156753"/>
      <w:bookmarkStart w:id="421" w:name="_Toc143164118"/>
      <w:bookmarkStart w:id="422" w:name="_Toc141786319"/>
      <w:bookmarkStart w:id="423" w:name="_Toc141863823"/>
      <w:bookmarkStart w:id="424" w:name="_Toc141945977"/>
      <w:bookmarkStart w:id="425" w:name="_Toc142905857"/>
      <w:bookmarkStart w:id="426" w:name="_Toc143075777"/>
      <w:bookmarkStart w:id="427" w:name="_Toc143156754"/>
      <w:bookmarkStart w:id="428" w:name="_Toc143164119"/>
      <w:bookmarkStart w:id="429" w:name="_Toc141786320"/>
      <w:bookmarkStart w:id="430" w:name="_Toc141863824"/>
      <w:bookmarkStart w:id="431" w:name="_Toc141945978"/>
      <w:bookmarkStart w:id="432" w:name="_Toc142905858"/>
      <w:bookmarkStart w:id="433" w:name="_Toc143075778"/>
      <w:bookmarkStart w:id="434" w:name="_Toc143156755"/>
      <w:bookmarkStart w:id="435" w:name="_Toc143164120"/>
      <w:bookmarkStart w:id="436" w:name="_Toc141786321"/>
      <w:bookmarkStart w:id="437" w:name="_Toc141863825"/>
      <w:bookmarkStart w:id="438" w:name="_Toc141945979"/>
      <w:bookmarkStart w:id="439" w:name="_Toc142905859"/>
      <w:bookmarkStart w:id="440" w:name="_Toc143075779"/>
      <w:bookmarkStart w:id="441" w:name="_Toc143156756"/>
      <w:bookmarkStart w:id="442" w:name="_Toc143164121"/>
      <w:bookmarkStart w:id="443" w:name="_Toc141786322"/>
      <w:bookmarkStart w:id="444" w:name="_Toc141863826"/>
      <w:bookmarkStart w:id="445" w:name="_Toc141945980"/>
      <w:bookmarkStart w:id="446" w:name="_Toc142905860"/>
      <w:bookmarkStart w:id="447" w:name="_Toc143075780"/>
      <w:bookmarkStart w:id="448" w:name="_Toc143156757"/>
      <w:bookmarkStart w:id="449" w:name="_Toc143164122"/>
      <w:bookmarkStart w:id="450" w:name="_Toc141786323"/>
      <w:bookmarkStart w:id="451" w:name="_Toc141863827"/>
      <w:bookmarkStart w:id="452" w:name="_Toc141945981"/>
      <w:bookmarkStart w:id="453" w:name="_Toc142905861"/>
      <w:bookmarkStart w:id="454" w:name="_Toc143075781"/>
      <w:bookmarkStart w:id="455" w:name="_Toc143156758"/>
      <w:bookmarkStart w:id="456" w:name="_Toc143164123"/>
      <w:bookmarkStart w:id="457" w:name="_Toc141786324"/>
      <w:bookmarkStart w:id="458" w:name="_Toc141863828"/>
      <w:bookmarkStart w:id="459" w:name="_Toc141945982"/>
      <w:bookmarkStart w:id="460" w:name="_Toc142905862"/>
      <w:bookmarkStart w:id="461" w:name="_Toc143075782"/>
      <w:bookmarkStart w:id="462" w:name="_Toc143156759"/>
      <w:bookmarkStart w:id="463" w:name="_Toc143164124"/>
      <w:bookmarkStart w:id="464" w:name="_Toc141786325"/>
      <w:bookmarkStart w:id="465" w:name="_Toc141863829"/>
      <w:bookmarkStart w:id="466" w:name="_Toc141945983"/>
      <w:bookmarkStart w:id="467" w:name="_Toc142905863"/>
      <w:bookmarkStart w:id="468" w:name="_Toc143075783"/>
      <w:bookmarkStart w:id="469" w:name="_Toc143156760"/>
      <w:bookmarkStart w:id="470" w:name="_Toc143164125"/>
      <w:bookmarkStart w:id="471" w:name="_Toc141786326"/>
      <w:bookmarkStart w:id="472" w:name="_Toc141863830"/>
      <w:bookmarkStart w:id="473" w:name="_Toc141945984"/>
      <w:bookmarkStart w:id="474" w:name="_Toc142905864"/>
      <w:bookmarkStart w:id="475" w:name="_Toc143075784"/>
      <w:bookmarkStart w:id="476" w:name="_Toc143156761"/>
      <w:bookmarkStart w:id="477" w:name="_Toc143164126"/>
      <w:bookmarkStart w:id="478" w:name="_Toc141786327"/>
      <w:bookmarkStart w:id="479" w:name="_Toc141863831"/>
      <w:bookmarkStart w:id="480" w:name="_Toc141945985"/>
      <w:bookmarkStart w:id="481" w:name="_Toc142905865"/>
      <w:bookmarkStart w:id="482" w:name="_Toc143075785"/>
      <w:bookmarkStart w:id="483" w:name="_Toc143156762"/>
      <w:bookmarkStart w:id="484" w:name="_Toc143164127"/>
      <w:bookmarkStart w:id="485" w:name="_Toc141786328"/>
      <w:bookmarkStart w:id="486" w:name="_Toc141863832"/>
      <w:bookmarkStart w:id="487" w:name="_Toc141945986"/>
      <w:bookmarkStart w:id="488" w:name="_Toc142905866"/>
      <w:bookmarkStart w:id="489" w:name="_Toc143075786"/>
      <w:bookmarkStart w:id="490" w:name="_Toc143156763"/>
      <w:bookmarkStart w:id="491" w:name="_Toc143164128"/>
      <w:bookmarkStart w:id="492" w:name="_Toc141786329"/>
      <w:bookmarkStart w:id="493" w:name="_Toc141863833"/>
      <w:bookmarkStart w:id="494" w:name="_Toc141945987"/>
      <w:bookmarkStart w:id="495" w:name="_Toc142905867"/>
      <w:bookmarkStart w:id="496" w:name="_Toc143075787"/>
      <w:bookmarkStart w:id="497" w:name="_Toc143156764"/>
      <w:bookmarkStart w:id="498" w:name="_Toc143164129"/>
      <w:bookmarkStart w:id="499" w:name="_Toc141786330"/>
      <w:bookmarkStart w:id="500" w:name="_Toc141863834"/>
      <w:bookmarkStart w:id="501" w:name="_Toc141945988"/>
      <w:bookmarkStart w:id="502" w:name="_Toc142905868"/>
      <w:bookmarkStart w:id="503" w:name="_Toc143075788"/>
      <w:bookmarkStart w:id="504" w:name="_Toc143156765"/>
      <w:bookmarkStart w:id="505" w:name="_Toc143164130"/>
      <w:bookmarkStart w:id="506" w:name="_Toc141786331"/>
      <w:bookmarkStart w:id="507" w:name="_Toc141863835"/>
      <w:bookmarkStart w:id="508" w:name="_Toc141945989"/>
      <w:bookmarkStart w:id="509" w:name="_Toc142905869"/>
      <w:bookmarkStart w:id="510" w:name="_Toc143075789"/>
      <w:bookmarkStart w:id="511" w:name="_Toc143156766"/>
      <w:bookmarkStart w:id="512" w:name="_Toc143164131"/>
      <w:bookmarkStart w:id="513" w:name="_Toc141786332"/>
      <w:bookmarkStart w:id="514" w:name="_Toc141863836"/>
      <w:bookmarkStart w:id="515" w:name="_Toc141945990"/>
      <w:bookmarkStart w:id="516" w:name="_Toc142905870"/>
      <w:bookmarkStart w:id="517" w:name="_Toc143075790"/>
      <w:bookmarkStart w:id="518" w:name="_Toc143156767"/>
      <w:bookmarkStart w:id="519" w:name="_Toc143164132"/>
      <w:bookmarkStart w:id="520" w:name="_Toc141786333"/>
      <w:bookmarkStart w:id="521" w:name="_Toc141863837"/>
      <w:bookmarkStart w:id="522" w:name="_Toc141945991"/>
      <w:bookmarkStart w:id="523" w:name="_Toc142905871"/>
      <w:bookmarkStart w:id="524" w:name="_Toc143075791"/>
      <w:bookmarkStart w:id="525" w:name="_Toc143156768"/>
      <w:bookmarkStart w:id="526" w:name="_Toc143164133"/>
      <w:bookmarkStart w:id="527" w:name="_Toc141786334"/>
      <w:bookmarkStart w:id="528" w:name="_Toc141863838"/>
      <w:bookmarkStart w:id="529" w:name="_Toc141945992"/>
      <w:bookmarkStart w:id="530" w:name="_Toc142905872"/>
      <w:bookmarkStart w:id="531" w:name="_Toc143075792"/>
      <w:bookmarkStart w:id="532" w:name="_Toc143156769"/>
      <w:bookmarkStart w:id="533" w:name="_Toc143164134"/>
      <w:bookmarkStart w:id="534" w:name="_Toc141786335"/>
      <w:bookmarkStart w:id="535" w:name="_Toc141863839"/>
      <w:bookmarkStart w:id="536" w:name="_Toc141945993"/>
      <w:bookmarkStart w:id="537" w:name="_Toc142905873"/>
      <w:bookmarkStart w:id="538" w:name="_Toc143075793"/>
      <w:bookmarkStart w:id="539" w:name="_Toc143156770"/>
      <w:bookmarkStart w:id="540" w:name="_Toc143164135"/>
      <w:bookmarkStart w:id="541" w:name="_Toc141786336"/>
      <w:bookmarkStart w:id="542" w:name="_Toc141863840"/>
      <w:bookmarkStart w:id="543" w:name="_Toc141945994"/>
      <w:bookmarkStart w:id="544" w:name="_Toc142905874"/>
      <w:bookmarkStart w:id="545" w:name="_Toc143075794"/>
      <w:bookmarkStart w:id="546" w:name="_Toc143156771"/>
      <w:bookmarkStart w:id="547" w:name="_Toc143164136"/>
      <w:bookmarkStart w:id="548" w:name="_Toc141786337"/>
      <w:bookmarkStart w:id="549" w:name="_Toc141863841"/>
      <w:bookmarkStart w:id="550" w:name="_Toc141945995"/>
      <w:bookmarkStart w:id="551" w:name="_Toc142905875"/>
      <w:bookmarkStart w:id="552" w:name="_Toc143075795"/>
      <w:bookmarkStart w:id="553" w:name="_Toc143156772"/>
      <w:bookmarkStart w:id="554" w:name="_Toc143164137"/>
      <w:bookmarkStart w:id="555" w:name="_Toc141786338"/>
      <w:bookmarkStart w:id="556" w:name="_Toc141863842"/>
      <w:bookmarkStart w:id="557" w:name="_Toc141945996"/>
      <w:bookmarkStart w:id="558" w:name="_Toc142905876"/>
      <w:bookmarkStart w:id="559" w:name="_Toc143075796"/>
      <w:bookmarkStart w:id="560" w:name="_Toc143156773"/>
      <w:bookmarkStart w:id="561" w:name="_Toc143164138"/>
      <w:bookmarkStart w:id="562" w:name="_Toc141786339"/>
      <w:bookmarkStart w:id="563" w:name="_Toc141863843"/>
      <w:bookmarkStart w:id="564" w:name="_Toc141945997"/>
      <w:bookmarkStart w:id="565" w:name="_Toc142905877"/>
      <w:bookmarkStart w:id="566" w:name="_Toc143075797"/>
      <w:bookmarkStart w:id="567" w:name="_Toc143156774"/>
      <w:bookmarkStart w:id="568" w:name="_Toc143164139"/>
      <w:bookmarkStart w:id="569" w:name="_Toc141786340"/>
      <w:bookmarkStart w:id="570" w:name="_Toc141863844"/>
      <w:bookmarkStart w:id="571" w:name="_Toc141945998"/>
      <w:bookmarkStart w:id="572" w:name="_Toc142905878"/>
      <w:bookmarkStart w:id="573" w:name="_Toc143075798"/>
      <w:bookmarkStart w:id="574" w:name="_Toc143156775"/>
      <w:bookmarkStart w:id="575" w:name="_Toc143164140"/>
      <w:bookmarkStart w:id="576" w:name="_Toc141786341"/>
      <w:bookmarkStart w:id="577" w:name="_Toc141863845"/>
      <w:bookmarkStart w:id="578" w:name="_Toc141945999"/>
      <w:bookmarkStart w:id="579" w:name="_Toc142905879"/>
      <w:bookmarkStart w:id="580" w:name="_Toc143075799"/>
      <w:bookmarkStart w:id="581" w:name="_Toc143156776"/>
      <w:bookmarkStart w:id="582" w:name="_Toc143164141"/>
      <w:bookmarkStart w:id="583" w:name="_Toc141786342"/>
      <w:bookmarkStart w:id="584" w:name="_Toc141863846"/>
      <w:bookmarkStart w:id="585" w:name="_Toc141946000"/>
      <w:bookmarkStart w:id="586" w:name="_Toc142905880"/>
      <w:bookmarkStart w:id="587" w:name="_Toc143075800"/>
      <w:bookmarkStart w:id="588" w:name="_Toc143156777"/>
      <w:bookmarkStart w:id="589" w:name="_Toc143164142"/>
      <w:bookmarkStart w:id="590" w:name="_Toc141786343"/>
      <w:bookmarkStart w:id="591" w:name="_Toc141863847"/>
      <w:bookmarkStart w:id="592" w:name="_Toc141946001"/>
      <w:bookmarkStart w:id="593" w:name="_Toc142905881"/>
      <w:bookmarkStart w:id="594" w:name="_Toc143075801"/>
      <w:bookmarkStart w:id="595" w:name="_Toc143156778"/>
      <w:bookmarkStart w:id="596" w:name="_Toc143164143"/>
      <w:bookmarkStart w:id="597" w:name="_Toc141786344"/>
      <w:bookmarkStart w:id="598" w:name="_Toc141863848"/>
      <w:bookmarkStart w:id="599" w:name="_Toc141946002"/>
      <w:bookmarkStart w:id="600" w:name="_Toc142905882"/>
      <w:bookmarkStart w:id="601" w:name="_Toc143075802"/>
      <w:bookmarkStart w:id="602" w:name="_Toc143156779"/>
      <w:bookmarkStart w:id="603" w:name="_Toc143164144"/>
      <w:bookmarkStart w:id="604" w:name="_Toc141786345"/>
      <w:bookmarkStart w:id="605" w:name="_Toc141863849"/>
      <w:bookmarkStart w:id="606" w:name="_Toc141946003"/>
      <w:bookmarkStart w:id="607" w:name="_Toc142905883"/>
      <w:bookmarkStart w:id="608" w:name="_Toc143075803"/>
      <w:bookmarkStart w:id="609" w:name="_Toc143156780"/>
      <w:bookmarkStart w:id="610" w:name="_Toc143164145"/>
      <w:bookmarkStart w:id="611" w:name="_Toc141786346"/>
      <w:bookmarkStart w:id="612" w:name="_Toc141863850"/>
      <w:bookmarkStart w:id="613" w:name="_Toc141946004"/>
      <w:bookmarkStart w:id="614" w:name="_Toc142905884"/>
      <w:bookmarkStart w:id="615" w:name="_Toc143075804"/>
      <w:bookmarkStart w:id="616" w:name="_Toc143156781"/>
      <w:bookmarkStart w:id="617" w:name="_Toc143164146"/>
      <w:bookmarkStart w:id="618" w:name="_Toc141786347"/>
      <w:bookmarkStart w:id="619" w:name="_Toc141863851"/>
      <w:bookmarkStart w:id="620" w:name="_Toc141946005"/>
      <w:bookmarkStart w:id="621" w:name="_Toc142905885"/>
      <w:bookmarkStart w:id="622" w:name="_Toc143075805"/>
      <w:bookmarkStart w:id="623" w:name="_Toc143156782"/>
      <w:bookmarkStart w:id="624" w:name="_Toc143164147"/>
      <w:bookmarkStart w:id="625" w:name="_Toc141786348"/>
      <w:bookmarkStart w:id="626" w:name="_Toc141863852"/>
      <w:bookmarkStart w:id="627" w:name="_Toc141946006"/>
      <w:bookmarkStart w:id="628" w:name="_Toc142905886"/>
      <w:bookmarkStart w:id="629" w:name="_Toc143075806"/>
      <w:bookmarkStart w:id="630" w:name="_Toc143156783"/>
      <w:bookmarkStart w:id="631" w:name="_Toc143164148"/>
      <w:bookmarkStart w:id="632" w:name="_Toc141786349"/>
      <w:bookmarkStart w:id="633" w:name="_Toc141863853"/>
      <w:bookmarkStart w:id="634" w:name="_Toc141946007"/>
      <w:bookmarkStart w:id="635" w:name="_Toc142905887"/>
      <w:bookmarkStart w:id="636" w:name="_Toc143075807"/>
      <w:bookmarkStart w:id="637" w:name="_Toc143156784"/>
      <w:bookmarkStart w:id="638" w:name="_Toc143164149"/>
      <w:bookmarkStart w:id="639" w:name="_Toc141786350"/>
      <w:bookmarkStart w:id="640" w:name="_Toc141863854"/>
      <w:bookmarkStart w:id="641" w:name="_Toc141946008"/>
      <w:bookmarkStart w:id="642" w:name="_Toc142905888"/>
      <w:bookmarkStart w:id="643" w:name="_Toc143075808"/>
      <w:bookmarkStart w:id="644" w:name="_Toc143156785"/>
      <w:bookmarkStart w:id="645" w:name="_Toc143164150"/>
      <w:bookmarkStart w:id="646" w:name="_Toc141786351"/>
      <w:bookmarkStart w:id="647" w:name="_Toc141863855"/>
      <w:bookmarkStart w:id="648" w:name="_Toc141946009"/>
      <w:bookmarkStart w:id="649" w:name="_Toc142905889"/>
      <w:bookmarkStart w:id="650" w:name="_Toc143075809"/>
      <w:bookmarkStart w:id="651" w:name="_Toc143156786"/>
      <w:bookmarkStart w:id="652" w:name="_Toc143164151"/>
      <w:bookmarkStart w:id="653" w:name="_Toc141786352"/>
      <w:bookmarkStart w:id="654" w:name="_Toc141863856"/>
      <w:bookmarkStart w:id="655" w:name="_Toc141946010"/>
      <w:bookmarkStart w:id="656" w:name="_Toc142905890"/>
      <w:bookmarkStart w:id="657" w:name="_Toc143075810"/>
      <w:bookmarkStart w:id="658" w:name="_Toc143156787"/>
      <w:bookmarkStart w:id="659" w:name="_Toc143164152"/>
      <w:bookmarkStart w:id="660" w:name="_Toc141786353"/>
      <w:bookmarkStart w:id="661" w:name="_Toc141863857"/>
      <w:bookmarkStart w:id="662" w:name="_Toc141946011"/>
      <w:bookmarkStart w:id="663" w:name="_Toc142905891"/>
      <w:bookmarkStart w:id="664" w:name="_Toc143075811"/>
      <w:bookmarkStart w:id="665" w:name="_Toc143156788"/>
      <w:bookmarkStart w:id="666" w:name="_Toc143164153"/>
      <w:bookmarkStart w:id="667" w:name="_Toc141786354"/>
      <w:bookmarkStart w:id="668" w:name="_Toc141863858"/>
      <w:bookmarkStart w:id="669" w:name="_Toc141946012"/>
      <w:bookmarkStart w:id="670" w:name="_Toc142905892"/>
      <w:bookmarkStart w:id="671" w:name="_Toc143075812"/>
      <w:bookmarkStart w:id="672" w:name="_Toc143156789"/>
      <w:bookmarkStart w:id="673" w:name="_Toc143164154"/>
      <w:bookmarkStart w:id="674" w:name="_Toc141786355"/>
      <w:bookmarkStart w:id="675" w:name="_Toc141863859"/>
      <w:bookmarkStart w:id="676" w:name="_Toc141946013"/>
      <w:bookmarkStart w:id="677" w:name="_Toc142905893"/>
      <w:bookmarkStart w:id="678" w:name="_Toc143075813"/>
      <w:bookmarkStart w:id="679" w:name="_Toc143156790"/>
      <w:bookmarkStart w:id="680" w:name="_Toc143164155"/>
      <w:bookmarkStart w:id="681" w:name="_Toc141786356"/>
      <w:bookmarkStart w:id="682" w:name="_Toc141863860"/>
      <w:bookmarkStart w:id="683" w:name="_Toc141946014"/>
      <w:bookmarkStart w:id="684" w:name="_Toc142905894"/>
      <w:bookmarkStart w:id="685" w:name="_Toc143075814"/>
      <w:bookmarkStart w:id="686" w:name="_Toc143156791"/>
      <w:bookmarkStart w:id="687" w:name="_Toc143164156"/>
      <w:bookmarkStart w:id="688" w:name="_Toc141786357"/>
      <w:bookmarkStart w:id="689" w:name="_Toc141863861"/>
      <w:bookmarkStart w:id="690" w:name="_Toc141946015"/>
      <w:bookmarkStart w:id="691" w:name="_Toc142905895"/>
      <w:bookmarkStart w:id="692" w:name="_Toc143075815"/>
      <w:bookmarkStart w:id="693" w:name="_Toc143156792"/>
      <w:bookmarkStart w:id="694" w:name="_Toc143164157"/>
      <w:bookmarkStart w:id="695" w:name="_Toc21960262"/>
      <w:bookmarkStart w:id="696" w:name="_Toc38004845"/>
      <w:bookmarkStart w:id="697" w:name="_Toc41371392"/>
      <w:bookmarkStart w:id="698" w:name="_Toc41371836"/>
      <w:bookmarkStart w:id="699" w:name="_Toc87960293"/>
      <w:bookmarkStart w:id="700" w:name="_Ref113517785"/>
      <w:bookmarkStart w:id="701" w:name="_Toc20045864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r w:rsidRPr="006940FB">
        <w:t>RA and PIA Activities at Basic</w:t>
      </w:r>
      <w:bookmarkEnd w:id="695"/>
      <w:r w:rsidRPr="006940FB">
        <w:t xml:space="preserve"> level</w:t>
      </w:r>
      <w:bookmarkEnd w:id="696"/>
      <w:bookmarkEnd w:id="697"/>
      <w:bookmarkEnd w:id="698"/>
      <w:bookmarkEnd w:id="699"/>
      <w:bookmarkEnd w:id="700"/>
      <w:bookmarkEnd w:id="701"/>
    </w:p>
    <w:p w14:paraId="7368BE79" w14:textId="1FAE9B94" w:rsidR="00295C19" w:rsidRPr="006940FB" w:rsidRDefault="00F77887" w:rsidP="00295C19">
      <w:pPr>
        <w:pStyle w:val="Heading3"/>
      </w:pPr>
      <w:bookmarkStart w:id="702" w:name="_Toc200458647"/>
      <w:r w:rsidRPr="006940FB">
        <w:t>Scope</w:t>
      </w:r>
      <w:r w:rsidR="000357F1" w:rsidRPr="006940FB">
        <w:t xml:space="preserve"> and </w:t>
      </w:r>
      <w:r w:rsidR="00D86F38" w:rsidRPr="006940FB">
        <w:t>P</w:t>
      </w:r>
      <w:r w:rsidR="000357F1" w:rsidRPr="006940FB">
        <w:t>lanning</w:t>
      </w:r>
      <w:bookmarkEnd w:id="702"/>
    </w:p>
    <w:p w14:paraId="2D614EBA" w14:textId="76934A28" w:rsidR="00F77887" w:rsidRPr="006940FB" w:rsidRDefault="002F15AF" w:rsidP="00862BFE">
      <w:pPr>
        <w:pStyle w:val="ListBullet2"/>
        <w:ind w:left="0" w:firstLine="0"/>
        <w:pPrChange w:id="703" w:author="Heikki Mäki" w:date="2026-01-15T10:23:00Z" w16du:dateUtc="2026-01-15T08:23:00Z">
          <w:pPr/>
        </w:pPrChange>
      </w:pPr>
      <w:r w:rsidRPr="006940FB">
        <w:rPr>
          <w:b/>
          <w:bCs/>
          <w:iCs/>
        </w:rPr>
        <w:t>RA-SP-1</w:t>
      </w:r>
      <w:r w:rsidR="00FC693F" w:rsidRPr="006940FB">
        <w:rPr>
          <w:b/>
          <w:bCs/>
          <w:iCs/>
        </w:rPr>
        <w:t xml:space="preserve"> </w:t>
      </w:r>
      <w:r w:rsidR="00CD6205" w:rsidRPr="006940FB">
        <w:rPr>
          <w:iCs/>
        </w:rPr>
        <w:t>Define</w:t>
      </w:r>
      <w:r w:rsidR="00CD6205" w:rsidRPr="006940FB">
        <w:t xml:space="preserve"> </w:t>
      </w:r>
      <w:r w:rsidR="000357F1" w:rsidRPr="006940FB">
        <w:t xml:space="preserve">the </w:t>
      </w:r>
      <w:r w:rsidR="00CD6205" w:rsidRPr="006940FB">
        <w:t>scope for the assessment</w:t>
      </w:r>
      <w:r w:rsidR="000357F1" w:rsidRPr="006940FB">
        <w:t xml:space="preserve">. </w:t>
      </w:r>
      <w:r w:rsidR="00221FAB" w:rsidRPr="006940FB">
        <w:t>S</w:t>
      </w:r>
      <w:r w:rsidR="000357F1" w:rsidRPr="006940FB">
        <w:t>cope</w:t>
      </w:r>
      <w:r w:rsidR="00217A19" w:rsidRPr="006940FB">
        <w:t xml:space="preserve"> can be </w:t>
      </w:r>
      <w:r w:rsidR="00624BF3" w:rsidRPr="006940FB">
        <w:t xml:space="preserve">at </w:t>
      </w:r>
      <w:r w:rsidR="00217A19" w:rsidRPr="006940FB">
        <w:t>feature</w:t>
      </w:r>
      <w:r w:rsidR="00624BF3" w:rsidRPr="006940FB">
        <w:t>, product or solution level</w:t>
      </w:r>
      <w:r w:rsidR="00217A19" w:rsidRPr="006940FB">
        <w:t>.</w:t>
      </w:r>
      <w:r w:rsidR="00D36659" w:rsidRPr="006940FB">
        <w:t xml:space="preserve"> Scope shall consider the neighbo</w:t>
      </w:r>
      <w:r w:rsidR="009C140E" w:rsidRPr="006940FB">
        <w:t>ring components</w:t>
      </w:r>
      <w:r w:rsidR="000A2B8E" w:rsidRPr="006940FB">
        <w:t xml:space="preserve"> as interfaces and dependencies</w:t>
      </w:r>
      <w:ins w:id="704" w:author="Heikki Mäki" w:date="2026-01-15T10:23:00Z" w16du:dateUtc="2026-01-15T08:23:00Z">
        <w:r w:rsidR="00F35370">
          <w:t xml:space="preserve">, including </w:t>
        </w:r>
      </w:ins>
      <w:ins w:id="705" w:author="Heikki Mäki" w:date="2026-01-15T10:24:00Z" w16du:dateUtc="2026-01-15T08:24:00Z">
        <w:r w:rsidR="00F35370">
          <w:t>remote data processing services</w:t>
        </w:r>
      </w:ins>
      <w:r w:rsidR="003B5863" w:rsidRPr="006940FB">
        <w:t>.</w:t>
      </w:r>
    </w:p>
    <w:p w14:paraId="3C4BE09F" w14:textId="2403644D" w:rsidR="009D4C7B" w:rsidRPr="006940FB" w:rsidRDefault="009D4C7B" w:rsidP="00C553FD">
      <w:pPr>
        <w:pStyle w:val="ListBullet2"/>
        <w:numPr>
          <w:ilvl w:val="0"/>
          <w:numId w:val="67"/>
        </w:numPr>
        <w:rPr>
          <w:u w:val="single"/>
        </w:rPr>
      </w:pPr>
      <w:r w:rsidRPr="006940FB">
        <w:rPr>
          <w:i/>
          <w:iCs/>
        </w:rPr>
        <w:t>Feature scope</w:t>
      </w:r>
      <w:r w:rsidRPr="006940FB">
        <w:t xml:space="preserve"> relates to incremental development of product features</w:t>
      </w:r>
      <w:r w:rsidR="00F907E8" w:rsidRPr="006940FB">
        <w:t>,</w:t>
      </w:r>
      <w:r w:rsidRPr="006940FB">
        <w:t xml:space="preserve"> concentrating </w:t>
      </w:r>
      <w:r w:rsidR="5F001A97" w:rsidRPr="006940FB">
        <w:t>on</w:t>
      </w:r>
      <w:r w:rsidRPr="006940FB">
        <w:t xml:space="preserve"> the changes since the last product RA/PIA.</w:t>
      </w:r>
    </w:p>
    <w:p w14:paraId="64096AC6" w14:textId="579DF084" w:rsidR="009D4C7B" w:rsidRPr="006940FB" w:rsidRDefault="009D4C7B" w:rsidP="00C553FD">
      <w:pPr>
        <w:pStyle w:val="ListBullet2"/>
        <w:numPr>
          <w:ilvl w:val="0"/>
          <w:numId w:val="67"/>
        </w:numPr>
      </w:pPr>
      <w:r w:rsidRPr="006940FB">
        <w:rPr>
          <w:i/>
          <w:iCs/>
        </w:rPr>
        <w:t>Product scope</w:t>
      </w:r>
      <w:r w:rsidRPr="006940FB">
        <w:t xml:space="preserve"> takes the </w:t>
      </w:r>
      <w:r w:rsidR="00815F5A" w:rsidRPr="006940FB">
        <w:t xml:space="preserve">threat models, </w:t>
      </w:r>
      <w:r w:rsidRPr="006940FB">
        <w:t>risks</w:t>
      </w:r>
      <w:r w:rsidR="0001095E" w:rsidRPr="006940FB">
        <w:t xml:space="preserve"> and</w:t>
      </w:r>
      <w:r w:rsidRPr="006940FB">
        <w:t xml:space="preserve"> </w:t>
      </w:r>
      <w:r w:rsidR="0001095E" w:rsidRPr="006940FB">
        <w:t xml:space="preserve">risk </w:t>
      </w:r>
      <w:r w:rsidRPr="006940FB">
        <w:t>treatment</w:t>
      </w:r>
      <w:r w:rsidR="0001095E" w:rsidRPr="006940FB">
        <w:t xml:space="preserve"> plans </w:t>
      </w:r>
      <w:r w:rsidRPr="006940FB">
        <w:t xml:space="preserve">produced for feature risk assessments and </w:t>
      </w:r>
      <w:r w:rsidR="00DA700E" w:rsidRPr="006940FB">
        <w:t>combines</w:t>
      </w:r>
      <w:r w:rsidRPr="006940FB">
        <w:t xml:space="preserve"> them </w:t>
      </w:r>
      <w:r w:rsidR="00DA700E" w:rsidRPr="006940FB">
        <w:t>forming</w:t>
      </w:r>
      <w:r w:rsidRPr="006940FB">
        <w:t xml:space="preserve"> </w:t>
      </w:r>
      <w:r w:rsidR="00DA700E" w:rsidRPr="006940FB">
        <w:t>a</w:t>
      </w:r>
      <w:r w:rsidRPr="006940FB">
        <w:t xml:space="preserve"> holistic risk assessment for the product. </w:t>
      </w:r>
    </w:p>
    <w:p w14:paraId="345AC91B" w14:textId="77777777" w:rsidR="00E12D27" w:rsidRPr="006940FB" w:rsidRDefault="009D4C7B" w:rsidP="00E12D27">
      <w:pPr>
        <w:pStyle w:val="ListBullet2"/>
        <w:numPr>
          <w:ilvl w:val="0"/>
          <w:numId w:val="67"/>
        </w:numPr>
      </w:pPr>
      <w:r w:rsidRPr="006940FB">
        <w:rPr>
          <w:i/>
          <w:iCs/>
        </w:rPr>
        <w:t>Solution scope</w:t>
      </w:r>
      <w:r w:rsidRPr="006940FB">
        <w:t xml:space="preserve"> </w:t>
      </w:r>
      <w:r w:rsidR="00CD3FE6" w:rsidRPr="006940FB">
        <w:rPr>
          <w:color w:val="000000"/>
          <w:shd w:val="clear" w:color="auto" w:fill="FFFFFF"/>
        </w:rPr>
        <w:t xml:space="preserve">includes products (Ericsson and 3PP) and solution specific local development forming a deliverable solution. Solution RA/PIA </w:t>
      </w:r>
      <w:r w:rsidR="00A042A3" w:rsidRPr="006940FB">
        <w:rPr>
          <w:color w:val="000000"/>
          <w:shd w:val="clear" w:color="auto" w:fill="FFFFFF"/>
        </w:rPr>
        <w:t xml:space="preserve">also </w:t>
      </w:r>
      <w:r w:rsidRPr="006940FB">
        <w:t>takes the residual risks of product risk assessments form</w:t>
      </w:r>
      <w:r w:rsidR="00D975DC" w:rsidRPr="006940FB">
        <w:t>ing</w:t>
      </w:r>
      <w:r w:rsidRPr="006940FB">
        <w:t xml:space="preserve"> a holistic risk assessment for the </w:t>
      </w:r>
      <w:r w:rsidR="00CD3FE6" w:rsidRPr="006940FB">
        <w:t xml:space="preserve">deliverable </w:t>
      </w:r>
      <w:r w:rsidRPr="006940FB">
        <w:t>solution.</w:t>
      </w:r>
      <w:r w:rsidR="00A11B54" w:rsidRPr="006940FB">
        <w:t xml:space="preserve"> Solution project should seek this information from product development units.</w:t>
      </w:r>
    </w:p>
    <w:p w14:paraId="20870224" w14:textId="6B4236A6" w:rsidR="0038714F" w:rsidRDefault="0038714F" w:rsidP="00E12D27">
      <w:pPr>
        <w:pStyle w:val="ListBullet2"/>
        <w:ind w:left="0" w:firstLine="0"/>
        <w:rPr>
          <w:ins w:id="706" w:author="Heikki Mäki" w:date="2026-01-15T10:29:00Z" w16du:dateUtc="2026-01-15T08:29:00Z"/>
        </w:rPr>
      </w:pPr>
      <w:r w:rsidRPr="006940FB">
        <w:t>If necessary for understanding the context, it may also be relevant to define what is excluded from scope.</w:t>
      </w:r>
    </w:p>
    <w:p w14:paraId="02365902" w14:textId="33C22917" w:rsidR="00877470" w:rsidRPr="006940FB" w:rsidRDefault="008F0E87" w:rsidP="00E12D27">
      <w:pPr>
        <w:pStyle w:val="ListBullet2"/>
        <w:ind w:left="0" w:firstLine="0"/>
      </w:pPr>
      <w:ins w:id="707" w:author="Heikki Mäki" w:date="2026-01-15T10:30:00Z" w16du:dateUtc="2026-01-15T08:30:00Z">
        <w:r w:rsidRPr="008F0E87">
          <w:rPr>
            <w:b/>
            <w:bCs/>
            <w:rPrChange w:id="708" w:author="Heikki Mäki" w:date="2026-01-15T10:30:00Z" w16du:dateUtc="2026-01-15T08:30:00Z">
              <w:rPr/>
            </w:rPrChange>
          </w:rPr>
          <w:t>RA-SP-1.1</w:t>
        </w:r>
        <w:r>
          <w:t xml:space="preserve"> </w:t>
        </w:r>
      </w:ins>
      <w:ins w:id="709" w:author="Heikki Mäki" w:date="2026-01-15T10:29:00Z" w16du:dateUtc="2026-01-15T08:29:00Z">
        <w:r w:rsidR="00877470">
          <w:t xml:space="preserve">Define the intended purpose and reasonably foreseeable use </w:t>
        </w:r>
        <w:r w:rsidR="005B7FC9">
          <w:t>for the product in scope.</w:t>
        </w:r>
      </w:ins>
    </w:p>
    <w:p w14:paraId="3D6701B3" w14:textId="2FF6AFC7" w:rsidR="00C72D34" w:rsidRPr="006940FB" w:rsidRDefault="003C3C87" w:rsidP="00D40FAF">
      <w:r w:rsidRPr="006940FB">
        <w:rPr>
          <w:b/>
          <w:bCs/>
        </w:rPr>
        <w:lastRenderedPageBreak/>
        <w:t>RA-SP-2</w:t>
      </w:r>
      <w:r w:rsidR="00FC693F" w:rsidRPr="006940FB">
        <w:rPr>
          <w:b/>
          <w:bCs/>
        </w:rPr>
        <w:t xml:space="preserve"> </w:t>
      </w:r>
      <w:r w:rsidR="00F358A7" w:rsidRPr="006940FB">
        <w:t xml:space="preserve">Plan </w:t>
      </w:r>
      <w:r w:rsidR="0064259F" w:rsidRPr="006940FB">
        <w:t>the</w:t>
      </w:r>
      <w:r w:rsidR="00F358A7" w:rsidRPr="006940FB">
        <w:t xml:space="preserve"> assessment according to </w:t>
      </w:r>
      <w:r w:rsidR="00D20A3F" w:rsidRPr="006940FB">
        <w:t xml:space="preserve">relevant </w:t>
      </w:r>
      <w:r w:rsidR="0064259F" w:rsidRPr="006940FB">
        <w:t>decision points</w:t>
      </w:r>
      <w:r w:rsidR="00981652" w:rsidRPr="006940FB">
        <w:t>.</w:t>
      </w:r>
    </w:p>
    <w:p w14:paraId="33E0D70B" w14:textId="4E0334C6" w:rsidR="00C72D34" w:rsidRPr="006940FB" w:rsidRDefault="00A800EF" w:rsidP="00A800EF">
      <w:pPr>
        <w:pStyle w:val="ListParagraph"/>
        <w:numPr>
          <w:ilvl w:val="0"/>
          <w:numId w:val="61"/>
        </w:numPr>
      </w:pPr>
      <w:r w:rsidRPr="006940FB">
        <w:t>Feature scope: started at F1, completed by F</w:t>
      </w:r>
      <w:r w:rsidR="00A9103D" w:rsidRPr="006940FB">
        <w:t>4</w:t>
      </w:r>
    </w:p>
    <w:p w14:paraId="0C377010" w14:textId="242BC8FA" w:rsidR="00A800EF" w:rsidRPr="006940FB" w:rsidRDefault="00A800EF" w:rsidP="00A800EF">
      <w:pPr>
        <w:pStyle w:val="ListParagraph"/>
        <w:numPr>
          <w:ilvl w:val="0"/>
          <w:numId w:val="61"/>
        </w:numPr>
      </w:pPr>
      <w:r w:rsidRPr="006940FB">
        <w:t>Product scope: started at PRM (</w:t>
      </w:r>
      <w:r w:rsidR="00A9103D" w:rsidRPr="006940FB">
        <w:t>Ready for Marketing)</w:t>
      </w:r>
      <w:r w:rsidRPr="006940FB">
        <w:t>, completed by PRA (</w:t>
      </w:r>
      <w:r w:rsidR="00A9103D" w:rsidRPr="006940FB">
        <w:t xml:space="preserve">Ready for </w:t>
      </w:r>
      <w:r w:rsidRPr="006940FB">
        <w:t>Limited Availability)</w:t>
      </w:r>
    </w:p>
    <w:p w14:paraId="140184CA" w14:textId="7B74D4FE" w:rsidR="0064259F" w:rsidRPr="006940FB" w:rsidRDefault="0064259F" w:rsidP="00A800EF">
      <w:pPr>
        <w:pStyle w:val="ListParagraph"/>
        <w:numPr>
          <w:ilvl w:val="0"/>
          <w:numId w:val="61"/>
        </w:numPr>
      </w:pPr>
      <w:r w:rsidRPr="006940FB">
        <w:t xml:space="preserve">Solution scope: </w:t>
      </w:r>
      <w:r w:rsidR="002D2E55" w:rsidRPr="006940FB">
        <w:t>not defined in this instruction</w:t>
      </w:r>
    </w:p>
    <w:p w14:paraId="7323851F" w14:textId="7A13ACF1" w:rsidR="00AC28C7" w:rsidRDefault="003C52F4" w:rsidP="00A25DF4">
      <w:pPr>
        <w:rPr>
          <w:ins w:id="710" w:author="Heikki Mäki" w:date="2026-01-15T13:08:00Z" w16du:dateUtc="2026-01-15T11:08:00Z"/>
        </w:rPr>
      </w:pPr>
      <w:r w:rsidRPr="006940FB">
        <w:rPr>
          <w:b/>
          <w:bCs/>
          <w:iCs/>
        </w:rPr>
        <w:t>RA-SP-3</w:t>
      </w:r>
      <w:r w:rsidR="00FC693F" w:rsidRPr="006940FB">
        <w:rPr>
          <w:b/>
          <w:bCs/>
          <w:iCs/>
        </w:rPr>
        <w:t xml:space="preserve"> </w:t>
      </w:r>
      <w:r w:rsidR="00152736" w:rsidRPr="006940FB">
        <w:t xml:space="preserve">Assessment should be </w:t>
      </w:r>
      <w:r w:rsidR="00E10CF5" w:rsidRPr="006940FB">
        <w:t>re</w:t>
      </w:r>
      <w:r w:rsidR="004C5FAE" w:rsidRPr="006940FB">
        <w:t>peated for every Major release or on</w:t>
      </w:r>
      <w:r w:rsidR="005F60D2" w:rsidRPr="006940FB">
        <w:t>c</w:t>
      </w:r>
      <w:r w:rsidR="004C5FAE" w:rsidRPr="006940FB">
        <w:t xml:space="preserve">e </w:t>
      </w:r>
      <w:r w:rsidR="005F60D2" w:rsidRPr="006940FB">
        <w:t>per</w:t>
      </w:r>
      <w:r w:rsidR="004C5FAE" w:rsidRPr="006940FB">
        <w:t xml:space="preserve"> year </w:t>
      </w:r>
      <w:r w:rsidR="005F60D2" w:rsidRPr="006940FB">
        <w:t>at</w:t>
      </w:r>
      <w:r w:rsidR="004C5FAE" w:rsidRPr="006940FB">
        <w:t xml:space="preserve"> mi</w:t>
      </w:r>
      <w:r w:rsidR="005F60D2" w:rsidRPr="006940FB">
        <w:t>ni</w:t>
      </w:r>
      <w:r w:rsidR="004C5FAE" w:rsidRPr="006940FB">
        <w:t>mum</w:t>
      </w:r>
      <w:del w:id="711" w:author="Heikki Mäki" w:date="2026-01-14T12:20:00Z" w16du:dateUtc="2026-01-14T10:20:00Z">
        <w:r w:rsidR="00C677D7" w:rsidRPr="006940FB" w:rsidDel="004C7CA3">
          <w:delText xml:space="preserve"> if there has been new development since last assessment</w:delText>
        </w:r>
      </w:del>
      <w:ins w:id="712" w:author="Heikki Mäki" w:date="2026-01-14T12:20:00Z" w16du:dateUtc="2026-01-14T10:20:00Z">
        <w:r w:rsidR="004C7CA3" w:rsidRPr="004C7CA3">
          <w:t xml:space="preserve"> </w:t>
        </w:r>
        <w:r w:rsidR="004C7CA3">
          <w:t>until the End of Maintenance</w:t>
        </w:r>
      </w:ins>
      <w:r w:rsidR="004C5FAE" w:rsidRPr="006940FB">
        <w:t>.</w:t>
      </w:r>
    </w:p>
    <w:p w14:paraId="246297AF" w14:textId="38D6D1CA" w:rsidR="00880338" w:rsidRPr="00880338" w:rsidRDefault="00880338" w:rsidP="00A25DF4">
      <w:ins w:id="713" w:author="Heikki Mäki" w:date="2026-01-15T13:08:00Z" w16du:dateUtc="2026-01-15T11:08:00Z">
        <w:r w:rsidRPr="00880338">
          <w:rPr>
            <w:b/>
            <w:bCs/>
            <w:rPrChange w:id="714" w:author="Heikki Mäki" w:date="2026-01-15T13:08:00Z" w16du:dateUtc="2026-01-15T11:08:00Z">
              <w:rPr/>
            </w:rPrChange>
          </w:rPr>
          <w:t>RA-SP-4</w:t>
        </w:r>
        <w:r>
          <w:t xml:space="preserve"> All risks identified in previous assessment</w:t>
        </w:r>
        <w:r w:rsidR="002A580C">
          <w:t>s</w:t>
        </w:r>
        <w:r>
          <w:t xml:space="preserve"> </w:t>
        </w:r>
        <w:r w:rsidR="002A580C">
          <w:t xml:space="preserve">and </w:t>
        </w:r>
      </w:ins>
      <w:ins w:id="715" w:author="Heikki Mäki" w:date="2026-01-15T13:10:00Z" w16du:dateUtc="2026-01-15T11:10:00Z">
        <w:r w:rsidR="00D2011A">
          <w:t xml:space="preserve">management of </w:t>
        </w:r>
      </w:ins>
      <w:ins w:id="716" w:author="Heikki Mäki" w:date="2026-01-15T13:08:00Z" w16du:dateUtc="2026-01-15T11:08:00Z">
        <w:r w:rsidR="002A580C">
          <w:t xml:space="preserve">their treatment </w:t>
        </w:r>
        <w:r>
          <w:t>shall be reviewed.</w:t>
        </w:r>
      </w:ins>
      <w:ins w:id="717" w:author="Heikki Mäki" w:date="2026-01-15T13:09:00Z" w16du:dateUtc="2026-01-15T11:09:00Z">
        <w:r w:rsidR="00E67210">
          <w:t xml:space="preserve"> Review </w:t>
        </w:r>
        <w:proofErr w:type="gramStart"/>
        <w:r w:rsidR="00E67210">
          <w:t>shall</w:t>
        </w:r>
        <w:proofErr w:type="gramEnd"/>
        <w:r w:rsidR="00E67210">
          <w:t xml:space="preserve"> also consider any changes in product</w:t>
        </w:r>
      </w:ins>
      <w:ins w:id="718" w:author="Heikki Mäki" w:date="2026-01-15T13:10:00Z" w16du:dateUtc="2026-01-15T11:10:00Z">
        <w:r w:rsidR="0033491A">
          <w:t xml:space="preserve">'s context and </w:t>
        </w:r>
      </w:ins>
      <w:ins w:id="719" w:author="Heikki Mäki" w:date="2026-01-15T13:09:00Z" w16du:dateUtc="2026-01-15T11:09:00Z">
        <w:r w:rsidR="00E67210">
          <w:t>earlier made assumptions</w:t>
        </w:r>
      </w:ins>
      <w:ins w:id="720" w:author="Heikki Mäki" w:date="2026-01-15T13:10:00Z" w16du:dateUtc="2026-01-15T11:10:00Z">
        <w:r w:rsidR="0033491A">
          <w:t>.</w:t>
        </w:r>
      </w:ins>
    </w:p>
    <w:p w14:paraId="22E8CAE7" w14:textId="77777777" w:rsidR="00FF6052" w:rsidRPr="006940FB" w:rsidRDefault="00FF6052" w:rsidP="00DF6B6C">
      <w:pPr>
        <w:pStyle w:val="Heading3"/>
      </w:pPr>
      <w:bookmarkStart w:id="721" w:name="_Ref39845910"/>
      <w:bookmarkStart w:id="722" w:name="_Toc41371393"/>
      <w:bookmarkStart w:id="723" w:name="_Toc41371837"/>
      <w:bookmarkStart w:id="724" w:name="_Toc87960294"/>
      <w:bookmarkStart w:id="725" w:name="_Toc200458648"/>
      <w:bookmarkStart w:id="726" w:name="_Toc21960263"/>
      <w:bookmarkStart w:id="727" w:name="_Ref39482705"/>
      <w:bookmarkStart w:id="728" w:name="_Ref39482712"/>
      <w:r w:rsidRPr="006940FB">
        <w:t>Draw a Data Flow Diagram (DFD)</w:t>
      </w:r>
      <w:bookmarkEnd w:id="721"/>
      <w:bookmarkEnd w:id="722"/>
      <w:bookmarkEnd w:id="723"/>
      <w:bookmarkEnd w:id="724"/>
      <w:bookmarkEnd w:id="725"/>
    </w:p>
    <w:p w14:paraId="57BCC7B3" w14:textId="251BA5E8" w:rsidR="00FF6052" w:rsidRPr="006940FB" w:rsidRDefault="0024423D" w:rsidP="00CF147D">
      <w:r w:rsidRPr="006940FB">
        <w:rPr>
          <w:b/>
          <w:bCs/>
          <w:iCs/>
        </w:rPr>
        <w:t>RA-DF-1</w:t>
      </w:r>
      <w:r w:rsidR="00FC693F" w:rsidRPr="006940FB">
        <w:rPr>
          <w:b/>
          <w:bCs/>
          <w:iCs/>
        </w:rPr>
        <w:t xml:space="preserve"> </w:t>
      </w:r>
      <w:r w:rsidR="00FF6052" w:rsidRPr="006940FB">
        <w:t xml:space="preserve">Draw (or update) the data flow diagram for the system in the scope so that it captures the main components of the system, its data stores, </w:t>
      </w:r>
      <w:r w:rsidR="001B13A2" w:rsidRPr="006940FB">
        <w:t>external</w:t>
      </w:r>
      <w:r w:rsidR="77F4B44C" w:rsidRPr="006940FB">
        <w:t xml:space="preserve"> </w:t>
      </w:r>
      <w:r w:rsidR="00FF6052" w:rsidRPr="006940FB">
        <w:t>entities, and data flows and trust boundaries between these at relevant scope and detail.</w:t>
      </w:r>
      <w:r w:rsidR="008F25B7" w:rsidRPr="006940FB">
        <w:t xml:space="preserve"> </w:t>
      </w:r>
      <w:r w:rsidR="00FF6052" w:rsidRPr="006940FB">
        <w:t>The data flow diagram should sufficiently cover the security architecture and the attack surface of the system in scope.</w:t>
      </w:r>
    </w:p>
    <w:p w14:paraId="5ACA2824" w14:textId="15912C75" w:rsidR="00BC6BC6" w:rsidRPr="006940FB" w:rsidRDefault="00BC6BC6" w:rsidP="00CF147D">
      <w:r w:rsidRPr="006940FB">
        <w:rPr>
          <w:b/>
          <w:bCs/>
        </w:rPr>
        <w:t>RA-DF-2</w:t>
      </w:r>
      <w:r w:rsidRPr="006940FB">
        <w:t xml:space="preserve"> </w:t>
      </w:r>
      <w:r w:rsidR="001113CC" w:rsidRPr="006940FB">
        <w:t>Ensure all components, data stores, external entities, data flows</w:t>
      </w:r>
      <w:r w:rsidR="00D6052D" w:rsidRPr="006940FB">
        <w:t xml:space="preserve"> and trust boundaries</w:t>
      </w:r>
      <w:r w:rsidR="001113CC" w:rsidRPr="006940FB">
        <w:t xml:space="preserve"> in the diagram are </w:t>
      </w:r>
      <w:r w:rsidR="0030105E" w:rsidRPr="006940FB">
        <w:t xml:space="preserve">annotated </w:t>
      </w:r>
      <w:r w:rsidR="001113CC" w:rsidRPr="006940FB">
        <w:t xml:space="preserve">with unique labels or identifiers. These unique labels are required to enable clear referencing and traceability from outside the diagrams, particularly for </w:t>
      </w:r>
      <w:r w:rsidR="009D409F" w:rsidRPr="006940FB">
        <w:t>threat modeling</w:t>
      </w:r>
      <w:r w:rsidR="00931428" w:rsidRPr="006940FB">
        <w:t xml:space="preserve">, risk analysis </w:t>
      </w:r>
      <w:r w:rsidR="001113CC" w:rsidRPr="006940FB">
        <w:t xml:space="preserve">and </w:t>
      </w:r>
      <w:r w:rsidR="00C0714E" w:rsidRPr="006940FB">
        <w:t>personal data classification</w:t>
      </w:r>
      <w:r w:rsidR="001113CC" w:rsidRPr="006940FB">
        <w:t>.</w:t>
      </w:r>
    </w:p>
    <w:p w14:paraId="3ED22316" w14:textId="284B3FBA" w:rsidR="004266BC" w:rsidRPr="006940FB" w:rsidRDefault="00FF6052" w:rsidP="000A5157">
      <w:r w:rsidRPr="006940FB">
        <w:t>Data flow diagrams are used in threat modeling to understand the data flows and context of a system.</w:t>
      </w:r>
      <w:r w:rsidR="00AE01CC" w:rsidRPr="006940FB">
        <w:t xml:space="preserve"> </w:t>
      </w:r>
      <w:r w:rsidR="00396417" w:rsidRPr="006940FB">
        <w:t>For DFD notation and tools, refer to</w:t>
      </w:r>
      <w:r w:rsidR="004266BC" w:rsidRPr="006940FB">
        <w:t xml:space="preserve"> </w:t>
      </w:r>
      <w:hyperlink r:id="rId14">
        <w:r w:rsidR="00B0634A" w:rsidRPr="006940FB">
          <w:rPr>
            <w:rStyle w:val="Hyperlink"/>
          </w:rPr>
          <w:t>RA/PIA Guidelines</w:t>
        </w:r>
      </w:hyperlink>
      <w:r w:rsidR="00B0634A" w:rsidRPr="006940FB">
        <w:t xml:space="preserve"> </w:t>
      </w:r>
      <w:r w:rsidR="00B0634A" w:rsidRPr="006940FB">
        <w:fldChar w:fldCharType="begin"/>
      </w:r>
      <w:r w:rsidR="00B0634A" w:rsidRPr="006940FB">
        <w:instrText xml:space="preserve"> REF _Ref118462580 \r \h </w:instrText>
      </w:r>
      <w:r w:rsidR="00B0634A" w:rsidRPr="006940FB">
        <w:fldChar w:fldCharType="separate"/>
      </w:r>
      <w:r w:rsidR="006940FB">
        <w:t>[15]</w:t>
      </w:r>
      <w:r w:rsidR="00B0634A" w:rsidRPr="006940FB">
        <w:fldChar w:fldCharType="end"/>
      </w:r>
      <w:r w:rsidR="00396417" w:rsidRPr="006940FB">
        <w:t>.</w:t>
      </w:r>
    </w:p>
    <w:p w14:paraId="2AF5B967" w14:textId="300E6771" w:rsidR="00FF6052" w:rsidRPr="006940FB" w:rsidRDefault="00FF6052" w:rsidP="00DF6B6C">
      <w:pPr>
        <w:pStyle w:val="Heading3"/>
      </w:pPr>
      <w:bookmarkStart w:id="729" w:name="_Toc142905900"/>
      <w:bookmarkStart w:id="730" w:name="_Toc143075820"/>
      <w:bookmarkStart w:id="731" w:name="_Toc143156797"/>
      <w:bookmarkStart w:id="732" w:name="_Toc143164162"/>
      <w:bookmarkStart w:id="733" w:name="_Toc142905901"/>
      <w:bookmarkStart w:id="734" w:name="_Toc143075821"/>
      <w:bookmarkStart w:id="735" w:name="_Toc143156798"/>
      <w:bookmarkStart w:id="736" w:name="_Toc143164163"/>
      <w:bookmarkStart w:id="737" w:name="_Toc142905915"/>
      <w:bookmarkStart w:id="738" w:name="_Toc143075835"/>
      <w:bookmarkStart w:id="739" w:name="_Toc143156812"/>
      <w:bookmarkStart w:id="740" w:name="_Toc143164177"/>
      <w:bookmarkStart w:id="741" w:name="_Toc142905931"/>
      <w:bookmarkStart w:id="742" w:name="_Toc143075851"/>
      <w:bookmarkStart w:id="743" w:name="_Toc143156828"/>
      <w:bookmarkStart w:id="744" w:name="_Toc143164193"/>
      <w:bookmarkStart w:id="745" w:name="_Toc142905932"/>
      <w:bookmarkStart w:id="746" w:name="_Toc143075852"/>
      <w:bookmarkStart w:id="747" w:name="_Toc143156829"/>
      <w:bookmarkStart w:id="748" w:name="_Toc143164194"/>
      <w:bookmarkStart w:id="749" w:name="_Toc142905933"/>
      <w:bookmarkStart w:id="750" w:name="_Toc143075853"/>
      <w:bookmarkStart w:id="751" w:name="_Toc143156830"/>
      <w:bookmarkStart w:id="752" w:name="_Toc143164195"/>
      <w:bookmarkStart w:id="753" w:name="_Toc142905934"/>
      <w:bookmarkStart w:id="754" w:name="_Toc143075854"/>
      <w:bookmarkStart w:id="755" w:name="_Toc143156831"/>
      <w:bookmarkStart w:id="756" w:name="_Toc143164196"/>
      <w:bookmarkStart w:id="757" w:name="_Toc142905935"/>
      <w:bookmarkStart w:id="758" w:name="_Toc143075855"/>
      <w:bookmarkStart w:id="759" w:name="_Toc143156832"/>
      <w:bookmarkStart w:id="760" w:name="_Toc143164197"/>
      <w:bookmarkStart w:id="761" w:name="_Toc141786362"/>
      <w:bookmarkStart w:id="762" w:name="_Toc141863866"/>
      <w:bookmarkStart w:id="763" w:name="_Toc141946020"/>
      <w:bookmarkStart w:id="764" w:name="_Toc142905936"/>
      <w:bookmarkStart w:id="765" w:name="_Toc143075856"/>
      <w:bookmarkStart w:id="766" w:name="_Toc143156833"/>
      <w:bookmarkStart w:id="767" w:name="_Toc143164198"/>
      <w:bookmarkStart w:id="768" w:name="_Identify_assets"/>
      <w:bookmarkStart w:id="769" w:name="_Toc38004847"/>
      <w:bookmarkStart w:id="770" w:name="_Toc41371394"/>
      <w:bookmarkStart w:id="771" w:name="_Toc41371838"/>
      <w:bookmarkStart w:id="772" w:name="_Toc87960295"/>
      <w:bookmarkStart w:id="773" w:name="_Ref141863657"/>
      <w:bookmarkStart w:id="774" w:name="_Toc200458649"/>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r w:rsidRPr="006940FB">
        <w:t>Identify Assets</w:t>
      </w:r>
      <w:bookmarkEnd w:id="726"/>
      <w:bookmarkEnd w:id="727"/>
      <w:bookmarkEnd w:id="728"/>
      <w:bookmarkEnd w:id="769"/>
      <w:bookmarkEnd w:id="770"/>
      <w:bookmarkEnd w:id="771"/>
      <w:bookmarkEnd w:id="772"/>
      <w:bookmarkEnd w:id="773"/>
      <w:bookmarkEnd w:id="774"/>
    </w:p>
    <w:p w14:paraId="11393C96" w14:textId="4D289C74" w:rsidR="00FF6052" w:rsidRPr="006940FB" w:rsidRDefault="0041714C" w:rsidP="00CF147D">
      <w:r w:rsidRPr="006940FB">
        <w:rPr>
          <w:b/>
          <w:bCs/>
        </w:rPr>
        <w:t>RA-AS-1</w:t>
      </w:r>
      <w:r w:rsidR="00FC693F" w:rsidRPr="006940FB">
        <w:rPr>
          <w:b/>
          <w:bCs/>
        </w:rPr>
        <w:t xml:space="preserve"> </w:t>
      </w:r>
      <w:r w:rsidR="00FF6052" w:rsidRPr="006940FB">
        <w:t xml:space="preserve">In the scope of the assessment, identify the assets (tangible and intangible) </w:t>
      </w:r>
      <w:r w:rsidR="5D445C3A" w:rsidRPr="006940FB">
        <w:t xml:space="preserve">for which the </w:t>
      </w:r>
      <w:r w:rsidR="00FF6052" w:rsidRPr="006940FB">
        <w:rPr>
          <w:u w:val="single"/>
        </w:rPr>
        <w:t>loss</w:t>
      </w:r>
      <w:r w:rsidR="00FF6052" w:rsidRPr="006940FB">
        <w:t xml:space="preserve"> of confidentiality, integrity and/or availability would have </w:t>
      </w:r>
      <w:r w:rsidR="00FF6052" w:rsidRPr="006940FB">
        <w:rPr>
          <w:u w:val="single"/>
        </w:rPr>
        <w:t>adverse impacts</w:t>
      </w:r>
      <w:r w:rsidR="00FF6052" w:rsidRPr="006940FB">
        <w:t xml:space="preserve"> </w:t>
      </w:r>
      <w:proofErr w:type="gramStart"/>
      <w:r w:rsidR="00FF6052" w:rsidRPr="006940FB">
        <w:t>to</w:t>
      </w:r>
      <w:proofErr w:type="gramEnd"/>
      <w:r w:rsidR="00FF6052" w:rsidRPr="006940FB">
        <w:t xml:space="preserve"> the product/solution or the organization operating them.</w:t>
      </w:r>
      <w:r w:rsidR="005D5493" w:rsidRPr="006940FB">
        <w:t xml:space="preserve"> </w:t>
      </w:r>
      <w:r w:rsidR="00FF6052" w:rsidRPr="006940FB">
        <w:t xml:space="preserve">Assets are generally any data, device (physical or logical) or other components of the product/solution that supports activities related to processing the data. </w:t>
      </w:r>
    </w:p>
    <w:p w14:paraId="5B8F5D2E" w14:textId="0AC21DDE" w:rsidR="00FC27E6" w:rsidRPr="006940FB" w:rsidRDefault="0041714C" w:rsidP="00CF147D">
      <w:bookmarkStart w:id="775" w:name="_Classify_assets"/>
      <w:bookmarkStart w:id="776" w:name="_Toc21960264"/>
      <w:bookmarkEnd w:id="775"/>
      <w:r w:rsidRPr="006940FB">
        <w:rPr>
          <w:b/>
          <w:bCs/>
          <w:iCs/>
        </w:rPr>
        <w:t>RA-AS-2</w:t>
      </w:r>
      <w:r w:rsidR="00FC693F" w:rsidRPr="006940FB">
        <w:rPr>
          <w:b/>
          <w:bCs/>
          <w:iCs/>
        </w:rPr>
        <w:t xml:space="preserve"> </w:t>
      </w:r>
      <w:r w:rsidR="000005A7" w:rsidRPr="006940FB">
        <w:t>Evaluate the impact in case of loss of confidentiality, integrity and availability</w:t>
      </w:r>
      <w:r w:rsidR="000005A7" w:rsidRPr="006940FB" w:rsidDel="00B74E86">
        <w:t xml:space="preserve"> </w:t>
      </w:r>
      <w:r w:rsidR="000005A7" w:rsidRPr="006940FB">
        <w:t xml:space="preserve">for each asset. This defines </w:t>
      </w:r>
      <w:r w:rsidR="00FF6052" w:rsidRPr="006940FB">
        <w:t>the</w:t>
      </w:r>
      <w:r w:rsidR="00840CBB" w:rsidRPr="006940FB">
        <w:t xml:space="preserve"> </w:t>
      </w:r>
      <w:r w:rsidR="00D85302" w:rsidRPr="006940FB">
        <w:rPr>
          <w:u w:val="single"/>
        </w:rPr>
        <w:t>p</w:t>
      </w:r>
      <w:r w:rsidR="00840CBB" w:rsidRPr="006940FB">
        <w:rPr>
          <w:u w:val="single"/>
        </w:rPr>
        <w:t xml:space="preserve">rotection </w:t>
      </w:r>
      <w:r w:rsidR="00D85302" w:rsidRPr="006940FB">
        <w:rPr>
          <w:u w:val="single"/>
        </w:rPr>
        <w:t>p</w:t>
      </w:r>
      <w:r w:rsidR="00840CBB" w:rsidRPr="006940FB">
        <w:rPr>
          <w:u w:val="single"/>
        </w:rPr>
        <w:t>rofile</w:t>
      </w:r>
      <w:r w:rsidR="00EC7DD2" w:rsidRPr="006940FB">
        <w:t xml:space="preserve"> </w:t>
      </w:r>
      <w:r w:rsidR="00FF6052" w:rsidRPr="006940FB">
        <w:t xml:space="preserve">for </w:t>
      </w:r>
      <w:r w:rsidR="00190CEE" w:rsidRPr="006940FB">
        <w:t xml:space="preserve">the assets. </w:t>
      </w:r>
      <w:r w:rsidR="00FD11BA" w:rsidRPr="006940FB">
        <w:t xml:space="preserve">There are five levels of impact: Insignificant, Low, Medium, High and Very High. </w:t>
      </w:r>
      <w:r w:rsidR="00551487" w:rsidRPr="006940FB">
        <w:t xml:space="preserve">The levels </w:t>
      </w:r>
      <w:r w:rsidR="00816402" w:rsidRPr="006940FB">
        <w:t>are</w:t>
      </w:r>
      <w:r w:rsidR="00551487" w:rsidRPr="006940FB">
        <w:t xml:space="preserve"> mapped to</w:t>
      </w:r>
      <w:r w:rsidR="007030AD" w:rsidRPr="006940FB">
        <w:t xml:space="preserve"> loss of confidentiality, loss of integrity and loss of availability.</w:t>
      </w:r>
      <w:r w:rsidR="000E75E4" w:rsidRPr="006940FB">
        <w:t xml:space="preserve"> The impact </w:t>
      </w:r>
      <w:r w:rsidR="00BF3956" w:rsidRPr="006940FB">
        <w:t>can</w:t>
      </w:r>
      <w:r w:rsidR="000E75E4" w:rsidRPr="006940FB">
        <w:t xml:space="preserve"> also be deemed as Not Applicable.</w:t>
      </w:r>
    </w:p>
    <w:p w14:paraId="267C2347" w14:textId="43B6BFBC" w:rsidR="00FF6052" w:rsidRPr="006940FB" w:rsidRDefault="00FF6052" w:rsidP="00E36F7E">
      <w:pPr>
        <w:pStyle w:val="Caption"/>
        <w:keepNext/>
      </w:pPr>
      <w:r w:rsidRPr="006940FB">
        <w:lastRenderedPageBreak/>
        <w:t xml:space="preserve">Table </w:t>
      </w:r>
      <w:r w:rsidRPr="006940FB">
        <w:fldChar w:fldCharType="begin"/>
      </w:r>
      <w:r w:rsidRPr="006940FB">
        <w:instrText xml:space="preserve"> SEQ Table \* ARABIC </w:instrText>
      </w:r>
      <w:r w:rsidRPr="006940FB">
        <w:fldChar w:fldCharType="separate"/>
      </w:r>
      <w:r w:rsidR="006940FB">
        <w:rPr>
          <w:noProof/>
        </w:rPr>
        <w:t>1</w:t>
      </w:r>
      <w:r w:rsidRPr="006940FB">
        <w:fldChar w:fldCharType="end"/>
      </w:r>
      <w:r w:rsidRPr="006940FB">
        <w:tab/>
      </w:r>
      <w:r w:rsidR="00EE0E47" w:rsidRPr="006940FB">
        <w:t>Protection pr</w:t>
      </w:r>
      <w:r w:rsidR="00A11950" w:rsidRPr="006940FB">
        <w:t>ofile levels</w:t>
      </w:r>
    </w:p>
    <w:tbl>
      <w:tblPr>
        <w:tblStyle w:val="ListTable3"/>
        <w:tblW w:w="2322" w:type="pct"/>
        <w:tblLayout w:type="fixed"/>
        <w:tblLook w:val="0480" w:firstRow="0" w:lastRow="0" w:firstColumn="1" w:lastColumn="0" w:noHBand="0" w:noVBand="1"/>
      </w:tblPr>
      <w:tblGrid>
        <w:gridCol w:w="1975"/>
        <w:gridCol w:w="2039"/>
      </w:tblGrid>
      <w:tr w:rsidR="00D06D33" w:rsidRPr="006940FB" w14:paraId="0B0D2D63" w14:textId="0B4DEF52" w:rsidTr="00004DF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80" w:type="dxa"/>
            <w:tcBorders>
              <w:top w:val="single" w:sz="12" w:space="0" w:color="auto"/>
              <w:left w:val="single" w:sz="12" w:space="0" w:color="auto"/>
              <w:right w:val="single" w:sz="4" w:space="0" w:color="auto"/>
            </w:tcBorders>
            <w:tcMar>
              <w:top w:w="57" w:type="dxa"/>
              <w:left w:w="57" w:type="dxa"/>
              <w:bottom w:w="57" w:type="dxa"/>
              <w:right w:w="57" w:type="dxa"/>
            </w:tcMar>
            <w:vAlign w:val="center"/>
            <w:hideMark/>
          </w:tcPr>
          <w:p w14:paraId="14C42464" w14:textId="77777777" w:rsidR="00D06D33" w:rsidRPr="006940FB" w:rsidRDefault="00D06D33" w:rsidP="0011139E">
            <w:pPr>
              <w:pStyle w:val="NoSpacing"/>
              <w:jc w:val="center"/>
              <w:rPr>
                <w:sz w:val="18"/>
                <w:szCs w:val="18"/>
              </w:rPr>
            </w:pPr>
            <w:r w:rsidRPr="006940FB">
              <w:rPr>
                <w:sz w:val="18"/>
                <w:szCs w:val="18"/>
              </w:rPr>
              <w:t>Very High (VH)</w:t>
            </w:r>
          </w:p>
        </w:tc>
        <w:tc>
          <w:tcPr>
            <w:tcW w:w="2044" w:type="dxa"/>
            <w:tcBorders>
              <w:top w:val="single" w:sz="12" w:space="0" w:color="auto"/>
              <w:left w:val="single" w:sz="4" w:space="0" w:color="auto"/>
              <w:bottom w:val="single" w:sz="4" w:space="0" w:color="auto"/>
              <w:right w:val="single" w:sz="12" w:space="0" w:color="auto"/>
            </w:tcBorders>
            <w:tcMar>
              <w:top w:w="57" w:type="dxa"/>
              <w:left w:w="57" w:type="dxa"/>
              <w:bottom w:w="57" w:type="dxa"/>
              <w:right w:w="57" w:type="dxa"/>
            </w:tcMar>
            <w:vAlign w:val="center"/>
            <w:hideMark/>
          </w:tcPr>
          <w:p w14:paraId="43B4D2F1" w14:textId="394AA09B" w:rsidR="00D06D33" w:rsidRPr="006940FB" w:rsidRDefault="00D06D33" w:rsidP="00C553FD">
            <w:pPr>
              <w:pStyle w:val="NoSpacing"/>
              <w:jc w:val="center"/>
              <w:cnfStyle w:val="000000100000" w:firstRow="0" w:lastRow="0" w:firstColumn="0" w:lastColumn="0" w:oddVBand="0" w:evenVBand="0" w:oddHBand="1" w:evenHBand="0" w:firstRowFirstColumn="0" w:firstRowLastColumn="0" w:lastRowFirstColumn="0" w:lastRowLastColumn="0"/>
              <w:rPr>
                <w:sz w:val="18"/>
                <w:szCs w:val="18"/>
              </w:rPr>
            </w:pPr>
            <w:r w:rsidRPr="006940FB">
              <w:rPr>
                <w:sz w:val="18"/>
                <w:szCs w:val="18"/>
              </w:rPr>
              <w:t>Severe</w:t>
            </w:r>
          </w:p>
        </w:tc>
      </w:tr>
      <w:tr w:rsidR="002B7A29" w:rsidRPr="006940FB" w14:paraId="3B7662D1" w14:textId="77777777" w:rsidTr="00004DFF">
        <w:trPr>
          <w:trHeight w:val="283"/>
        </w:trPr>
        <w:tc>
          <w:tcPr>
            <w:cnfStyle w:val="001000000000" w:firstRow="0" w:lastRow="0" w:firstColumn="1" w:lastColumn="0" w:oddVBand="0" w:evenVBand="0" w:oddHBand="0" w:evenHBand="0" w:firstRowFirstColumn="0" w:firstRowLastColumn="0" w:lastRowFirstColumn="0" w:lastRowLastColumn="0"/>
            <w:tcW w:w="1980" w:type="dxa"/>
            <w:tcBorders>
              <w:left w:val="single" w:sz="12" w:space="0" w:color="auto"/>
              <w:right w:val="single" w:sz="4" w:space="0" w:color="auto"/>
            </w:tcBorders>
            <w:tcMar>
              <w:top w:w="57" w:type="dxa"/>
              <w:left w:w="57" w:type="dxa"/>
              <w:bottom w:w="57" w:type="dxa"/>
              <w:right w:w="57" w:type="dxa"/>
            </w:tcMar>
            <w:vAlign w:val="center"/>
          </w:tcPr>
          <w:p w14:paraId="7983EF30" w14:textId="62639266" w:rsidR="00D06D33" w:rsidRPr="006940FB" w:rsidRDefault="00D06D33" w:rsidP="0011139E">
            <w:pPr>
              <w:pStyle w:val="NoSpacing"/>
              <w:jc w:val="center"/>
              <w:rPr>
                <w:sz w:val="18"/>
                <w:szCs w:val="18"/>
              </w:rPr>
            </w:pPr>
            <w:r w:rsidRPr="006940FB">
              <w:rPr>
                <w:sz w:val="18"/>
                <w:szCs w:val="18"/>
              </w:rPr>
              <w:t>High (H)</w:t>
            </w:r>
          </w:p>
        </w:tc>
        <w:tc>
          <w:tcPr>
            <w:tcW w:w="2044" w:type="dxa"/>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14:paraId="557C06D0" w14:textId="20F439C9" w:rsidR="00D06D33" w:rsidRPr="006940FB" w:rsidDel="00FC1A74" w:rsidRDefault="00D06D33" w:rsidP="00C553FD">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Significant</w:t>
            </w:r>
          </w:p>
        </w:tc>
      </w:tr>
      <w:tr w:rsidR="002B7A29" w:rsidRPr="006940FB" w14:paraId="2B7E16F5" w14:textId="77777777" w:rsidTr="00004DF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80" w:type="dxa"/>
            <w:tcBorders>
              <w:left w:val="single" w:sz="12" w:space="0" w:color="auto"/>
              <w:right w:val="single" w:sz="4" w:space="0" w:color="auto"/>
            </w:tcBorders>
            <w:tcMar>
              <w:top w:w="57" w:type="dxa"/>
              <w:left w:w="57" w:type="dxa"/>
              <w:bottom w:w="57" w:type="dxa"/>
              <w:right w:w="57" w:type="dxa"/>
            </w:tcMar>
            <w:vAlign w:val="center"/>
          </w:tcPr>
          <w:p w14:paraId="678B4461" w14:textId="0B8BB7AF" w:rsidR="00D06D33" w:rsidRPr="006940FB" w:rsidRDefault="00D06D33" w:rsidP="0011139E">
            <w:pPr>
              <w:pStyle w:val="NoSpacing"/>
              <w:jc w:val="center"/>
              <w:rPr>
                <w:sz w:val="18"/>
                <w:szCs w:val="18"/>
              </w:rPr>
            </w:pPr>
            <w:r w:rsidRPr="006940FB">
              <w:rPr>
                <w:sz w:val="18"/>
                <w:szCs w:val="18"/>
              </w:rPr>
              <w:t>Medium (M)</w:t>
            </w:r>
          </w:p>
        </w:tc>
        <w:tc>
          <w:tcPr>
            <w:tcW w:w="2044" w:type="dxa"/>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14:paraId="64CB2C5B" w14:textId="0A1269ED" w:rsidR="00D06D33" w:rsidRPr="006940FB" w:rsidRDefault="00D06D33" w:rsidP="00C553FD">
            <w:pPr>
              <w:pStyle w:val="NoSpacing"/>
              <w:jc w:val="center"/>
              <w:cnfStyle w:val="000000100000" w:firstRow="0" w:lastRow="0" w:firstColumn="0" w:lastColumn="0" w:oddVBand="0" w:evenVBand="0" w:oddHBand="1" w:evenHBand="0" w:firstRowFirstColumn="0" w:firstRowLastColumn="0" w:lastRowFirstColumn="0" w:lastRowLastColumn="0"/>
              <w:rPr>
                <w:sz w:val="18"/>
                <w:szCs w:val="18"/>
              </w:rPr>
            </w:pPr>
            <w:r w:rsidRPr="006940FB">
              <w:rPr>
                <w:sz w:val="18"/>
                <w:szCs w:val="18"/>
              </w:rPr>
              <w:t>Moderate</w:t>
            </w:r>
          </w:p>
        </w:tc>
      </w:tr>
      <w:tr w:rsidR="002B7A29" w:rsidRPr="006940FB" w14:paraId="5E243370" w14:textId="77777777" w:rsidTr="00004DFF">
        <w:trPr>
          <w:trHeight w:val="283"/>
        </w:trPr>
        <w:tc>
          <w:tcPr>
            <w:cnfStyle w:val="001000000000" w:firstRow="0" w:lastRow="0" w:firstColumn="1" w:lastColumn="0" w:oddVBand="0" w:evenVBand="0" w:oddHBand="0" w:evenHBand="0" w:firstRowFirstColumn="0" w:firstRowLastColumn="0" w:lastRowFirstColumn="0" w:lastRowLastColumn="0"/>
            <w:tcW w:w="1980" w:type="dxa"/>
            <w:tcBorders>
              <w:left w:val="single" w:sz="12" w:space="0" w:color="auto"/>
              <w:right w:val="single" w:sz="4" w:space="0" w:color="auto"/>
            </w:tcBorders>
            <w:tcMar>
              <w:top w:w="57" w:type="dxa"/>
              <w:left w:w="57" w:type="dxa"/>
              <w:bottom w:w="57" w:type="dxa"/>
              <w:right w:w="57" w:type="dxa"/>
            </w:tcMar>
            <w:vAlign w:val="center"/>
          </w:tcPr>
          <w:p w14:paraId="642C9F89" w14:textId="61AD78DA" w:rsidR="00D06D33" w:rsidRPr="006940FB" w:rsidRDefault="00D06D33" w:rsidP="0011139E">
            <w:pPr>
              <w:pStyle w:val="NoSpacing"/>
              <w:jc w:val="center"/>
              <w:rPr>
                <w:sz w:val="18"/>
                <w:szCs w:val="18"/>
              </w:rPr>
            </w:pPr>
            <w:r w:rsidRPr="006940FB">
              <w:rPr>
                <w:sz w:val="18"/>
                <w:szCs w:val="18"/>
              </w:rPr>
              <w:t>Low (L)</w:t>
            </w:r>
          </w:p>
        </w:tc>
        <w:tc>
          <w:tcPr>
            <w:tcW w:w="2044" w:type="dxa"/>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14:paraId="1EF125F6" w14:textId="570226A0" w:rsidR="00D06D33" w:rsidRPr="006940FB" w:rsidRDefault="00D06D33" w:rsidP="00C553FD">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Minor</w:t>
            </w:r>
          </w:p>
        </w:tc>
      </w:tr>
      <w:tr w:rsidR="002B7A29" w:rsidRPr="006940FB" w14:paraId="4B44428F" w14:textId="77777777" w:rsidTr="00004DF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80" w:type="dxa"/>
            <w:tcBorders>
              <w:left w:val="single" w:sz="12" w:space="0" w:color="auto"/>
              <w:bottom w:val="single" w:sz="12" w:space="0" w:color="auto"/>
              <w:right w:val="single" w:sz="4" w:space="0" w:color="auto"/>
            </w:tcBorders>
            <w:tcMar>
              <w:top w:w="57" w:type="dxa"/>
              <w:left w:w="57" w:type="dxa"/>
              <w:bottom w:w="57" w:type="dxa"/>
              <w:right w:w="57" w:type="dxa"/>
            </w:tcMar>
            <w:vAlign w:val="center"/>
          </w:tcPr>
          <w:p w14:paraId="7E1CDA40" w14:textId="2C99270B" w:rsidR="00D06D33" w:rsidRPr="006940FB" w:rsidRDefault="00D06D33" w:rsidP="0011139E">
            <w:pPr>
              <w:pStyle w:val="NoSpacing"/>
              <w:jc w:val="center"/>
              <w:rPr>
                <w:sz w:val="18"/>
                <w:szCs w:val="18"/>
              </w:rPr>
            </w:pPr>
            <w:r w:rsidRPr="006940FB">
              <w:rPr>
                <w:sz w:val="18"/>
                <w:szCs w:val="18"/>
              </w:rPr>
              <w:t>Insignificant (I)</w:t>
            </w:r>
          </w:p>
        </w:tc>
        <w:tc>
          <w:tcPr>
            <w:tcW w:w="2044" w:type="dxa"/>
            <w:tcBorders>
              <w:top w:val="single" w:sz="4" w:space="0" w:color="auto"/>
              <w:left w:val="single" w:sz="4" w:space="0" w:color="auto"/>
              <w:bottom w:val="single" w:sz="12" w:space="0" w:color="auto"/>
              <w:right w:val="single" w:sz="12" w:space="0" w:color="auto"/>
            </w:tcBorders>
            <w:tcMar>
              <w:top w:w="57" w:type="dxa"/>
              <w:left w:w="57" w:type="dxa"/>
              <w:bottom w:w="57" w:type="dxa"/>
              <w:right w:w="57" w:type="dxa"/>
            </w:tcMar>
            <w:vAlign w:val="center"/>
          </w:tcPr>
          <w:p w14:paraId="33EDBFCA" w14:textId="0A7BA631" w:rsidR="00D06D33" w:rsidRPr="006940FB" w:rsidRDefault="00D06D33" w:rsidP="00C553FD">
            <w:pPr>
              <w:pStyle w:val="NoSpacing"/>
              <w:jc w:val="center"/>
              <w:cnfStyle w:val="000000100000" w:firstRow="0" w:lastRow="0" w:firstColumn="0" w:lastColumn="0" w:oddVBand="0" w:evenVBand="0" w:oddHBand="1" w:evenHBand="0" w:firstRowFirstColumn="0" w:firstRowLastColumn="0" w:lastRowFirstColumn="0" w:lastRowLastColumn="0"/>
              <w:rPr>
                <w:sz w:val="18"/>
                <w:szCs w:val="18"/>
              </w:rPr>
            </w:pPr>
            <w:r w:rsidRPr="006940FB">
              <w:rPr>
                <w:sz w:val="18"/>
                <w:szCs w:val="18"/>
              </w:rPr>
              <w:t>Insignificant</w:t>
            </w:r>
          </w:p>
        </w:tc>
      </w:tr>
    </w:tbl>
    <w:p w14:paraId="400006A7" w14:textId="77777777" w:rsidR="001E2821" w:rsidRPr="006940FB" w:rsidRDefault="001E2821" w:rsidP="003950A2"/>
    <w:p w14:paraId="06AF4796" w14:textId="6B7205DC" w:rsidR="00FF6052" w:rsidRPr="006940FB" w:rsidRDefault="00FF6052" w:rsidP="003950A2">
      <w:r w:rsidRPr="006940FB">
        <w:t xml:space="preserve">For instance, a product could have </w:t>
      </w:r>
      <w:r w:rsidR="00984AFC" w:rsidRPr="006940FB">
        <w:t>protection profiles</w:t>
      </w:r>
      <w:r w:rsidRPr="006940FB">
        <w:t xml:space="preserve"> defined for assets A and B as</w:t>
      </w:r>
    </w:p>
    <w:p w14:paraId="3D4D9D7A" w14:textId="71BC8415" w:rsidR="00FE1BCA" w:rsidRPr="006940FB" w:rsidRDefault="00FE1BCA" w:rsidP="00FE1BCA">
      <w:pPr>
        <w:pStyle w:val="Caption"/>
        <w:keepNext/>
      </w:pPr>
      <w:r w:rsidRPr="006940FB">
        <w:t xml:space="preserve">Table </w:t>
      </w:r>
      <w:r w:rsidRPr="006940FB">
        <w:fldChar w:fldCharType="begin"/>
      </w:r>
      <w:r w:rsidRPr="006940FB">
        <w:instrText xml:space="preserve"> SEQ Table \* ARABIC </w:instrText>
      </w:r>
      <w:r w:rsidRPr="006940FB">
        <w:fldChar w:fldCharType="separate"/>
      </w:r>
      <w:r w:rsidR="006940FB">
        <w:rPr>
          <w:noProof/>
        </w:rPr>
        <w:t>2</w:t>
      </w:r>
      <w:r w:rsidRPr="006940FB">
        <w:fldChar w:fldCharType="end"/>
      </w:r>
      <w:r w:rsidRPr="006940FB">
        <w:tab/>
        <w:t>Example asset protection profiles</w:t>
      </w:r>
    </w:p>
    <w:tbl>
      <w:tblPr>
        <w:tblStyle w:val="GridTable4"/>
        <w:tblW w:w="0" w:type="auto"/>
        <w:tblBorders>
          <w:top w:val="single" w:sz="12" w:space="0" w:color="auto"/>
          <w:left w:val="single" w:sz="12" w:space="0" w:color="auto"/>
          <w:bottom w:val="single" w:sz="12" w:space="0" w:color="auto"/>
          <w:right w:val="single" w:sz="12" w:space="0" w:color="auto"/>
        </w:tblBorders>
        <w:tblLook w:val="0680" w:firstRow="0" w:lastRow="0" w:firstColumn="1" w:lastColumn="0" w:noHBand="1" w:noVBand="1"/>
      </w:tblPr>
      <w:tblGrid>
        <w:gridCol w:w="3583"/>
        <w:gridCol w:w="1687"/>
        <w:gridCol w:w="1687"/>
        <w:gridCol w:w="1687"/>
      </w:tblGrid>
      <w:tr w:rsidR="00FF6052" w:rsidRPr="006940FB" w14:paraId="66F73449" w14:textId="6C0BECB1" w:rsidTr="00004DFF">
        <w:trPr>
          <w:trHeight w:val="283"/>
        </w:trPr>
        <w:tc>
          <w:tcPr>
            <w:cnfStyle w:val="001000000000" w:firstRow="0" w:lastRow="0" w:firstColumn="1" w:lastColumn="0" w:oddVBand="0" w:evenVBand="0" w:oddHBand="0" w:evenHBand="0" w:firstRowFirstColumn="0" w:firstRowLastColumn="0" w:lastRowFirstColumn="0" w:lastRowLastColumn="0"/>
            <w:tcW w:w="3595" w:type="dxa"/>
            <w:shd w:val="clear" w:color="auto" w:fill="F2F2F2" w:themeFill="background1"/>
            <w:tcMar>
              <w:top w:w="57" w:type="dxa"/>
              <w:left w:w="57" w:type="dxa"/>
              <w:bottom w:w="57" w:type="dxa"/>
              <w:right w:w="57" w:type="dxa"/>
            </w:tcMar>
            <w:vAlign w:val="center"/>
            <w:hideMark/>
          </w:tcPr>
          <w:p w14:paraId="4F8F41C5" w14:textId="16BCAE38" w:rsidR="00FF6052" w:rsidRPr="006940FB" w:rsidRDefault="00FF6052" w:rsidP="001633A8">
            <w:pPr>
              <w:pStyle w:val="NoSpacing"/>
              <w:jc w:val="center"/>
              <w:rPr>
                <w:b w:val="0"/>
                <w:sz w:val="18"/>
                <w:szCs w:val="18"/>
              </w:rPr>
            </w:pPr>
            <w:r w:rsidRPr="006940FB">
              <w:rPr>
                <w:sz w:val="18"/>
                <w:szCs w:val="18"/>
              </w:rPr>
              <w:t>Asset</w:t>
            </w:r>
          </w:p>
        </w:tc>
        <w:tc>
          <w:tcPr>
            <w:tcW w:w="1689" w:type="dxa"/>
            <w:tcMar>
              <w:top w:w="57" w:type="dxa"/>
              <w:left w:w="57" w:type="dxa"/>
              <w:bottom w:w="57" w:type="dxa"/>
              <w:right w:w="57" w:type="dxa"/>
            </w:tcMar>
            <w:vAlign w:val="center"/>
            <w:hideMark/>
          </w:tcPr>
          <w:p w14:paraId="45DB0C24" w14:textId="0EF95F03"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b/>
                <w:sz w:val="18"/>
                <w:szCs w:val="18"/>
              </w:rPr>
            </w:pPr>
            <w:r w:rsidRPr="006940FB">
              <w:rPr>
                <w:b/>
                <w:sz w:val="18"/>
                <w:szCs w:val="18"/>
              </w:rPr>
              <w:t>Confidentiality</w:t>
            </w:r>
          </w:p>
        </w:tc>
        <w:tc>
          <w:tcPr>
            <w:tcW w:w="1690" w:type="dxa"/>
            <w:tcMar>
              <w:top w:w="57" w:type="dxa"/>
              <w:left w:w="57" w:type="dxa"/>
              <w:bottom w:w="57" w:type="dxa"/>
              <w:right w:w="57" w:type="dxa"/>
            </w:tcMar>
            <w:vAlign w:val="center"/>
            <w:hideMark/>
          </w:tcPr>
          <w:p w14:paraId="7F6D984B" w14:textId="2133E913"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b/>
                <w:sz w:val="18"/>
                <w:szCs w:val="18"/>
              </w:rPr>
            </w:pPr>
            <w:r w:rsidRPr="006940FB">
              <w:rPr>
                <w:b/>
                <w:sz w:val="18"/>
                <w:szCs w:val="18"/>
              </w:rPr>
              <w:t>Integrity</w:t>
            </w:r>
          </w:p>
        </w:tc>
        <w:tc>
          <w:tcPr>
            <w:tcW w:w="1690" w:type="dxa"/>
            <w:tcMar>
              <w:top w:w="57" w:type="dxa"/>
              <w:left w:w="57" w:type="dxa"/>
              <w:bottom w:w="57" w:type="dxa"/>
              <w:right w:w="57" w:type="dxa"/>
            </w:tcMar>
            <w:vAlign w:val="center"/>
            <w:hideMark/>
          </w:tcPr>
          <w:p w14:paraId="2A785F92" w14:textId="7AF6E068"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b/>
                <w:sz w:val="18"/>
                <w:szCs w:val="18"/>
              </w:rPr>
            </w:pPr>
            <w:r w:rsidRPr="006940FB">
              <w:rPr>
                <w:b/>
                <w:sz w:val="18"/>
                <w:szCs w:val="18"/>
              </w:rPr>
              <w:t>Availability</w:t>
            </w:r>
          </w:p>
        </w:tc>
      </w:tr>
      <w:tr w:rsidR="00FF6052" w:rsidRPr="006940FB" w14:paraId="3E7E0648" w14:textId="39CC987E" w:rsidTr="00004DFF">
        <w:trPr>
          <w:trHeight w:val="283"/>
        </w:trPr>
        <w:tc>
          <w:tcPr>
            <w:cnfStyle w:val="001000000000" w:firstRow="0" w:lastRow="0" w:firstColumn="1" w:lastColumn="0" w:oddVBand="0" w:evenVBand="0" w:oddHBand="0" w:evenHBand="0" w:firstRowFirstColumn="0" w:firstRowLastColumn="0" w:lastRowFirstColumn="0" w:lastRowLastColumn="0"/>
            <w:tcW w:w="3595" w:type="dxa"/>
            <w:shd w:val="clear" w:color="auto" w:fill="F2F2F2" w:themeFill="background1"/>
            <w:tcMar>
              <w:top w:w="57" w:type="dxa"/>
              <w:left w:w="57" w:type="dxa"/>
              <w:bottom w:w="57" w:type="dxa"/>
              <w:right w:w="57" w:type="dxa"/>
            </w:tcMar>
            <w:vAlign w:val="center"/>
            <w:hideMark/>
          </w:tcPr>
          <w:p w14:paraId="349DC2F7" w14:textId="08BF513E" w:rsidR="00FF6052" w:rsidRPr="006940FB" w:rsidRDefault="00FF6052" w:rsidP="00E12D27">
            <w:pPr>
              <w:pStyle w:val="NoSpacing"/>
              <w:rPr>
                <w:sz w:val="18"/>
                <w:szCs w:val="18"/>
              </w:rPr>
            </w:pPr>
            <w:r w:rsidRPr="006940FB">
              <w:rPr>
                <w:sz w:val="18"/>
                <w:szCs w:val="18"/>
              </w:rPr>
              <w:t>Asset A</w:t>
            </w:r>
          </w:p>
        </w:tc>
        <w:tc>
          <w:tcPr>
            <w:tcW w:w="1689" w:type="dxa"/>
            <w:tcMar>
              <w:top w:w="57" w:type="dxa"/>
              <w:left w:w="57" w:type="dxa"/>
              <w:bottom w:w="57" w:type="dxa"/>
              <w:right w:w="57" w:type="dxa"/>
            </w:tcMar>
            <w:vAlign w:val="center"/>
            <w:hideMark/>
          </w:tcPr>
          <w:p w14:paraId="234D4D88" w14:textId="3F3AEDC5"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VH</w:t>
            </w:r>
          </w:p>
        </w:tc>
        <w:tc>
          <w:tcPr>
            <w:tcW w:w="1690" w:type="dxa"/>
            <w:tcMar>
              <w:top w:w="57" w:type="dxa"/>
              <w:left w:w="57" w:type="dxa"/>
              <w:bottom w:w="57" w:type="dxa"/>
              <w:right w:w="57" w:type="dxa"/>
            </w:tcMar>
            <w:vAlign w:val="center"/>
            <w:hideMark/>
          </w:tcPr>
          <w:p w14:paraId="67A41F0A" w14:textId="3DC0D4FA"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M</w:t>
            </w:r>
          </w:p>
        </w:tc>
        <w:tc>
          <w:tcPr>
            <w:tcW w:w="1690" w:type="dxa"/>
            <w:tcMar>
              <w:top w:w="57" w:type="dxa"/>
              <w:left w:w="57" w:type="dxa"/>
              <w:bottom w:w="57" w:type="dxa"/>
              <w:right w:w="57" w:type="dxa"/>
            </w:tcMar>
            <w:vAlign w:val="center"/>
            <w:hideMark/>
          </w:tcPr>
          <w:p w14:paraId="1E47AB29" w14:textId="7ADE360D"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L</w:t>
            </w:r>
          </w:p>
        </w:tc>
      </w:tr>
      <w:tr w:rsidR="00FF6052" w:rsidRPr="006940FB" w14:paraId="42B3BE56" w14:textId="1CC04302" w:rsidTr="00004DFF">
        <w:trPr>
          <w:trHeight w:val="283"/>
        </w:trPr>
        <w:tc>
          <w:tcPr>
            <w:cnfStyle w:val="001000000000" w:firstRow="0" w:lastRow="0" w:firstColumn="1" w:lastColumn="0" w:oddVBand="0" w:evenVBand="0" w:oddHBand="0" w:evenHBand="0" w:firstRowFirstColumn="0" w:firstRowLastColumn="0" w:lastRowFirstColumn="0" w:lastRowLastColumn="0"/>
            <w:tcW w:w="3595" w:type="dxa"/>
            <w:shd w:val="clear" w:color="auto" w:fill="F2F2F2" w:themeFill="background1"/>
            <w:tcMar>
              <w:top w:w="57" w:type="dxa"/>
              <w:left w:w="57" w:type="dxa"/>
              <w:bottom w:w="57" w:type="dxa"/>
              <w:right w:w="57" w:type="dxa"/>
            </w:tcMar>
            <w:vAlign w:val="center"/>
            <w:hideMark/>
          </w:tcPr>
          <w:p w14:paraId="03C3CF74" w14:textId="020C16EB" w:rsidR="00FF6052" w:rsidRPr="006940FB" w:rsidRDefault="00FF6052" w:rsidP="00E12D27">
            <w:pPr>
              <w:pStyle w:val="NoSpacing"/>
              <w:rPr>
                <w:sz w:val="18"/>
                <w:szCs w:val="18"/>
              </w:rPr>
            </w:pPr>
            <w:r w:rsidRPr="006940FB">
              <w:rPr>
                <w:sz w:val="18"/>
                <w:szCs w:val="18"/>
              </w:rPr>
              <w:t>Asset B</w:t>
            </w:r>
          </w:p>
        </w:tc>
        <w:tc>
          <w:tcPr>
            <w:tcW w:w="1689" w:type="dxa"/>
            <w:tcMar>
              <w:top w:w="57" w:type="dxa"/>
              <w:left w:w="57" w:type="dxa"/>
              <w:bottom w:w="57" w:type="dxa"/>
              <w:right w:w="57" w:type="dxa"/>
            </w:tcMar>
            <w:vAlign w:val="center"/>
            <w:hideMark/>
          </w:tcPr>
          <w:p w14:paraId="09FA39B6" w14:textId="10FCD745" w:rsidR="00FF6052" w:rsidRPr="006940FB" w:rsidRDefault="00FE1BCA" w:rsidP="00E12D27">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I</w:t>
            </w:r>
          </w:p>
        </w:tc>
        <w:tc>
          <w:tcPr>
            <w:tcW w:w="1690" w:type="dxa"/>
            <w:tcMar>
              <w:top w:w="57" w:type="dxa"/>
              <w:left w:w="57" w:type="dxa"/>
              <w:bottom w:w="57" w:type="dxa"/>
              <w:right w:w="57" w:type="dxa"/>
            </w:tcMar>
            <w:vAlign w:val="center"/>
            <w:hideMark/>
          </w:tcPr>
          <w:p w14:paraId="5F84A0CE" w14:textId="46E9A7B1"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L</w:t>
            </w:r>
          </w:p>
        </w:tc>
        <w:tc>
          <w:tcPr>
            <w:tcW w:w="1690" w:type="dxa"/>
            <w:tcMar>
              <w:top w:w="57" w:type="dxa"/>
              <w:left w:w="57" w:type="dxa"/>
              <w:bottom w:w="57" w:type="dxa"/>
              <w:right w:w="57" w:type="dxa"/>
            </w:tcMar>
            <w:vAlign w:val="center"/>
            <w:hideMark/>
          </w:tcPr>
          <w:p w14:paraId="7E19E6AF" w14:textId="19563F1F" w:rsidR="00FF6052" w:rsidRPr="006940FB" w:rsidRDefault="00FF6052" w:rsidP="00E12D27">
            <w:pPr>
              <w:pStyle w:val="NoSpacing"/>
              <w:jc w:val="center"/>
              <w:cnfStyle w:val="000000000000" w:firstRow="0" w:lastRow="0" w:firstColumn="0" w:lastColumn="0" w:oddVBand="0" w:evenVBand="0" w:oddHBand="0" w:evenHBand="0" w:firstRowFirstColumn="0" w:firstRowLastColumn="0" w:lastRowFirstColumn="0" w:lastRowLastColumn="0"/>
              <w:rPr>
                <w:sz w:val="18"/>
                <w:szCs w:val="18"/>
              </w:rPr>
            </w:pPr>
            <w:r w:rsidRPr="006940FB">
              <w:rPr>
                <w:sz w:val="18"/>
                <w:szCs w:val="18"/>
              </w:rPr>
              <w:t>H</w:t>
            </w:r>
          </w:p>
        </w:tc>
      </w:tr>
    </w:tbl>
    <w:p w14:paraId="0499BF57" w14:textId="16D766CA" w:rsidR="00FF6052" w:rsidRPr="006940FB" w:rsidRDefault="00FF6052" w:rsidP="003950A2"/>
    <w:p w14:paraId="194E14C5" w14:textId="12FF785B" w:rsidR="00FF6052" w:rsidRPr="006940FB" w:rsidRDefault="00FE1BCA" w:rsidP="003950A2">
      <w:r w:rsidRPr="006940FB">
        <w:t xml:space="preserve">Additional criteria may be used according to Instruction, </w:t>
      </w:r>
      <w:hyperlink r:id="rId15" w:history="1">
        <w:r w:rsidRPr="006940FB">
          <w:rPr>
            <w:rStyle w:val="Hyperlink"/>
          </w:rPr>
          <w:t xml:space="preserve">GFFI-20:011984 </w:t>
        </w:r>
        <w:proofErr w:type="spellStart"/>
        <w:r w:rsidRPr="006940FB">
          <w:rPr>
            <w:rStyle w:val="Hyperlink"/>
          </w:rPr>
          <w:t>Uen</w:t>
        </w:r>
        <w:proofErr w:type="spellEnd"/>
      </w:hyperlink>
      <w:r w:rsidRPr="006940FB">
        <w:t xml:space="preserve">, Criticality Assessment </w:t>
      </w:r>
      <w:r w:rsidRPr="006940FB">
        <w:fldChar w:fldCharType="begin"/>
      </w:r>
      <w:r w:rsidRPr="006940FB">
        <w:instrText xml:space="preserve"> REF _Ref118272807 \r \h </w:instrText>
      </w:r>
      <w:r w:rsidRPr="006940FB">
        <w:fldChar w:fldCharType="separate"/>
      </w:r>
      <w:r w:rsidR="006940FB">
        <w:t>[4]</w:t>
      </w:r>
      <w:r w:rsidRPr="006940FB">
        <w:fldChar w:fldCharType="end"/>
      </w:r>
      <w:r w:rsidRPr="006940FB">
        <w:t>.</w:t>
      </w:r>
      <w:r w:rsidR="00211EE6" w:rsidRPr="006940FB">
        <w:t xml:space="preserve"> </w:t>
      </w:r>
      <w:r w:rsidR="0011139E" w:rsidRPr="006940FB">
        <w:t>Protection profiles</w:t>
      </w:r>
      <w:r w:rsidR="00FF6052" w:rsidRPr="006940FB">
        <w:t xml:space="preserve"> are used in conjunction with technical impact evaluation of applicable security risks</w:t>
      </w:r>
      <w:r w:rsidR="0011139E" w:rsidRPr="006940FB">
        <w:t xml:space="preserve">, </w:t>
      </w:r>
      <w:proofErr w:type="gramStart"/>
      <w:r w:rsidR="0011139E" w:rsidRPr="006940FB">
        <w:t>r</w:t>
      </w:r>
      <w:r w:rsidR="00FF6052" w:rsidRPr="006940FB">
        <w:t>efer</w:t>
      </w:r>
      <w:proofErr w:type="gramEnd"/>
      <w:r w:rsidR="00FF6052" w:rsidRPr="006940FB">
        <w:t xml:space="preserve"> to chapter </w:t>
      </w:r>
      <w:r w:rsidR="00FF6052" w:rsidRPr="006940FB">
        <w:fldChar w:fldCharType="begin"/>
      </w:r>
      <w:r w:rsidR="00FF6052" w:rsidRPr="006940FB">
        <w:instrText xml:space="preserve"> REF _Ref39846553 \r \h </w:instrText>
      </w:r>
      <w:r w:rsidR="00FF6052" w:rsidRPr="006940FB">
        <w:fldChar w:fldCharType="separate"/>
      </w:r>
      <w:r w:rsidR="006940FB">
        <w:t>1.1.11.1.5</w:t>
      </w:r>
      <w:r w:rsidR="00FF6052" w:rsidRPr="006940FB">
        <w:fldChar w:fldCharType="end"/>
      </w:r>
      <w:r w:rsidR="00FF6052" w:rsidRPr="006940FB">
        <w:t>.</w:t>
      </w:r>
    </w:p>
    <w:p w14:paraId="2EFDC8E0" w14:textId="7EC1BDED" w:rsidR="00FF6052" w:rsidRPr="006940FB" w:rsidRDefault="00FF6052" w:rsidP="00CC01C3">
      <w:pPr>
        <w:pStyle w:val="Heading3"/>
      </w:pPr>
      <w:bookmarkStart w:id="777" w:name="_Toc141786364"/>
      <w:bookmarkStart w:id="778" w:name="_Toc141863868"/>
      <w:bookmarkStart w:id="779" w:name="_Toc141946022"/>
      <w:bookmarkStart w:id="780" w:name="_Toc142905938"/>
      <w:bookmarkStart w:id="781" w:name="_Toc143075858"/>
      <w:bookmarkStart w:id="782" w:name="_Toc143156835"/>
      <w:bookmarkStart w:id="783" w:name="_Toc143164200"/>
      <w:bookmarkStart w:id="784" w:name="_Toc38004850"/>
      <w:bookmarkStart w:id="785" w:name="_Ref35254009"/>
      <w:bookmarkStart w:id="786" w:name="_Toc87960296"/>
      <w:bookmarkStart w:id="787" w:name="_Ref142487635"/>
      <w:bookmarkStart w:id="788" w:name="_Toc200458650"/>
      <w:bookmarkEnd w:id="777"/>
      <w:bookmarkEnd w:id="778"/>
      <w:bookmarkEnd w:id="779"/>
      <w:bookmarkEnd w:id="780"/>
      <w:bookmarkEnd w:id="781"/>
      <w:bookmarkEnd w:id="782"/>
      <w:bookmarkEnd w:id="783"/>
      <w:r w:rsidRPr="006940FB">
        <w:t xml:space="preserve">Identify Personal </w:t>
      </w:r>
      <w:r w:rsidR="00A20C17" w:rsidRPr="006940FB">
        <w:t xml:space="preserve">and Sensitive </w:t>
      </w:r>
      <w:r w:rsidRPr="006940FB">
        <w:t>Data</w:t>
      </w:r>
      <w:bookmarkEnd w:id="784"/>
      <w:bookmarkEnd w:id="785"/>
      <w:bookmarkEnd w:id="786"/>
      <w:bookmarkEnd w:id="787"/>
      <w:bookmarkEnd w:id="788"/>
    </w:p>
    <w:p w14:paraId="011B0636" w14:textId="5982B46B" w:rsidR="00C30E7B" w:rsidRPr="006940FB" w:rsidRDefault="0041714C" w:rsidP="00E535A0">
      <w:r w:rsidRPr="006940FB">
        <w:rPr>
          <w:b/>
          <w:bCs/>
        </w:rPr>
        <w:t>RA-PD-1</w:t>
      </w:r>
      <w:r w:rsidR="00FC693F" w:rsidRPr="006940FB">
        <w:rPr>
          <w:b/>
          <w:bCs/>
        </w:rPr>
        <w:t xml:space="preserve"> </w:t>
      </w:r>
      <w:r w:rsidR="00FF6052" w:rsidRPr="006940FB">
        <w:t xml:space="preserve">Identify the personal </w:t>
      </w:r>
      <w:r w:rsidR="00552D9D" w:rsidRPr="006940FB">
        <w:t xml:space="preserve">and sensitive </w:t>
      </w:r>
      <w:r w:rsidR="00FF6052" w:rsidRPr="006940FB">
        <w:t>data</w:t>
      </w:r>
      <w:r w:rsidR="001B6B39" w:rsidRPr="006940FB">
        <w:t xml:space="preserve"> </w:t>
      </w:r>
      <w:r w:rsidR="00FF6052" w:rsidRPr="006940FB">
        <w:t>within scope</w:t>
      </w:r>
      <w:r w:rsidR="00C9192C" w:rsidRPr="006940FB">
        <w:t xml:space="preserve"> by using </w:t>
      </w:r>
      <w:hyperlink r:id="rId16" w:history="1">
        <w:r w:rsidR="00BB53CB" w:rsidRPr="006940FB">
          <w:rPr>
            <w:rStyle w:val="Hyperlink"/>
          </w:rPr>
          <w:t xml:space="preserve">3/002 01-LXE 108 0035 </w:t>
        </w:r>
        <w:proofErr w:type="spellStart"/>
        <w:r w:rsidR="00BB53CB" w:rsidRPr="006940FB">
          <w:rPr>
            <w:rStyle w:val="Hyperlink"/>
          </w:rPr>
          <w:t>Uen</w:t>
        </w:r>
        <w:proofErr w:type="spellEnd"/>
      </w:hyperlink>
      <w:r w:rsidR="00C9192C" w:rsidRPr="006940FB">
        <w:t>, Personal Data Classification</w:t>
      </w:r>
      <w:r w:rsidR="00BB53CB" w:rsidRPr="006940FB">
        <w:t xml:space="preserve"> Template</w:t>
      </w:r>
      <w:r w:rsidR="00C9192C" w:rsidRPr="006940FB">
        <w:t xml:space="preserve"> </w:t>
      </w:r>
      <w:r w:rsidR="00FF6052" w:rsidRPr="006940FB">
        <w:fldChar w:fldCharType="begin"/>
      </w:r>
      <w:r w:rsidR="00FF6052" w:rsidRPr="006940FB">
        <w:instrText xml:space="preserve"> REF _Ref118272840 \r \h </w:instrText>
      </w:r>
      <w:r w:rsidR="00FF6052" w:rsidRPr="006940FB">
        <w:fldChar w:fldCharType="separate"/>
      </w:r>
      <w:r w:rsidR="006940FB">
        <w:t>[5]</w:t>
      </w:r>
      <w:r w:rsidR="00FF6052" w:rsidRPr="006940FB">
        <w:fldChar w:fldCharType="end"/>
      </w:r>
      <w:r w:rsidR="00C9192C" w:rsidRPr="006940FB">
        <w:t>.</w:t>
      </w:r>
      <w:r w:rsidR="005F331E" w:rsidRPr="006940FB">
        <w:t xml:space="preserve"> </w:t>
      </w:r>
      <w:r w:rsidR="00C30E7B" w:rsidRPr="006940FB">
        <w:t>This template will also yield the Privacy Technical Index (PTI) of the scope.</w:t>
      </w:r>
    </w:p>
    <w:p w14:paraId="0D307886" w14:textId="7E6C0FF9" w:rsidR="005E482D" w:rsidRPr="006940FB" w:rsidRDefault="00DE30C5" w:rsidP="005E482D">
      <w:r w:rsidRPr="006940FB">
        <w:t xml:space="preserve">PTI is also used in </w:t>
      </w:r>
      <w:r w:rsidR="15EF26E6" w:rsidRPr="006940FB">
        <w:t xml:space="preserve">sensitive business consideration, refer to </w:t>
      </w:r>
      <w:r w:rsidR="0C914A2F" w:rsidRPr="006940FB">
        <w:rPr>
          <w:rFonts w:eastAsiaTheme="minorEastAsia"/>
        </w:rPr>
        <w:t xml:space="preserve">Instruction, </w:t>
      </w:r>
      <w:hyperlink r:id="rId17" w:history="1">
        <w:r w:rsidR="0C914A2F" w:rsidRPr="006940FB">
          <w:rPr>
            <w:rStyle w:val="Hyperlink"/>
          </w:rPr>
          <w:t>5/000 21-1/LXE 108</w:t>
        </w:r>
        <w:r w:rsidR="00305D90" w:rsidRPr="006940FB">
          <w:rPr>
            <w:rStyle w:val="Hyperlink"/>
          </w:rPr>
          <w:t xml:space="preserve"> </w:t>
        </w:r>
        <w:r w:rsidR="0C914A2F" w:rsidRPr="006940FB">
          <w:rPr>
            <w:rStyle w:val="Hyperlink"/>
          </w:rPr>
          <w:t xml:space="preserve">0035 </w:t>
        </w:r>
      </w:hyperlink>
      <w:hyperlink r:id="rId18" w:history="1">
        <w:proofErr w:type="spellStart"/>
        <w:r w:rsidR="0C914A2F" w:rsidRPr="006940FB">
          <w:rPr>
            <w:rStyle w:val="Hyperlink"/>
          </w:rPr>
          <w:t>Uen</w:t>
        </w:r>
        <w:proofErr w:type="spellEnd"/>
      </w:hyperlink>
      <w:r w:rsidR="0C914A2F" w:rsidRPr="006940FB">
        <w:rPr>
          <w:rFonts w:eastAsiaTheme="minorEastAsia"/>
        </w:rPr>
        <w:t>, Sensitive</w:t>
      </w:r>
      <w:r w:rsidR="00DB7A22" w:rsidRPr="006940FB">
        <w:rPr>
          <w:rFonts w:eastAsiaTheme="minorEastAsia"/>
        </w:rPr>
        <w:t xml:space="preserve"> </w:t>
      </w:r>
      <w:r w:rsidR="0C914A2F" w:rsidRPr="006940FB">
        <w:rPr>
          <w:rFonts w:eastAsiaTheme="minorEastAsia"/>
        </w:rPr>
        <w:t>Business in Product Life Cycle</w:t>
      </w:r>
      <w:r w:rsidR="00305D90" w:rsidRPr="006940FB">
        <w:rPr>
          <w:rFonts w:eastAsiaTheme="minorEastAsia"/>
        </w:rPr>
        <w:t xml:space="preserve"> </w:t>
      </w:r>
      <w:r w:rsidR="00305D90" w:rsidRPr="006940FB">
        <w:rPr>
          <w:rFonts w:eastAsiaTheme="minorEastAsia"/>
        </w:rPr>
        <w:fldChar w:fldCharType="begin"/>
      </w:r>
      <w:r w:rsidR="00305D90" w:rsidRPr="006940FB">
        <w:rPr>
          <w:rFonts w:eastAsiaTheme="minorEastAsia"/>
        </w:rPr>
        <w:instrText xml:space="preserve"> REF _Ref167349081 \r \h </w:instrText>
      </w:r>
      <w:r w:rsidR="00305D90" w:rsidRPr="006940FB">
        <w:rPr>
          <w:rFonts w:eastAsiaTheme="minorEastAsia"/>
        </w:rPr>
      </w:r>
      <w:r w:rsidR="00305D90" w:rsidRPr="006940FB">
        <w:rPr>
          <w:rFonts w:eastAsiaTheme="minorEastAsia"/>
        </w:rPr>
        <w:fldChar w:fldCharType="separate"/>
      </w:r>
      <w:r w:rsidR="006940FB">
        <w:rPr>
          <w:rFonts w:eastAsiaTheme="minorEastAsia"/>
        </w:rPr>
        <w:t>[25]</w:t>
      </w:r>
      <w:r w:rsidR="00305D90" w:rsidRPr="006940FB">
        <w:rPr>
          <w:rFonts w:eastAsiaTheme="minorEastAsia"/>
        </w:rPr>
        <w:fldChar w:fldCharType="end"/>
      </w:r>
      <w:r w:rsidR="00305D90" w:rsidRPr="006940FB">
        <w:rPr>
          <w:rFonts w:eastAsiaTheme="minorEastAsia"/>
        </w:rPr>
        <w:t>.</w:t>
      </w:r>
    </w:p>
    <w:p w14:paraId="769433CB" w14:textId="57C5E7D5" w:rsidR="00FF6052" w:rsidRPr="006940FB" w:rsidRDefault="00FF6052" w:rsidP="00DF6B6C">
      <w:pPr>
        <w:pStyle w:val="Heading3"/>
      </w:pPr>
      <w:bookmarkStart w:id="789" w:name="_Toc142905941"/>
      <w:bookmarkStart w:id="790" w:name="_Toc143075861"/>
      <w:bookmarkStart w:id="791" w:name="_Toc143156838"/>
      <w:bookmarkStart w:id="792" w:name="_Toc143164203"/>
      <w:bookmarkStart w:id="793" w:name="_Toc142905942"/>
      <w:bookmarkStart w:id="794" w:name="_Toc143075862"/>
      <w:bookmarkStart w:id="795" w:name="_Toc143156839"/>
      <w:bookmarkStart w:id="796" w:name="_Toc143164204"/>
      <w:bookmarkStart w:id="797" w:name="_Toc142905943"/>
      <w:bookmarkStart w:id="798" w:name="_Toc143075863"/>
      <w:bookmarkStart w:id="799" w:name="_Toc143156840"/>
      <w:bookmarkStart w:id="800" w:name="_Toc143164205"/>
      <w:bookmarkStart w:id="801" w:name="_Toc142905944"/>
      <w:bookmarkStart w:id="802" w:name="_Toc143075864"/>
      <w:bookmarkStart w:id="803" w:name="_Toc143156841"/>
      <w:bookmarkStart w:id="804" w:name="_Toc143164206"/>
      <w:bookmarkStart w:id="805" w:name="_Toc142905945"/>
      <w:bookmarkStart w:id="806" w:name="_Toc143075865"/>
      <w:bookmarkStart w:id="807" w:name="_Toc143156842"/>
      <w:bookmarkStart w:id="808" w:name="_Toc143164207"/>
      <w:bookmarkStart w:id="809" w:name="_Toc142905946"/>
      <w:bookmarkStart w:id="810" w:name="_Toc143075866"/>
      <w:bookmarkStart w:id="811" w:name="_Toc143156843"/>
      <w:bookmarkStart w:id="812" w:name="_Toc143164208"/>
      <w:bookmarkStart w:id="813" w:name="_Toc142905947"/>
      <w:bookmarkStart w:id="814" w:name="_Toc143075867"/>
      <w:bookmarkStart w:id="815" w:name="_Toc143156844"/>
      <w:bookmarkStart w:id="816" w:name="_Toc143164209"/>
      <w:bookmarkStart w:id="817" w:name="_Toc142905948"/>
      <w:bookmarkStart w:id="818" w:name="_Toc143075868"/>
      <w:bookmarkStart w:id="819" w:name="_Toc143156845"/>
      <w:bookmarkStart w:id="820" w:name="_Toc143164210"/>
      <w:bookmarkStart w:id="821" w:name="_Toc142905949"/>
      <w:bookmarkStart w:id="822" w:name="_Toc143075869"/>
      <w:bookmarkStart w:id="823" w:name="_Toc143156846"/>
      <w:bookmarkStart w:id="824" w:name="_Toc143164211"/>
      <w:bookmarkStart w:id="825" w:name="_Toc142905950"/>
      <w:bookmarkStart w:id="826" w:name="_Toc143075870"/>
      <w:bookmarkStart w:id="827" w:name="_Toc143156847"/>
      <w:bookmarkStart w:id="828" w:name="_Toc143164212"/>
      <w:bookmarkStart w:id="829" w:name="_Toc142905951"/>
      <w:bookmarkStart w:id="830" w:name="_Toc143075871"/>
      <w:bookmarkStart w:id="831" w:name="_Toc143156848"/>
      <w:bookmarkStart w:id="832" w:name="_Toc143164213"/>
      <w:bookmarkStart w:id="833" w:name="_Toc142905952"/>
      <w:bookmarkStart w:id="834" w:name="_Toc143075872"/>
      <w:bookmarkStart w:id="835" w:name="_Toc143156849"/>
      <w:bookmarkStart w:id="836" w:name="_Toc143164214"/>
      <w:bookmarkStart w:id="837" w:name="_Toc142905953"/>
      <w:bookmarkStart w:id="838" w:name="_Toc143075873"/>
      <w:bookmarkStart w:id="839" w:name="_Toc143156850"/>
      <w:bookmarkStart w:id="840" w:name="_Toc143164215"/>
      <w:bookmarkStart w:id="841" w:name="_Toc142905954"/>
      <w:bookmarkStart w:id="842" w:name="_Toc143075874"/>
      <w:bookmarkStart w:id="843" w:name="_Toc143156851"/>
      <w:bookmarkStart w:id="844" w:name="_Toc143164216"/>
      <w:bookmarkStart w:id="845" w:name="_Toc142905955"/>
      <w:bookmarkStart w:id="846" w:name="_Toc143075875"/>
      <w:bookmarkStart w:id="847" w:name="_Toc143156852"/>
      <w:bookmarkStart w:id="848" w:name="_Toc143164217"/>
      <w:bookmarkStart w:id="849" w:name="_Toc142905956"/>
      <w:bookmarkStart w:id="850" w:name="_Toc143075876"/>
      <w:bookmarkStart w:id="851" w:name="_Toc143156853"/>
      <w:bookmarkStart w:id="852" w:name="_Toc143164218"/>
      <w:bookmarkStart w:id="853" w:name="_Toc142905957"/>
      <w:bookmarkStart w:id="854" w:name="_Toc143075877"/>
      <w:bookmarkStart w:id="855" w:name="_Toc143156854"/>
      <w:bookmarkStart w:id="856" w:name="_Toc143164219"/>
      <w:bookmarkStart w:id="857" w:name="_Toc142905958"/>
      <w:bookmarkStart w:id="858" w:name="_Toc143075878"/>
      <w:bookmarkStart w:id="859" w:name="_Toc143156855"/>
      <w:bookmarkStart w:id="860" w:name="_Toc143164220"/>
      <w:bookmarkStart w:id="861" w:name="_Toc142905959"/>
      <w:bookmarkStart w:id="862" w:name="_Toc143075879"/>
      <w:bookmarkStart w:id="863" w:name="_Toc143156856"/>
      <w:bookmarkStart w:id="864" w:name="_Toc143164221"/>
      <w:bookmarkStart w:id="865" w:name="_Toc142905960"/>
      <w:bookmarkStart w:id="866" w:name="_Toc143075880"/>
      <w:bookmarkStart w:id="867" w:name="_Toc143156857"/>
      <w:bookmarkStart w:id="868" w:name="_Toc143164222"/>
      <w:bookmarkStart w:id="869" w:name="_Toc142905961"/>
      <w:bookmarkStart w:id="870" w:name="_Toc143075881"/>
      <w:bookmarkStart w:id="871" w:name="_Toc143156858"/>
      <w:bookmarkStart w:id="872" w:name="_Toc143164223"/>
      <w:bookmarkStart w:id="873" w:name="_Toc142905962"/>
      <w:bookmarkStart w:id="874" w:name="_Toc143075882"/>
      <w:bookmarkStart w:id="875" w:name="_Toc143156859"/>
      <w:bookmarkStart w:id="876" w:name="_Toc143164224"/>
      <w:bookmarkStart w:id="877" w:name="_Toc142905963"/>
      <w:bookmarkStart w:id="878" w:name="_Toc143075883"/>
      <w:bookmarkStart w:id="879" w:name="_Toc143156860"/>
      <w:bookmarkStart w:id="880" w:name="_Toc143164225"/>
      <w:bookmarkStart w:id="881" w:name="_Toc142905964"/>
      <w:bookmarkStart w:id="882" w:name="_Toc143075884"/>
      <w:bookmarkStart w:id="883" w:name="_Toc143156861"/>
      <w:bookmarkStart w:id="884" w:name="_Toc143164226"/>
      <w:bookmarkStart w:id="885" w:name="_Toc142905965"/>
      <w:bookmarkStart w:id="886" w:name="_Toc143075885"/>
      <w:bookmarkStart w:id="887" w:name="_Toc143156862"/>
      <w:bookmarkStart w:id="888" w:name="_Toc143164227"/>
      <w:bookmarkStart w:id="889" w:name="_Toc142905966"/>
      <w:bookmarkStart w:id="890" w:name="_Toc143075886"/>
      <w:bookmarkStart w:id="891" w:name="_Toc143156863"/>
      <w:bookmarkStart w:id="892" w:name="_Toc143164228"/>
      <w:bookmarkStart w:id="893" w:name="_Identify_relevant_threat"/>
      <w:bookmarkStart w:id="894" w:name="_Toc38004851"/>
      <w:bookmarkStart w:id="895" w:name="_Ref39482767"/>
      <w:bookmarkStart w:id="896" w:name="_Toc41371396"/>
      <w:bookmarkStart w:id="897" w:name="_Toc41371840"/>
      <w:bookmarkStart w:id="898" w:name="_Toc87960297"/>
      <w:bookmarkStart w:id="899" w:name="_Toc200458651"/>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r w:rsidRPr="006940FB">
        <w:t>Identify Relevant Threat Agents</w:t>
      </w:r>
      <w:bookmarkEnd w:id="776"/>
      <w:bookmarkEnd w:id="894"/>
      <w:bookmarkEnd w:id="895"/>
      <w:bookmarkEnd w:id="896"/>
      <w:bookmarkEnd w:id="897"/>
      <w:bookmarkEnd w:id="898"/>
      <w:bookmarkEnd w:id="899"/>
    </w:p>
    <w:p w14:paraId="794CEF18" w14:textId="74460D5D" w:rsidR="00FF6052" w:rsidRPr="006940FB" w:rsidRDefault="0041714C" w:rsidP="00E535A0">
      <w:r w:rsidRPr="006940FB">
        <w:rPr>
          <w:b/>
          <w:bCs/>
          <w:iCs/>
        </w:rPr>
        <w:t>RA-TA-1</w:t>
      </w:r>
      <w:r w:rsidR="00FC693F" w:rsidRPr="006940FB">
        <w:rPr>
          <w:b/>
          <w:bCs/>
          <w:iCs/>
        </w:rPr>
        <w:t xml:space="preserve"> </w:t>
      </w:r>
      <w:r w:rsidR="00FF6052" w:rsidRPr="006940FB">
        <w:t xml:space="preserve">Identify the threat agents that could possibly threaten the confidentiality, integrity or availability of the assets. Consider </w:t>
      </w:r>
      <w:r w:rsidR="00260E99" w:rsidRPr="006940FB">
        <w:t xml:space="preserve">also </w:t>
      </w:r>
      <w:r w:rsidR="00FF6052" w:rsidRPr="006940FB">
        <w:t>the motivations of the threat agents.</w:t>
      </w:r>
      <w:r w:rsidR="003C42F6" w:rsidRPr="006940FB">
        <w:t xml:space="preserve"> Knowing </w:t>
      </w:r>
      <w:r w:rsidR="00FF6052" w:rsidRPr="006940FB">
        <w:t xml:space="preserve">the </w:t>
      </w:r>
      <w:r w:rsidR="00260E99" w:rsidRPr="006940FB">
        <w:t xml:space="preserve">threat </w:t>
      </w:r>
      <w:r w:rsidR="00FF6052" w:rsidRPr="006940FB">
        <w:t>agents</w:t>
      </w:r>
      <w:r w:rsidR="003C42F6" w:rsidRPr="006940FB">
        <w:t xml:space="preserve"> and their motives can</w:t>
      </w:r>
      <w:r w:rsidR="00FF6052" w:rsidRPr="006940FB">
        <w:t xml:space="preserve"> help </w:t>
      </w:r>
      <w:proofErr w:type="gramStart"/>
      <w:r w:rsidR="00FF6052" w:rsidRPr="006940FB">
        <w:t>identify</w:t>
      </w:r>
      <w:r w:rsidR="003C42F6" w:rsidRPr="006940FB">
        <w:t>ing</w:t>
      </w:r>
      <w:proofErr w:type="gramEnd"/>
      <w:r w:rsidR="00FF6052" w:rsidRPr="006940FB">
        <w:t xml:space="preserve"> the attack types to protect against.</w:t>
      </w:r>
    </w:p>
    <w:p w14:paraId="177D5512" w14:textId="1D7BA9BB" w:rsidR="00FF6052" w:rsidRPr="006940FB" w:rsidRDefault="00FF6052" w:rsidP="003950A2">
      <w:r w:rsidRPr="006940FB">
        <w:t xml:space="preserve">Examples of threat agents </w:t>
      </w:r>
      <w:bookmarkStart w:id="900" w:name="_Toc141786367"/>
      <w:bookmarkStart w:id="901" w:name="_Toc141863871"/>
      <w:bookmarkStart w:id="902" w:name="_Toc141946025"/>
      <w:bookmarkEnd w:id="900"/>
      <w:bookmarkEnd w:id="901"/>
      <w:bookmarkEnd w:id="902"/>
      <w:r w:rsidRPr="006940FB">
        <w:t>are</w:t>
      </w:r>
    </w:p>
    <w:p w14:paraId="3E355600" w14:textId="0EE9A06C" w:rsidR="00FF6052" w:rsidRPr="006940FB" w:rsidRDefault="00FF6052" w:rsidP="003950A2">
      <w:pPr>
        <w:pStyle w:val="ListBullet"/>
        <w:tabs>
          <w:tab w:val="left" w:pos="1304"/>
        </w:tabs>
      </w:pPr>
      <w:r w:rsidRPr="006940FB">
        <w:t>Hackers</w:t>
      </w:r>
      <w:bookmarkStart w:id="903" w:name="_Toc141786368"/>
      <w:bookmarkStart w:id="904" w:name="_Toc141863872"/>
      <w:bookmarkStart w:id="905" w:name="_Toc141946026"/>
      <w:bookmarkEnd w:id="903"/>
      <w:bookmarkEnd w:id="904"/>
      <w:bookmarkEnd w:id="905"/>
    </w:p>
    <w:p w14:paraId="3A15FD26" w14:textId="61DE93A5" w:rsidR="00FF6052" w:rsidRPr="006940FB" w:rsidRDefault="002B7A29" w:rsidP="003950A2">
      <w:pPr>
        <w:pStyle w:val="ListBullet"/>
        <w:tabs>
          <w:tab w:val="left" w:pos="1304"/>
        </w:tabs>
      </w:pPr>
      <w:bookmarkStart w:id="906" w:name="_Toc141786369"/>
      <w:bookmarkStart w:id="907" w:name="_Toc141863873"/>
      <w:bookmarkStart w:id="908" w:name="_Toc141946027"/>
      <w:bookmarkEnd w:id="906"/>
      <w:bookmarkEnd w:id="907"/>
      <w:bookmarkEnd w:id="908"/>
      <w:r w:rsidRPr="006940FB">
        <w:t>I</w:t>
      </w:r>
      <w:r w:rsidR="00FF6052" w:rsidRPr="006940FB">
        <w:t>nsiders</w:t>
      </w:r>
      <w:bookmarkStart w:id="909" w:name="_Toc141786370"/>
      <w:bookmarkStart w:id="910" w:name="_Toc141863874"/>
      <w:bookmarkStart w:id="911" w:name="_Toc141946028"/>
      <w:bookmarkEnd w:id="909"/>
      <w:bookmarkEnd w:id="910"/>
      <w:bookmarkEnd w:id="911"/>
    </w:p>
    <w:p w14:paraId="498E26C3" w14:textId="5A475541" w:rsidR="00FF6052" w:rsidRPr="006940FB" w:rsidRDefault="00FF6052" w:rsidP="003950A2">
      <w:pPr>
        <w:pStyle w:val="ListBullet"/>
        <w:tabs>
          <w:tab w:val="left" w:pos="1304"/>
        </w:tabs>
      </w:pPr>
      <w:bookmarkStart w:id="912" w:name="_Toc141786371"/>
      <w:bookmarkStart w:id="913" w:name="_Toc141863875"/>
      <w:bookmarkStart w:id="914" w:name="_Toc141946029"/>
      <w:bookmarkEnd w:id="912"/>
      <w:bookmarkEnd w:id="913"/>
      <w:bookmarkEnd w:id="914"/>
      <w:r w:rsidRPr="006940FB">
        <w:t>Organized crime</w:t>
      </w:r>
      <w:bookmarkStart w:id="915" w:name="_Toc141786372"/>
      <w:bookmarkStart w:id="916" w:name="_Toc141863876"/>
      <w:bookmarkStart w:id="917" w:name="_Toc141946030"/>
      <w:bookmarkEnd w:id="915"/>
      <w:bookmarkEnd w:id="916"/>
      <w:bookmarkEnd w:id="917"/>
    </w:p>
    <w:p w14:paraId="46073666" w14:textId="5CDCC517" w:rsidR="00FF6052" w:rsidRPr="006940FB" w:rsidRDefault="00FF6052" w:rsidP="003950A2">
      <w:pPr>
        <w:pStyle w:val="ListBullet"/>
        <w:tabs>
          <w:tab w:val="left" w:pos="1304"/>
        </w:tabs>
      </w:pPr>
      <w:bookmarkStart w:id="918" w:name="_Toc141786373"/>
      <w:bookmarkStart w:id="919" w:name="_Toc141863877"/>
      <w:bookmarkStart w:id="920" w:name="_Toc141946031"/>
      <w:bookmarkEnd w:id="918"/>
      <w:bookmarkEnd w:id="919"/>
      <w:bookmarkEnd w:id="920"/>
      <w:r w:rsidRPr="006940FB">
        <w:t xml:space="preserve">Nation </w:t>
      </w:r>
      <w:proofErr w:type="gramStart"/>
      <w:r w:rsidRPr="006940FB">
        <w:t>states</w:t>
      </w:r>
      <w:bookmarkStart w:id="921" w:name="_Toc141786374"/>
      <w:bookmarkStart w:id="922" w:name="_Toc141863878"/>
      <w:bookmarkStart w:id="923" w:name="_Toc141946032"/>
      <w:bookmarkEnd w:id="921"/>
      <w:bookmarkEnd w:id="922"/>
      <w:bookmarkEnd w:id="923"/>
      <w:proofErr w:type="gramEnd"/>
    </w:p>
    <w:p w14:paraId="1DBEBF66" w14:textId="3F937BDE" w:rsidR="00FF6052" w:rsidRPr="006940FB" w:rsidRDefault="00FF6052" w:rsidP="003950A2">
      <w:pPr>
        <w:pStyle w:val="ListBullet"/>
        <w:tabs>
          <w:tab w:val="left" w:pos="1304"/>
        </w:tabs>
      </w:pPr>
      <w:r w:rsidRPr="006940FB">
        <w:lastRenderedPageBreak/>
        <w:t>Competitors</w:t>
      </w:r>
      <w:bookmarkStart w:id="924" w:name="_Toc141786375"/>
      <w:bookmarkStart w:id="925" w:name="_Toc141863879"/>
      <w:bookmarkStart w:id="926" w:name="_Toc141946033"/>
      <w:bookmarkEnd w:id="924"/>
      <w:bookmarkEnd w:id="925"/>
      <w:bookmarkEnd w:id="926"/>
    </w:p>
    <w:p w14:paraId="0B95B6CD" w14:textId="200587F1" w:rsidR="00B0634A" w:rsidRPr="006940FB" w:rsidRDefault="00B0634A" w:rsidP="00B0634A">
      <w:r w:rsidRPr="006940FB">
        <w:t xml:space="preserve">For more examples of threat agents, refer to </w:t>
      </w:r>
      <w:hyperlink r:id="rId19">
        <w:r w:rsidRPr="006940FB">
          <w:rPr>
            <w:rStyle w:val="Hyperlink"/>
          </w:rPr>
          <w:t>RA/PIA Guidelines</w:t>
        </w:r>
      </w:hyperlink>
      <w:r w:rsidRPr="006940FB">
        <w:t xml:space="preserve"> </w:t>
      </w:r>
      <w:r w:rsidRPr="006940FB">
        <w:fldChar w:fldCharType="begin"/>
      </w:r>
      <w:r w:rsidRPr="006940FB">
        <w:instrText xml:space="preserve"> REF _Ref118462580 \r \h </w:instrText>
      </w:r>
      <w:r w:rsidRPr="006940FB">
        <w:fldChar w:fldCharType="separate"/>
      </w:r>
      <w:r w:rsidR="006940FB">
        <w:t>[15]</w:t>
      </w:r>
      <w:r w:rsidRPr="006940FB">
        <w:fldChar w:fldCharType="end"/>
      </w:r>
      <w:r w:rsidRPr="006940FB">
        <w:t>.</w:t>
      </w:r>
    </w:p>
    <w:p w14:paraId="39C16573" w14:textId="77777777" w:rsidR="00FF6052" w:rsidRPr="006940FB" w:rsidRDefault="00FF6052" w:rsidP="00DF6B6C">
      <w:pPr>
        <w:pStyle w:val="Heading3"/>
      </w:pPr>
      <w:bookmarkStart w:id="927" w:name="_Identify_existing_security"/>
      <w:bookmarkStart w:id="928" w:name="_Toc21960265"/>
      <w:bookmarkStart w:id="929" w:name="_Toc38004852"/>
      <w:bookmarkStart w:id="930" w:name="_Toc41371397"/>
      <w:bookmarkStart w:id="931" w:name="_Toc41371841"/>
      <w:bookmarkStart w:id="932" w:name="_Toc87960298"/>
      <w:bookmarkStart w:id="933" w:name="_Toc200458652"/>
      <w:bookmarkEnd w:id="927"/>
      <w:r w:rsidRPr="006940FB">
        <w:t>Identify Existing Security and Privacy Controls</w:t>
      </w:r>
      <w:bookmarkEnd w:id="928"/>
      <w:bookmarkEnd w:id="929"/>
      <w:bookmarkEnd w:id="930"/>
      <w:bookmarkEnd w:id="931"/>
      <w:bookmarkEnd w:id="932"/>
      <w:bookmarkEnd w:id="933"/>
    </w:p>
    <w:p w14:paraId="4B5DCBDC" w14:textId="74D5A0B9" w:rsidR="00FF6052" w:rsidRPr="006940FB" w:rsidRDefault="000F1154" w:rsidP="00E535A0">
      <w:r w:rsidRPr="006940FB">
        <w:rPr>
          <w:b/>
          <w:bCs/>
        </w:rPr>
        <w:t>RA-EC-1</w:t>
      </w:r>
      <w:r w:rsidR="00FC693F" w:rsidRPr="006940FB">
        <w:rPr>
          <w:b/>
          <w:bCs/>
        </w:rPr>
        <w:t xml:space="preserve"> </w:t>
      </w:r>
      <w:r w:rsidR="00FF6052" w:rsidRPr="006940FB">
        <w:t xml:space="preserve">Identify the existing security and privacy controls that the system in the scope is utilizing. Knowing the controls helps </w:t>
      </w:r>
      <w:r w:rsidR="5855A547" w:rsidRPr="006940FB">
        <w:t xml:space="preserve">define </w:t>
      </w:r>
      <w:r w:rsidR="00FF6052" w:rsidRPr="006940FB">
        <w:t xml:space="preserve">the actual attack surface and </w:t>
      </w:r>
      <w:r w:rsidR="64A62662" w:rsidRPr="006940FB">
        <w:t xml:space="preserve">focus </w:t>
      </w:r>
      <w:r w:rsidR="00FF6052" w:rsidRPr="006940FB">
        <w:t>on relevant threats and their risk potential</w:t>
      </w:r>
      <w:r w:rsidR="00C412BA" w:rsidRPr="006940FB">
        <w:t>.</w:t>
      </w:r>
    </w:p>
    <w:p w14:paraId="6862A404" w14:textId="77777777" w:rsidR="00FF6052" w:rsidRPr="006940FB" w:rsidRDefault="00FF6052" w:rsidP="00DF6B6C">
      <w:pPr>
        <w:pStyle w:val="Heading3"/>
      </w:pPr>
      <w:bookmarkStart w:id="934" w:name="_Define_security_and"/>
      <w:bookmarkStart w:id="935" w:name="_Ref37064775"/>
      <w:bookmarkStart w:id="936" w:name="_Toc38004853"/>
      <w:bookmarkStart w:id="937" w:name="_Toc41371398"/>
      <w:bookmarkStart w:id="938" w:name="_Toc41371842"/>
      <w:bookmarkStart w:id="939" w:name="_Toc87960299"/>
      <w:bookmarkStart w:id="940" w:name="_Toc200458653"/>
      <w:bookmarkEnd w:id="934"/>
      <w:r w:rsidRPr="006940FB">
        <w:t>Define Security and Privacy Assumptions</w:t>
      </w:r>
      <w:bookmarkEnd w:id="935"/>
      <w:bookmarkEnd w:id="936"/>
      <w:bookmarkEnd w:id="937"/>
      <w:bookmarkEnd w:id="938"/>
      <w:bookmarkEnd w:id="939"/>
      <w:bookmarkEnd w:id="940"/>
    </w:p>
    <w:p w14:paraId="67BF8B6D" w14:textId="440D2F3F" w:rsidR="006A30D7" w:rsidRPr="006940FB" w:rsidRDefault="000F1154" w:rsidP="00483085">
      <w:bookmarkStart w:id="941" w:name="_Hlk32576386"/>
      <w:r w:rsidRPr="006940FB">
        <w:rPr>
          <w:b/>
          <w:bCs/>
          <w:iCs/>
        </w:rPr>
        <w:t>RA-AM-1</w:t>
      </w:r>
      <w:r w:rsidR="00FC693F" w:rsidRPr="006940FB">
        <w:rPr>
          <w:b/>
          <w:bCs/>
          <w:iCs/>
        </w:rPr>
        <w:t xml:space="preserve"> </w:t>
      </w:r>
      <w:r w:rsidR="00FF6052" w:rsidRPr="006940FB">
        <w:t xml:space="preserve">Identify the security and privacy </w:t>
      </w:r>
      <w:proofErr w:type="gramStart"/>
      <w:r w:rsidR="00FF6052" w:rsidRPr="006940FB">
        <w:t>features,</w:t>
      </w:r>
      <w:proofErr w:type="gramEnd"/>
      <w:r w:rsidR="00FF6052" w:rsidRPr="006940FB">
        <w:t xml:space="preserve"> capabilities and controls </w:t>
      </w:r>
      <w:r w:rsidR="001A0521" w:rsidRPr="006940FB">
        <w:t>needed from the</w:t>
      </w:r>
      <w:r w:rsidR="00FF6052" w:rsidRPr="006940FB">
        <w:t xml:space="preserve"> environment where the product or solution is operating</w:t>
      </w:r>
      <w:bookmarkEnd w:id="941"/>
      <w:r w:rsidR="00FF6052" w:rsidRPr="006940FB">
        <w:t>. Features, capabilities and controls may be technical, operational or organizational in nature.</w:t>
      </w:r>
    </w:p>
    <w:p w14:paraId="2B3B1947" w14:textId="57D37715" w:rsidR="00FF6052" w:rsidRPr="006940FB" w:rsidRDefault="007B110C" w:rsidP="00483085">
      <w:r w:rsidRPr="006940FB">
        <w:rPr>
          <w:b/>
          <w:bCs/>
          <w:iCs/>
        </w:rPr>
        <w:t>RA-AM-2</w:t>
      </w:r>
      <w:r w:rsidR="00FC693F" w:rsidRPr="006940FB">
        <w:rPr>
          <w:b/>
          <w:bCs/>
          <w:iCs/>
        </w:rPr>
        <w:t xml:space="preserve"> </w:t>
      </w:r>
      <w:r w:rsidR="00FF6052" w:rsidRPr="006940FB">
        <w:t>Ensure that these are documented in the Customer Product Information (CPI), Security User Guide, Privacy User Guide and System Integration (SI) project documentation as appropriate.</w:t>
      </w:r>
    </w:p>
    <w:p w14:paraId="15457AE2" w14:textId="370A8B47" w:rsidR="00FF6052" w:rsidRPr="006940FB" w:rsidRDefault="007B110C" w:rsidP="00483085">
      <w:pPr>
        <w:rPr>
          <w:rFonts w:eastAsia="Ericsson Hilda" w:cs="Ericsson Hilda"/>
        </w:rPr>
      </w:pPr>
      <w:r w:rsidRPr="006940FB">
        <w:rPr>
          <w:b/>
          <w:bCs/>
        </w:rPr>
        <w:t>RA-AM-3</w:t>
      </w:r>
      <w:r w:rsidR="00FC693F" w:rsidRPr="006940FB">
        <w:rPr>
          <w:b/>
          <w:bCs/>
        </w:rPr>
        <w:t xml:space="preserve"> </w:t>
      </w:r>
      <w:r w:rsidR="00FF6052" w:rsidRPr="006940FB">
        <w:t>If assumptions change, check if earlier identified and treated risks need to be reopened.</w:t>
      </w:r>
    </w:p>
    <w:p w14:paraId="2587EB86" w14:textId="77777777" w:rsidR="00FF6052" w:rsidRPr="006940FB" w:rsidRDefault="00FF6052" w:rsidP="00DF6B6C">
      <w:pPr>
        <w:pStyle w:val="Heading3"/>
      </w:pPr>
      <w:bookmarkStart w:id="942" w:name="_Perform_threat_modeling"/>
      <w:bookmarkStart w:id="943" w:name="_Ref39482820"/>
      <w:bookmarkStart w:id="944" w:name="_Toc38004855"/>
      <w:bookmarkStart w:id="945" w:name="_Toc21960267"/>
      <w:bookmarkStart w:id="946" w:name="_Toc41371399"/>
      <w:bookmarkStart w:id="947" w:name="_Toc41371843"/>
      <w:bookmarkStart w:id="948" w:name="_Toc87960300"/>
      <w:bookmarkStart w:id="949" w:name="_Toc200458654"/>
      <w:bookmarkEnd w:id="942"/>
      <w:r w:rsidRPr="006940FB">
        <w:t>Perform Threat Modeling</w:t>
      </w:r>
      <w:bookmarkEnd w:id="943"/>
      <w:bookmarkEnd w:id="944"/>
      <w:bookmarkEnd w:id="945"/>
      <w:bookmarkEnd w:id="946"/>
      <w:bookmarkEnd w:id="947"/>
      <w:bookmarkEnd w:id="948"/>
      <w:bookmarkEnd w:id="949"/>
    </w:p>
    <w:p w14:paraId="6A6328BA" w14:textId="2F80CB4F" w:rsidR="00FF6052" w:rsidRPr="006940FB" w:rsidRDefault="007B110C" w:rsidP="000A123B">
      <w:r w:rsidRPr="006940FB">
        <w:rPr>
          <w:b/>
          <w:bCs/>
        </w:rPr>
        <w:t>RA-TM-1</w:t>
      </w:r>
      <w:r w:rsidR="00FC693F" w:rsidRPr="006940FB">
        <w:rPr>
          <w:b/>
          <w:bCs/>
        </w:rPr>
        <w:t xml:space="preserve"> </w:t>
      </w:r>
      <w:r w:rsidR="00FF6052" w:rsidRPr="006940FB">
        <w:t xml:space="preserve">Identify security threats and vulnerabilities affecting the system in the scope using the STRIDE </w:t>
      </w:r>
      <w:r w:rsidR="00455E86" w:rsidRPr="006940FB">
        <w:fldChar w:fldCharType="begin"/>
      </w:r>
      <w:r w:rsidR="00455E86" w:rsidRPr="006940FB">
        <w:instrText xml:space="preserve"> REF _Ref141963105 \r \h </w:instrText>
      </w:r>
      <w:r w:rsidR="00455E86" w:rsidRPr="006940FB">
        <w:fldChar w:fldCharType="separate"/>
      </w:r>
      <w:r w:rsidR="006940FB">
        <w:t>[16]</w:t>
      </w:r>
      <w:r w:rsidR="00455E86" w:rsidRPr="006940FB">
        <w:fldChar w:fldCharType="end"/>
      </w:r>
      <w:r w:rsidR="00455E86" w:rsidRPr="006940FB">
        <w:t xml:space="preserve"> </w:t>
      </w:r>
      <w:r w:rsidR="00FF6052" w:rsidRPr="006940FB">
        <w:t xml:space="preserve">threat modeling method. </w:t>
      </w:r>
      <w:r w:rsidR="00E81EE8" w:rsidRPr="006940FB">
        <w:t xml:space="preserve">Using </w:t>
      </w:r>
      <w:proofErr w:type="gramStart"/>
      <w:r w:rsidR="00E81EE8" w:rsidRPr="006940FB">
        <w:t>the data</w:t>
      </w:r>
      <w:proofErr w:type="gramEnd"/>
      <w:r w:rsidR="00E81EE8" w:rsidRPr="006940FB">
        <w:t xml:space="preserve"> flow diagrams c</w:t>
      </w:r>
      <w:r w:rsidR="00FF6052" w:rsidRPr="006940FB">
        <w:t xml:space="preserve">onsider the identified assets, threat agents, </w:t>
      </w:r>
      <w:r w:rsidR="009D78F1" w:rsidRPr="006940FB">
        <w:t>deployment context</w:t>
      </w:r>
      <w:r w:rsidR="00CB7530" w:rsidRPr="006940FB">
        <w:t xml:space="preserve"> (e.g. physical, virtualized</w:t>
      </w:r>
      <w:r w:rsidR="00DF0B61" w:rsidRPr="006940FB">
        <w:t xml:space="preserve"> or</w:t>
      </w:r>
      <w:r w:rsidR="00CB7530" w:rsidRPr="006940FB">
        <w:t xml:space="preserve"> containerized </w:t>
      </w:r>
      <w:r w:rsidR="0016598C" w:rsidRPr="006940FB">
        <w:t>platform</w:t>
      </w:r>
      <w:r w:rsidR="00DF0B61" w:rsidRPr="006940FB">
        <w:t>,</w:t>
      </w:r>
      <w:r w:rsidR="0016598C" w:rsidRPr="006940FB">
        <w:t xml:space="preserve"> </w:t>
      </w:r>
      <w:r w:rsidR="00CB7530" w:rsidRPr="006940FB">
        <w:t xml:space="preserve">or hyperscale </w:t>
      </w:r>
      <w:r w:rsidR="0016598C" w:rsidRPr="006940FB">
        <w:t>cloud platform)</w:t>
      </w:r>
      <w:r w:rsidR="009D78F1" w:rsidRPr="006940FB">
        <w:t xml:space="preserve">, </w:t>
      </w:r>
      <w:r w:rsidR="001D4E0F" w:rsidRPr="006940FB">
        <w:t xml:space="preserve">relevant </w:t>
      </w:r>
      <w:r w:rsidR="00FF6052" w:rsidRPr="006940FB">
        <w:t xml:space="preserve">threat </w:t>
      </w:r>
      <w:r w:rsidR="00C66570" w:rsidRPr="006940FB">
        <w:t xml:space="preserve">libraries </w:t>
      </w:r>
      <w:r w:rsidR="00FF6052" w:rsidRPr="006940FB">
        <w:t>and existing security controls in threat modeling.</w:t>
      </w:r>
    </w:p>
    <w:p w14:paraId="791E587C" w14:textId="1341EBFF" w:rsidR="00FF6052" w:rsidRDefault="007B110C" w:rsidP="000A123B">
      <w:pPr>
        <w:rPr>
          <w:ins w:id="950" w:author="Heikki Mäki" w:date="2026-01-15T14:18:00Z" w16du:dateUtc="2026-01-15T12:18:00Z"/>
        </w:rPr>
      </w:pPr>
      <w:r w:rsidRPr="006940FB">
        <w:rPr>
          <w:b/>
          <w:bCs/>
        </w:rPr>
        <w:t>R</w:t>
      </w:r>
      <w:r w:rsidRPr="006940FB">
        <w:rPr>
          <w:b/>
          <w:bCs/>
          <w:i/>
        </w:rPr>
        <w:t>A</w:t>
      </w:r>
      <w:r w:rsidRPr="006940FB">
        <w:rPr>
          <w:b/>
          <w:bCs/>
        </w:rPr>
        <w:t>-TM-2</w:t>
      </w:r>
      <w:r w:rsidR="00FC693F" w:rsidRPr="006940FB">
        <w:rPr>
          <w:b/>
          <w:bCs/>
        </w:rPr>
        <w:t xml:space="preserve"> </w:t>
      </w:r>
      <w:r w:rsidR="008378CC" w:rsidRPr="006940FB">
        <w:t xml:space="preserve">Augment </w:t>
      </w:r>
      <w:r w:rsidR="00EA62B2" w:rsidRPr="006940FB">
        <w:t>analysis by i</w:t>
      </w:r>
      <w:r w:rsidR="00FF6052" w:rsidRPr="006940FB">
        <w:t>dentify</w:t>
      </w:r>
      <w:r w:rsidR="00EA62B2" w:rsidRPr="006940FB">
        <w:t>ing</w:t>
      </w:r>
      <w:r w:rsidR="00FF6052" w:rsidRPr="006940FB">
        <w:t xml:space="preserve"> privacy threats affecting the system using the</w:t>
      </w:r>
      <w:r w:rsidR="00BB51AC" w:rsidRPr="006940FB">
        <w:t xml:space="preserve"> TRIM </w:t>
      </w:r>
      <w:r w:rsidR="00BB51AC" w:rsidRPr="006940FB">
        <w:fldChar w:fldCharType="begin"/>
      </w:r>
      <w:r w:rsidR="00BB51AC" w:rsidRPr="006940FB">
        <w:instrText xml:space="preserve"> REF _Ref118462890 \r \h </w:instrText>
      </w:r>
      <w:r w:rsidR="00BB51AC" w:rsidRPr="006940FB">
        <w:fldChar w:fldCharType="separate"/>
      </w:r>
      <w:r w:rsidR="006940FB">
        <w:t>[17]</w:t>
      </w:r>
      <w:r w:rsidR="00BB51AC" w:rsidRPr="006940FB">
        <w:fldChar w:fldCharType="end"/>
      </w:r>
      <w:r w:rsidR="000915CD" w:rsidRPr="006940FB">
        <w:t xml:space="preserve"> or</w:t>
      </w:r>
      <w:r w:rsidR="00FF6052" w:rsidRPr="006940FB">
        <w:t xml:space="preserve"> LINDDUN </w:t>
      </w:r>
      <w:r w:rsidR="00455E86" w:rsidRPr="006940FB">
        <w:fldChar w:fldCharType="begin"/>
      </w:r>
      <w:r w:rsidR="00455E86" w:rsidRPr="006940FB">
        <w:instrText xml:space="preserve"> REF _Ref118462936 \r \h </w:instrText>
      </w:r>
      <w:r w:rsidR="00455E86" w:rsidRPr="006940FB">
        <w:fldChar w:fldCharType="separate"/>
      </w:r>
      <w:r w:rsidR="006940FB">
        <w:t>[18]</w:t>
      </w:r>
      <w:r w:rsidR="00455E86" w:rsidRPr="006940FB">
        <w:fldChar w:fldCharType="end"/>
      </w:r>
      <w:r w:rsidR="00455E86" w:rsidRPr="006940FB">
        <w:t xml:space="preserve"> </w:t>
      </w:r>
      <w:r w:rsidR="00FF6052" w:rsidRPr="006940FB">
        <w:t>threat modeling method.</w:t>
      </w:r>
    </w:p>
    <w:p w14:paraId="0C60431F" w14:textId="409A9D24" w:rsidR="00657880" w:rsidDel="00E564FE" w:rsidRDefault="00657880" w:rsidP="003950A2">
      <w:pPr>
        <w:rPr>
          <w:del w:id="951" w:author="Heikki Mäki" w:date="2026-01-15T14:22:00Z" w16du:dateUtc="2026-01-15T12:22:00Z"/>
        </w:rPr>
      </w:pPr>
      <w:ins w:id="952" w:author="Heikki Mäki" w:date="2026-01-15T14:18:00Z" w16du:dateUtc="2026-01-15T12:18:00Z">
        <w:r w:rsidRPr="00657880">
          <w:rPr>
            <w:b/>
            <w:bCs/>
            <w:rPrChange w:id="953" w:author="Heikki Mäki" w:date="2026-01-15T14:18:00Z" w16du:dateUtc="2026-01-15T12:18:00Z">
              <w:rPr/>
            </w:rPrChange>
          </w:rPr>
          <w:t xml:space="preserve">RA-TM-3 </w:t>
        </w:r>
      </w:ins>
      <w:ins w:id="954" w:author="Heikki Mäki" w:date="2026-01-15T14:20:00Z" w16du:dateUtc="2026-01-15T12:20:00Z">
        <w:r w:rsidR="00171C3F">
          <w:t xml:space="preserve">If the system in scope </w:t>
        </w:r>
      </w:ins>
      <w:ins w:id="955" w:author="Heikki Mäki" w:date="2026-01-15T14:20:00Z">
        <w:r w:rsidR="006D01A7" w:rsidRPr="006D01A7">
          <w:t xml:space="preserve">includes </w:t>
        </w:r>
      </w:ins>
      <w:ins w:id="956" w:author="Heikki Mäki" w:date="2026-01-15T14:24:00Z" w16du:dateUtc="2026-01-15T12:24:00Z">
        <w:r w:rsidR="00676FD2">
          <w:t>Artificial Intelligence or Machine Lear</w:t>
        </w:r>
      </w:ins>
      <w:ins w:id="957" w:author="Heikki Mäki" w:date="2026-01-15T14:25:00Z" w16du:dateUtc="2026-01-15T12:25:00Z">
        <w:r w:rsidR="00676FD2">
          <w:t>ning (</w:t>
        </w:r>
      </w:ins>
      <w:ins w:id="958" w:author="Heikki Mäki" w:date="2026-01-15T14:20:00Z">
        <w:r w:rsidR="006D01A7" w:rsidRPr="006D01A7">
          <w:t>AI/ML</w:t>
        </w:r>
      </w:ins>
      <w:ins w:id="959" w:author="Heikki Mäki" w:date="2026-01-15T14:25:00Z" w16du:dateUtc="2026-01-15T12:25:00Z">
        <w:r w:rsidR="00676FD2">
          <w:t>)</w:t>
        </w:r>
      </w:ins>
      <w:ins w:id="960" w:author="Heikki Mäki" w:date="2026-01-15T14:20:00Z">
        <w:r w:rsidR="006D01A7" w:rsidRPr="006D01A7">
          <w:t xml:space="preserve"> </w:t>
        </w:r>
      </w:ins>
      <w:ins w:id="961" w:author="Heikki Mäki" w:date="2026-01-15T14:20:00Z" w16du:dateUtc="2026-01-15T12:20:00Z">
        <w:r w:rsidR="00171C3F">
          <w:t>functionality</w:t>
        </w:r>
      </w:ins>
      <w:ins w:id="962" w:author="Heikki Mäki" w:date="2026-01-15T14:20:00Z">
        <w:r w:rsidR="006D01A7" w:rsidRPr="006D01A7">
          <w:t xml:space="preserve">, </w:t>
        </w:r>
      </w:ins>
      <w:ins w:id="963" w:author="Heikki Mäki" w:date="2026-01-15T14:20:00Z" w16du:dateUtc="2026-01-15T12:20:00Z">
        <w:r w:rsidR="00171C3F">
          <w:t>AI/ML</w:t>
        </w:r>
      </w:ins>
      <w:ins w:id="964" w:author="Heikki Mäki" w:date="2026-01-15T14:21:00Z" w16du:dateUtc="2026-01-15T12:21:00Z">
        <w:r w:rsidR="00292E07">
          <w:t>-</w:t>
        </w:r>
      </w:ins>
      <w:ins w:id="965" w:author="Heikki Mäki" w:date="2026-01-15T14:20:00Z" w16du:dateUtc="2026-01-15T12:20:00Z">
        <w:r w:rsidR="00171C3F">
          <w:t xml:space="preserve">specific threats </w:t>
        </w:r>
      </w:ins>
      <w:proofErr w:type="gramStart"/>
      <w:ins w:id="966" w:author="Heikki Mäki" w:date="2026-01-15T14:33:00Z" w16du:dateUtc="2026-01-15T12:33:00Z">
        <w:r w:rsidR="00876363">
          <w:t>shall</w:t>
        </w:r>
        <w:proofErr w:type="gramEnd"/>
        <w:r w:rsidR="00876363">
          <w:t xml:space="preserve"> be considered </w:t>
        </w:r>
      </w:ins>
      <w:ins w:id="967" w:author="Heikki Mäki" w:date="2026-01-15T14:20:00Z" w16du:dateUtc="2026-01-15T12:20:00Z">
        <w:r w:rsidR="00171C3F">
          <w:t>in the analysis.</w:t>
        </w:r>
      </w:ins>
      <w:ins w:id="968" w:author="Heikki Mäki" w:date="2026-01-15T14:25:00Z" w16du:dateUtc="2026-01-15T12:25:00Z">
        <w:r w:rsidR="00AF06B7">
          <w:t xml:space="preserve"> </w:t>
        </w:r>
      </w:ins>
      <w:ins w:id="969" w:author="Heikki Mäki" w:date="2026-01-15T14:21:00Z" w16du:dateUtc="2026-01-15T12:21:00Z">
        <w:r w:rsidR="00292E07">
          <w:t xml:space="preserve">In addition, AI/ML-based tools and techniques may be applied </w:t>
        </w:r>
        <w:r w:rsidR="00627A88">
          <w:t>in the threat modeling process to automate and augment threat discovery, classi</w:t>
        </w:r>
      </w:ins>
      <w:ins w:id="970" w:author="Heikki Mäki" w:date="2026-01-15T14:22:00Z" w16du:dateUtc="2026-01-15T12:22:00Z">
        <w:r w:rsidR="00627A88">
          <w:t xml:space="preserve">fication and prioritization. </w:t>
        </w:r>
      </w:ins>
      <w:ins w:id="971" w:author="Heikki Mäki" w:date="2026-01-15T14:23:00Z" w16du:dateUtc="2026-01-15T12:23:00Z">
        <w:r w:rsidR="005E0622">
          <w:t>O</w:t>
        </w:r>
      </w:ins>
      <w:ins w:id="972" w:author="Heikki Mäki" w:date="2026-01-15T14:22:00Z" w16du:dateUtc="2026-01-15T12:22:00Z">
        <w:r w:rsidR="00627A88" w:rsidRPr="006D01A7">
          <w:t>utputs should be validated for accuracy, completeness, and bias prior to integration into the final analysis</w:t>
        </w:r>
        <w:r w:rsidR="00627A88">
          <w:t>.</w:t>
        </w:r>
      </w:ins>
    </w:p>
    <w:p w14:paraId="2001D965" w14:textId="77777777" w:rsidR="00E564FE" w:rsidRPr="00657880" w:rsidRDefault="00E564FE" w:rsidP="000A123B">
      <w:pPr>
        <w:rPr>
          <w:ins w:id="973" w:author="Heikki Mäki" w:date="2026-01-15T14:32:00Z" w16du:dateUtc="2026-01-15T12:32:00Z"/>
        </w:rPr>
      </w:pPr>
    </w:p>
    <w:p w14:paraId="1E753C05" w14:textId="17B3388B" w:rsidR="004A2C58" w:rsidRPr="006940FB" w:rsidRDefault="004A2C58" w:rsidP="003950A2">
      <w:r w:rsidRPr="006940FB">
        <w:t>For threat modeling tools</w:t>
      </w:r>
      <w:r w:rsidR="00B41AC9" w:rsidRPr="006940FB">
        <w:t>, training and other resources</w:t>
      </w:r>
      <w:r w:rsidRPr="006940FB">
        <w:t xml:space="preserve">, refer to </w:t>
      </w:r>
      <w:hyperlink r:id="rId20">
        <w:r w:rsidR="00B0634A" w:rsidRPr="006940FB">
          <w:rPr>
            <w:rStyle w:val="Hyperlink"/>
          </w:rPr>
          <w:t>RA/PIA Guidelines</w:t>
        </w:r>
      </w:hyperlink>
      <w:r w:rsidR="00B0634A" w:rsidRPr="006940FB">
        <w:t xml:space="preserve"> </w:t>
      </w:r>
      <w:r w:rsidR="00B0634A" w:rsidRPr="006940FB">
        <w:fldChar w:fldCharType="begin"/>
      </w:r>
      <w:r w:rsidR="00B0634A" w:rsidRPr="006940FB">
        <w:instrText xml:space="preserve"> REF _Ref118462580 \r \h </w:instrText>
      </w:r>
      <w:r w:rsidR="00B0634A" w:rsidRPr="006940FB">
        <w:fldChar w:fldCharType="separate"/>
      </w:r>
      <w:r w:rsidR="006940FB">
        <w:t>[15]</w:t>
      </w:r>
      <w:r w:rsidR="00B0634A" w:rsidRPr="006940FB">
        <w:fldChar w:fldCharType="end"/>
      </w:r>
      <w:r w:rsidRPr="006940FB">
        <w:t>.</w:t>
      </w:r>
    </w:p>
    <w:p w14:paraId="2EC6E9F6" w14:textId="67E4ACDE" w:rsidR="00FF6052" w:rsidRPr="006940FB" w:rsidRDefault="002D5813" w:rsidP="00DF6B6C">
      <w:pPr>
        <w:pStyle w:val="Heading3"/>
      </w:pPr>
      <w:bookmarkStart w:id="974" w:name="_Toc141786379"/>
      <w:bookmarkStart w:id="975" w:name="_Toc141863883"/>
      <w:bookmarkStart w:id="976" w:name="_Toc141946037"/>
      <w:bookmarkStart w:id="977" w:name="_Toc142905971"/>
      <w:bookmarkStart w:id="978" w:name="_Toc143075891"/>
      <w:bookmarkStart w:id="979" w:name="_Toc143156868"/>
      <w:bookmarkStart w:id="980" w:name="_Toc143164233"/>
      <w:bookmarkStart w:id="981" w:name="_Toc141786380"/>
      <w:bookmarkStart w:id="982" w:name="_Toc141863884"/>
      <w:bookmarkStart w:id="983" w:name="_Toc141946038"/>
      <w:bookmarkStart w:id="984" w:name="_Toc142905972"/>
      <w:bookmarkStart w:id="985" w:name="_Toc143075892"/>
      <w:bookmarkStart w:id="986" w:name="_Toc143156869"/>
      <w:bookmarkStart w:id="987" w:name="_Toc143164234"/>
      <w:bookmarkStart w:id="988" w:name="_Toc141786381"/>
      <w:bookmarkStart w:id="989" w:name="_Toc141863885"/>
      <w:bookmarkStart w:id="990" w:name="_Toc141946039"/>
      <w:bookmarkStart w:id="991" w:name="_Toc142905973"/>
      <w:bookmarkStart w:id="992" w:name="_Toc143075893"/>
      <w:bookmarkStart w:id="993" w:name="_Toc143156870"/>
      <w:bookmarkStart w:id="994" w:name="_Toc143164235"/>
      <w:bookmarkStart w:id="995" w:name="_Toc141786410"/>
      <w:bookmarkStart w:id="996" w:name="_Toc141863914"/>
      <w:bookmarkStart w:id="997" w:name="_Toc141946068"/>
      <w:bookmarkStart w:id="998" w:name="_Toc142906002"/>
      <w:bookmarkStart w:id="999" w:name="_Toc143075922"/>
      <w:bookmarkStart w:id="1000" w:name="_Toc143156899"/>
      <w:bookmarkStart w:id="1001" w:name="_Toc143164264"/>
      <w:bookmarkStart w:id="1002" w:name="_Toc141786411"/>
      <w:bookmarkStart w:id="1003" w:name="_Toc141863915"/>
      <w:bookmarkStart w:id="1004" w:name="_Toc141946069"/>
      <w:bookmarkStart w:id="1005" w:name="_Toc142906003"/>
      <w:bookmarkStart w:id="1006" w:name="_Toc143075923"/>
      <w:bookmarkStart w:id="1007" w:name="_Toc143156900"/>
      <w:bookmarkStart w:id="1008" w:name="_Toc143164265"/>
      <w:bookmarkStart w:id="1009" w:name="_Toc141786412"/>
      <w:bookmarkStart w:id="1010" w:name="_Toc141863916"/>
      <w:bookmarkStart w:id="1011" w:name="_Toc141946070"/>
      <w:bookmarkStart w:id="1012" w:name="_Toc142906004"/>
      <w:bookmarkStart w:id="1013" w:name="_Toc143075924"/>
      <w:bookmarkStart w:id="1014" w:name="_Toc143156901"/>
      <w:bookmarkStart w:id="1015" w:name="_Toc143164266"/>
      <w:bookmarkStart w:id="1016" w:name="_Toc141786413"/>
      <w:bookmarkStart w:id="1017" w:name="_Toc141863917"/>
      <w:bookmarkStart w:id="1018" w:name="_Toc141946071"/>
      <w:bookmarkStart w:id="1019" w:name="_Toc142906005"/>
      <w:bookmarkStart w:id="1020" w:name="_Toc143075925"/>
      <w:bookmarkStart w:id="1021" w:name="_Toc143156902"/>
      <w:bookmarkStart w:id="1022" w:name="_Toc143164267"/>
      <w:bookmarkStart w:id="1023" w:name="_Toc141786414"/>
      <w:bookmarkStart w:id="1024" w:name="_Toc141863918"/>
      <w:bookmarkStart w:id="1025" w:name="_Toc141946072"/>
      <w:bookmarkStart w:id="1026" w:name="_Toc142906006"/>
      <w:bookmarkStart w:id="1027" w:name="_Toc143075926"/>
      <w:bookmarkStart w:id="1028" w:name="_Toc143156903"/>
      <w:bookmarkStart w:id="1029" w:name="_Toc143164268"/>
      <w:bookmarkStart w:id="1030" w:name="_Toc141786454"/>
      <w:bookmarkStart w:id="1031" w:name="_Toc141863958"/>
      <w:bookmarkStart w:id="1032" w:name="_Toc141946112"/>
      <w:bookmarkStart w:id="1033" w:name="_Toc142906046"/>
      <w:bookmarkStart w:id="1034" w:name="_Toc143075966"/>
      <w:bookmarkStart w:id="1035" w:name="_Toc143156943"/>
      <w:bookmarkStart w:id="1036" w:name="_Toc143164308"/>
      <w:bookmarkStart w:id="1037" w:name="_Toc141786455"/>
      <w:bookmarkStart w:id="1038" w:name="_Toc141863959"/>
      <w:bookmarkStart w:id="1039" w:name="_Toc141946113"/>
      <w:bookmarkStart w:id="1040" w:name="_Toc142906047"/>
      <w:bookmarkStart w:id="1041" w:name="_Toc143075967"/>
      <w:bookmarkStart w:id="1042" w:name="_Toc143156944"/>
      <w:bookmarkStart w:id="1043" w:name="_Toc143164309"/>
      <w:bookmarkStart w:id="1044" w:name="_Toc141786456"/>
      <w:bookmarkStart w:id="1045" w:name="_Toc141863960"/>
      <w:bookmarkStart w:id="1046" w:name="_Toc141946114"/>
      <w:bookmarkStart w:id="1047" w:name="_Toc142906048"/>
      <w:bookmarkStart w:id="1048" w:name="_Toc143075968"/>
      <w:bookmarkStart w:id="1049" w:name="_Toc143156945"/>
      <w:bookmarkStart w:id="1050" w:name="_Toc143164310"/>
      <w:bookmarkStart w:id="1051" w:name="_Toc141786457"/>
      <w:bookmarkStart w:id="1052" w:name="_Toc141863961"/>
      <w:bookmarkStart w:id="1053" w:name="_Toc141946115"/>
      <w:bookmarkStart w:id="1054" w:name="_Toc142906049"/>
      <w:bookmarkStart w:id="1055" w:name="_Toc143075969"/>
      <w:bookmarkStart w:id="1056" w:name="_Toc143156946"/>
      <w:bookmarkStart w:id="1057" w:name="_Toc143164311"/>
      <w:bookmarkStart w:id="1058" w:name="_Toc141786458"/>
      <w:bookmarkStart w:id="1059" w:name="_Toc141863962"/>
      <w:bookmarkStart w:id="1060" w:name="_Toc141946116"/>
      <w:bookmarkStart w:id="1061" w:name="_Toc142906050"/>
      <w:bookmarkStart w:id="1062" w:name="_Toc143075970"/>
      <w:bookmarkStart w:id="1063" w:name="_Toc143156947"/>
      <w:bookmarkStart w:id="1064" w:name="_Toc143164312"/>
      <w:bookmarkStart w:id="1065" w:name="_Toc141786459"/>
      <w:bookmarkStart w:id="1066" w:name="_Toc141863963"/>
      <w:bookmarkStart w:id="1067" w:name="_Toc141946117"/>
      <w:bookmarkStart w:id="1068" w:name="_Toc142906051"/>
      <w:bookmarkStart w:id="1069" w:name="_Toc143075971"/>
      <w:bookmarkStart w:id="1070" w:name="_Toc143156948"/>
      <w:bookmarkStart w:id="1071" w:name="_Toc143164313"/>
      <w:bookmarkStart w:id="1072" w:name="_Toc141786460"/>
      <w:bookmarkStart w:id="1073" w:name="_Toc141863964"/>
      <w:bookmarkStart w:id="1074" w:name="_Toc141946118"/>
      <w:bookmarkStart w:id="1075" w:name="_Toc142906052"/>
      <w:bookmarkStart w:id="1076" w:name="_Toc143075972"/>
      <w:bookmarkStart w:id="1077" w:name="_Toc143156949"/>
      <w:bookmarkStart w:id="1078" w:name="_Toc143164314"/>
      <w:bookmarkStart w:id="1079" w:name="_Toc141786461"/>
      <w:bookmarkStart w:id="1080" w:name="_Toc141863965"/>
      <w:bookmarkStart w:id="1081" w:name="_Toc141946119"/>
      <w:bookmarkStart w:id="1082" w:name="_Toc142906053"/>
      <w:bookmarkStart w:id="1083" w:name="_Toc143075973"/>
      <w:bookmarkStart w:id="1084" w:name="_Toc143156950"/>
      <w:bookmarkStart w:id="1085" w:name="_Toc143164315"/>
      <w:bookmarkStart w:id="1086" w:name="_Toc141786462"/>
      <w:bookmarkStart w:id="1087" w:name="_Toc141863966"/>
      <w:bookmarkStart w:id="1088" w:name="_Toc141946120"/>
      <w:bookmarkStart w:id="1089" w:name="_Toc142906054"/>
      <w:bookmarkStart w:id="1090" w:name="_Toc143075974"/>
      <w:bookmarkStart w:id="1091" w:name="_Toc143156951"/>
      <w:bookmarkStart w:id="1092" w:name="_Toc143164316"/>
      <w:bookmarkStart w:id="1093" w:name="_Toc141786463"/>
      <w:bookmarkStart w:id="1094" w:name="_Toc141863967"/>
      <w:bookmarkStart w:id="1095" w:name="_Toc141946121"/>
      <w:bookmarkStart w:id="1096" w:name="_Toc142906055"/>
      <w:bookmarkStart w:id="1097" w:name="_Toc143075975"/>
      <w:bookmarkStart w:id="1098" w:name="_Toc143156952"/>
      <w:bookmarkStart w:id="1099" w:name="_Toc143164317"/>
      <w:bookmarkStart w:id="1100" w:name="_Toc141786464"/>
      <w:bookmarkStart w:id="1101" w:name="_Toc141863968"/>
      <w:bookmarkStart w:id="1102" w:name="_Toc141946122"/>
      <w:bookmarkStart w:id="1103" w:name="_Toc142906056"/>
      <w:bookmarkStart w:id="1104" w:name="_Toc143075976"/>
      <w:bookmarkStart w:id="1105" w:name="_Toc143156953"/>
      <w:bookmarkStart w:id="1106" w:name="_Toc143164318"/>
      <w:bookmarkStart w:id="1107" w:name="_Toc141786480"/>
      <w:bookmarkStart w:id="1108" w:name="_Toc141863984"/>
      <w:bookmarkStart w:id="1109" w:name="_Toc141946138"/>
      <w:bookmarkStart w:id="1110" w:name="_Toc142906072"/>
      <w:bookmarkStart w:id="1111" w:name="_Toc143075992"/>
      <w:bookmarkStart w:id="1112" w:name="_Toc143156969"/>
      <w:bookmarkStart w:id="1113" w:name="_Toc143164334"/>
      <w:bookmarkStart w:id="1114" w:name="_Toc141786481"/>
      <w:bookmarkStart w:id="1115" w:name="_Toc141863985"/>
      <w:bookmarkStart w:id="1116" w:name="_Toc141946139"/>
      <w:bookmarkStart w:id="1117" w:name="_Toc142906073"/>
      <w:bookmarkStart w:id="1118" w:name="_Toc143075993"/>
      <w:bookmarkStart w:id="1119" w:name="_Toc143156970"/>
      <w:bookmarkStart w:id="1120" w:name="_Toc143164335"/>
      <w:bookmarkStart w:id="1121" w:name="_Toc141786482"/>
      <w:bookmarkStart w:id="1122" w:name="_Toc141863986"/>
      <w:bookmarkStart w:id="1123" w:name="_Toc141946140"/>
      <w:bookmarkStart w:id="1124" w:name="_Toc142906074"/>
      <w:bookmarkStart w:id="1125" w:name="_Toc143075994"/>
      <w:bookmarkStart w:id="1126" w:name="_Toc143156971"/>
      <w:bookmarkStart w:id="1127" w:name="_Toc143164336"/>
      <w:bookmarkStart w:id="1128" w:name="_Toc141786483"/>
      <w:bookmarkStart w:id="1129" w:name="_Toc141863987"/>
      <w:bookmarkStart w:id="1130" w:name="_Toc141946141"/>
      <w:bookmarkStart w:id="1131" w:name="_Toc142906075"/>
      <w:bookmarkStart w:id="1132" w:name="_Toc143075995"/>
      <w:bookmarkStart w:id="1133" w:name="_Toc143156972"/>
      <w:bookmarkStart w:id="1134" w:name="_Toc143164337"/>
      <w:bookmarkStart w:id="1135" w:name="_Toc141786484"/>
      <w:bookmarkStart w:id="1136" w:name="_Toc141863988"/>
      <w:bookmarkStart w:id="1137" w:name="_Toc141946142"/>
      <w:bookmarkStart w:id="1138" w:name="_Toc142906076"/>
      <w:bookmarkStart w:id="1139" w:name="_Toc143075996"/>
      <w:bookmarkStart w:id="1140" w:name="_Toc143156973"/>
      <w:bookmarkStart w:id="1141" w:name="_Toc143164338"/>
      <w:bookmarkStart w:id="1142" w:name="_Toc141786514"/>
      <w:bookmarkStart w:id="1143" w:name="_Toc141864018"/>
      <w:bookmarkStart w:id="1144" w:name="_Toc141946172"/>
      <w:bookmarkStart w:id="1145" w:name="_Toc142906106"/>
      <w:bookmarkStart w:id="1146" w:name="_Toc143076026"/>
      <w:bookmarkStart w:id="1147" w:name="_Toc143157003"/>
      <w:bookmarkStart w:id="1148" w:name="_Toc143164368"/>
      <w:bookmarkStart w:id="1149" w:name="_Toc141786515"/>
      <w:bookmarkStart w:id="1150" w:name="_Toc141864019"/>
      <w:bookmarkStart w:id="1151" w:name="_Toc141946173"/>
      <w:bookmarkStart w:id="1152" w:name="_Toc142906107"/>
      <w:bookmarkStart w:id="1153" w:name="_Toc143076027"/>
      <w:bookmarkStart w:id="1154" w:name="_Toc143157004"/>
      <w:bookmarkStart w:id="1155" w:name="_Toc143164369"/>
      <w:bookmarkStart w:id="1156" w:name="_Toc141786516"/>
      <w:bookmarkStart w:id="1157" w:name="_Toc141864020"/>
      <w:bookmarkStart w:id="1158" w:name="_Toc141946174"/>
      <w:bookmarkStart w:id="1159" w:name="_Toc142906108"/>
      <w:bookmarkStart w:id="1160" w:name="_Toc143076028"/>
      <w:bookmarkStart w:id="1161" w:name="_Toc143157005"/>
      <w:bookmarkStart w:id="1162" w:name="_Toc143164370"/>
      <w:bookmarkStart w:id="1163" w:name="_Toc141786517"/>
      <w:bookmarkStart w:id="1164" w:name="_Toc141864021"/>
      <w:bookmarkStart w:id="1165" w:name="_Toc141946175"/>
      <w:bookmarkStart w:id="1166" w:name="_Toc142906109"/>
      <w:bookmarkStart w:id="1167" w:name="_Toc143076029"/>
      <w:bookmarkStart w:id="1168" w:name="_Toc143157006"/>
      <w:bookmarkStart w:id="1169" w:name="_Toc143164371"/>
      <w:bookmarkStart w:id="1170" w:name="_Toc141786518"/>
      <w:bookmarkStart w:id="1171" w:name="_Toc141864022"/>
      <w:bookmarkStart w:id="1172" w:name="_Toc141946176"/>
      <w:bookmarkStart w:id="1173" w:name="_Toc142906110"/>
      <w:bookmarkStart w:id="1174" w:name="_Toc143076030"/>
      <w:bookmarkStart w:id="1175" w:name="_Toc143157007"/>
      <w:bookmarkStart w:id="1176" w:name="_Toc143164372"/>
      <w:bookmarkStart w:id="1177" w:name="_Toc141786552"/>
      <w:bookmarkStart w:id="1178" w:name="_Toc141864056"/>
      <w:bookmarkStart w:id="1179" w:name="_Toc141946210"/>
      <w:bookmarkStart w:id="1180" w:name="_Toc142906144"/>
      <w:bookmarkStart w:id="1181" w:name="_Toc143076064"/>
      <w:bookmarkStart w:id="1182" w:name="_Toc143157041"/>
      <w:bookmarkStart w:id="1183" w:name="_Toc143164406"/>
      <w:bookmarkStart w:id="1184" w:name="_Toc141786553"/>
      <w:bookmarkStart w:id="1185" w:name="_Toc141864057"/>
      <w:bookmarkStart w:id="1186" w:name="_Toc141946211"/>
      <w:bookmarkStart w:id="1187" w:name="_Toc142906145"/>
      <w:bookmarkStart w:id="1188" w:name="_Toc143076065"/>
      <w:bookmarkStart w:id="1189" w:name="_Toc143157042"/>
      <w:bookmarkStart w:id="1190" w:name="_Toc143164407"/>
      <w:bookmarkStart w:id="1191" w:name="_Toc141786554"/>
      <w:bookmarkStart w:id="1192" w:name="_Toc141864058"/>
      <w:bookmarkStart w:id="1193" w:name="_Toc141946212"/>
      <w:bookmarkStart w:id="1194" w:name="_Toc142906146"/>
      <w:bookmarkStart w:id="1195" w:name="_Toc143076066"/>
      <w:bookmarkStart w:id="1196" w:name="_Toc143157043"/>
      <w:bookmarkStart w:id="1197" w:name="_Toc143164408"/>
      <w:bookmarkStart w:id="1198" w:name="_Toc141786555"/>
      <w:bookmarkStart w:id="1199" w:name="_Toc141864059"/>
      <w:bookmarkStart w:id="1200" w:name="_Toc141946213"/>
      <w:bookmarkStart w:id="1201" w:name="_Toc142906147"/>
      <w:bookmarkStart w:id="1202" w:name="_Toc143076067"/>
      <w:bookmarkStart w:id="1203" w:name="_Toc143157044"/>
      <w:bookmarkStart w:id="1204" w:name="_Toc143164409"/>
      <w:bookmarkStart w:id="1205" w:name="_Toc141786600"/>
      <w:bookmarkStart w:id="1206" w:name="_Toc141864104"/>
      <w:bookmarkStart w:id="1207" w:name="_Toc141946258"/>
      <w:bookmarkStart w:id="1208" w:name="_Toc142906192"/>
      <w:bookmarkStart w:id="1209" w:name="_Toc143076112"/>
      <w:bookmarkStart w:id="1210" w:name="_Toc143157089"/>
      <w:bookmarkStart w:id="1211" w:name="_Toc143164454"/>
      <w:bookmarkStart w:id="1212" w:name="_Toc141786601"/>
      <w:bookmarkStart w:id="1213" w:name="_Toc141864105"/>
      <w:bookmarkStart w:id="1214" w:name="_Toc141946259"/>
      <w:bookmarkStart w:id="1215" w:name="_Toc142906193"/>
      <w:bookmarkStart w:id="1216" w:name="_Toc143076113"/>
      <w:bookmarkStart w:id="1217" w:name="_Toc143157090"/>
      <w:bookmarkStart w:id="1218" w:name="_Toc143164455"/>
      <w:bookmarkStart w:id="1219" w:name="_Toc141786602"/>
      <w:bookmarkStart w:id="1220" w:name="_Toc141864106"/>
      <w:bookmarkStart w:id="1221" w:name="_Toc141946260"/>
      <w:bookmarkStart w:id="1222" w:name="_Toc142906194"/>
      <w:bookmarkStart w:id="1223" w:name="_Toc143076114"/>
      <w:bookmarkStart w:id="1224" w:name="_Toc143157091"/>
      <w:bookmarkStart w:id="1225" w:name="_Toc143164456"/>
      <w:bookmarkStart w:id="1226" w:name="_Toc141786603"/>
      <w:bookmarkStart w:id="1227" w:name="_Toc141864107"/>
      <w:bookmarkStart w:id="1228" w:name="_Toc141946261"/>
      <w:bookmarkStart w:id="1229" w:name="_Toc142906195"/>
      <w:bookmarkStart w:id="1230" w:name="_Toc143076115"/>
      <w:bookmarkStart w:id="1231" w:name="_Toc143157092"/>
      <w:bookmarkStart w:id="1232" w:name="_Toc143164457"/>
      <w:bookmarkStart w:id="1233" w:name="_Toc141786604"/>
      <w:bookmarkStart w:id="1234" w:name="_Toc141864108"/>
      <w:bookmarkStart w:id="1235" w:name="_Toc141946262"/>
      <w:bookmarkStart w:id="1236" w:name="_Toc142906196"/>
      <w:bookmarkStart w:id="1237" w:name="_Toc143076116"/>
      <w:bookmarkStart w:id="1238" w:name="_Toc143157093"/>
      <w:bookmarkStart w:id="1239" w:name="_Toc143164458"/>
      <w:bookmarkStart w:id="1240" w:name="_Toc141786605"/>
      <w:bookmarkStart w:id="1241" w:name="_Toc141864109"/>
      <w:bookmarkStart w:id="1242" w:name="_Toc141946263"/>
      <w:bookmarkStart w:id="1243" w:name="_Toc142906197"/>
      <w:bookmarkStart w:id="1244" w:name="_Toc143076117"/>
      <w:bookmarkStart w:id="1245" w:name="_Toc143157094"/>
      <w:bookmarkStart w:id="1246" w:name="_Toc143164459"/>
      <w:bookmarkStart w:id="1247" w:name="_Toc141786606"/>
      <w:bookmarkStart w:id="1248" w:name="_Toc141864110"/>
      <w:bookmarkStart w:id="1249" w:name="_Toc141946264"/>
      <w:bookmarkStart w:id="1250" w:name="_Toc142906198"/>
      <w:bookmarkStart w:id="1251" w:name="_Toc143076118"/>
      <w:bookmarkStart w:id="1252" w:name="_Toc143157095"/>
      <w:bookmarkStart w:id="1253" w:name="_Toc143164460"/>
      <w:bookmarkStart w:id="1254" w:name="_Toc141786607"/>
      <w:bookmarkStart w:id="1255" w:name="_Toc141864111"/>
      <w:bookmarkStart w:id="1256" w:name="_Toc141946265"/>
      <w:bookmarkStart w:id="1257" w:name="_Toc142906199"/>
      <w:bookmarkStart w:id="1258" w:name="_Toc143076119"/>
      <w:bookmarkStart w:id="1259" w:name="_Toc143157096"/>
      <w:bookmarkStart w:id="1260" w:name="_Toc143164461"/>
      <w:bookmarkStart w:id="1261" w:name="_Toc141786608"/>
      <w:bookmarkStart w:id="1262" w:name="_Toc141864112"/>
      <w:bookmarkStart w:id="1263" w:name="_Toc141946266"/>
      <w:bookmarkStart w:id="1264" w:name="_Toc142906200"/>
      <w:bookmarkStart w:id="1265" w:name="_Toc143076120"/>
      <w:bookmarkStart w:id="1266" w:name="_Toc143157097"/>
      <w:bookmarkStart w:id="1267" w:name="_Toc143164462"/>
      <w:bookmarkStart w:id="1268" w:name="_Toc141786609"/>
      <w:bookmarkStart w:id="1269" w:name="_Toc141864113"/>
      <w:bookmarkStart w:id="1270" w:name="_Toc141946267"/>
      <w:bookmarkStart w:id="1271" w:name="_Toc142906201"/>
      <w:bookmarkStart w:id="1272" w:name="_Toc143076121"/>
      <w:bookmarkStart w:id="1273" w:name="_Toc143157098"/>
      <w:bookmarkStart w:id="1274" w:name="_Toc143164463"/>
      <w:bookmarkStart w:id="1275" w:name="_Toc141786610"/>
      <w:bookmarkStart w:id="1276" w:name="_Toc141864114"/>
      <w:bookmarkStart w:id="1277" w:name="_Toc141946268"/>
      <w:bookmarkStart w:id="1278" w:name="_Toc142906202"/>
      <w:bookmarkStart w:id="1279" w:name="_Toc143076122"/>
      <w:bookmarkStart w:id="1280" w:name="_Toc143157099"/>
      <w:bookmarkStart w:id="1281" w:name="_Toc143164464"/>
      <w:bookmarkStart w:id="1282" w:name="_Toc141786611"/>
      <w:bookmarkStart w:id="1283" w:name="_Toc141864115"/>
      <w:bookmarkStart w:id="1284" w:name="_Toc141946269"/>
      <w:bookmarkStart w:id="1285" w:name="_Toc142906203"/>
      <w:bookmarkStart w:id="1286" w:name="_Toc143076123"/>
      <w:bookmarkStart w:id="1287" w:name="_Toc143157100"/>
      <w:bookmarkStart w:id="1288" w:name="_Toc143164465"/>
      <w:bookmarkStart w:id="1289" w:name="_Toc141786612"/>
      <w:bookmarkStart w:id="1290" w:name="_Toc141864116"/>
      <w:bookmarkStart w:id="1291" w:name="_Toc141946270"/>
      <w:bookmarkStart w:id="1292" w:name="_Toc142906204"/>
      <w:bookmarkStart w:id="1293" w:name="_Toc143076124"/>
      <w:bookmarkStart w:id="1294" w:name="_Toc143157101"/>
      <w:bookmarkStart w:id="1295" w:name="_Toc143164466"/>
      <w:bookmarkStart w:id="1296" w:name="_Toc141786613"/>
      <w:bookmarkStart w:id="1297" w:name="_Toc141864117"/>
      <w:bookmarkStart w:id="1298" w:name="_Toc141946271"/>
      <w:bookmarkStart w:id="1299" w:name="_Toc142906205"/>
      <w:bookmarkStart w:id="1300" w:name="_Toc143076125"/>
      <w:bookmarkStart w:id="1301" w:name="_Toc143157102"/>
      <w:bookmarkStart w:id="1302" w:name="_Toc143164467"/>
      <w:bookmarkStart w:id="1303" w:name="_Toc141786614"/>
      <w:bookmarkStart w:id="1304" w:name="_Toc141864118"/>
      <w:bookmarkStart w:id="1305" w:name="_Toc141946272"/>
      <w:bookmarkStart w:id="1306" w:name="_Toc142906206"/>
      <w:bookmarkStart w:id="1307" w:name="_Toc143076126"/>
      <w:bookmarkStart w:id="1308" w:name="_Toc143157103"/>
      <w:bookmarkStart w:id="1309" w:name="_Toc143164468"/>
      <w:bookmarkStart w:id="1310" w:name="_Check_security_and"/>
      <w:bookmarkStart w:id="1311" w:name="_Toc25838381"/>
      <w:bookmarkStart w:id="1312" w:name="_Toc25838380"/>
      <w:bookmarkStart w:id="1313" w:name="_Toc25838379"/>
      <w:bookmarkStart w:id="1314" w:name="_Toc25838377"/>
      <w:bookmarkStart w:id="1315" w:name="_Toc25838376"/>
      <w:bookmarkStart w:id="1316" w:name="_Ref39501450"/>
      <w:bookmarkStart w:id="1317" w:name="_Toc38004857"/>
      <w:bookmarkStart w:id="1318" w:name="_Toc21960269"/>
      <w:bookmarkStart w:id="1319" w:name="_Toc41371400"/>
      <w:bookmarkStart w:id="1320" w:name="_Toc41371844"/>
      <w:bookmarkStart w:id="1321" w:name="_Toc87960301"/>
      <w:bookmarkStart w:id="1322" w:name="_Toc200458655"/>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proofErr w:type="gramStart"/>
      <w:r w:rsidRPr="006940FB">
        <w:lastRenderedPageBreak/>
        <w:t>Identify</w:t>
      </w:r>
      <w:proofErr w:type="gramEnd"/>
      <w:r w:rsidR="005F246F" w:rsidRPr="006940FB">
        <w:t xml:space="preserve"> </w:t>
      </w:r>
      <w:r w:rsidR="007D7F14" w:rsidRPr="006940FB">
        <w:t xml:space="preserve">Risks from Gaps in </w:t>
      </w:r>
      <w:r w:rsidR="00FF6052" w:rsidRPr="006940FB">
        <w:t>Security and Privacy Requirements</w:t>
      </w:r>
      <w:bookmarkStart w:id="1323" w:name="_Toc141786615"/>
      <w:bookmarkEnd w:id="1316"/>
      <w:bookmarkEnd w:id="1317"/>
      <w:bookmarkEnd w:id="1318"/>
      <w:bookmarkEnd w:id="1319"/>
      <w:bookmarkEnd w:id="1320"/>
      <w:bookmarkEnd w:id="1321"/>
      <w:bookmarkEnd w:id="1322"/>
      <w:bookmarkEnd w:id="1323"/>
    </w:p>
    <w:p w14:paraId="5BEE3867" w14:textId="5EDE1C29" w:rsidR="006060A7" w:rsidRPr="006940FB" w:rsidRDefault="007B110C" w:rsidP="001F1435">
      <w:pPr>
        <w:pStyle w:val="ListBullet"/>
        <w:numPr>
          <w:ilvl w:val="0"/>
          <w:numId w:val="0"/>
        </w:numPr>
      </w:pPr>
      <w:r w:rsidRPr="006940FB">
        <w:rPr>
          <w:b/>
          <w:bCs/>
          <w:iCs/>
        </w:rPr>
        <w:t>RA-RQ-1</w:t>
      </w:r>
      <w:r w:rsidR="00FC693F" w:rsidRPr="006940FB">
        <w:rPr>
          <w:b/>
          <w:bCs/>
          <w:iCs/>
        </w:rPr>
        <w:t xml:space="preserve"> </w:t>
      </w:r>
      <w:r w:rsidR="007F29AA" w:rsidRPr="006940FB">
        <w:t>Consider</w:t>
      </w:r>
      <w:r w:rsidR="00E53A56" w:rsidRPr="006940FB">
        <w:t xml:space="preserve"> the </w:t>
      </w:r>
      <w:r w:rsidR="000C076E" w:rsidRPr="006940FB">
        <w:t>applicability of and</w:t>
      </w:r>
      <w:r w:rsidR="00E53A56" w:rsidRPr="006940FB">
        <w:t xml:space="preserve"> compliance to </w:t>
      </w:r>
      <w:r w:rsidR="00FF6052" w:rsidRPr="006940FB">
        <w:t xml:space="preserve">the </w:t>
      </w:r>
      <w:r w:rsidR="00BD03C7" w:rsidRPr="006940FB">
        <w:t>security and privacy GPRs (Generic Product Requirements)</w:t>
      </w:r>
      <w:r w:rsidR="006060A7" w:rsidRPr="006940FB">
        <w:t xml:space="preserve">, refer to Requirement Specification, </w:t>
      </w:r>
      <w:hyperlink r:id="rId21">
        <w:r w:rsidR="006060A7" w:rsidRPr="006940FB">
          <w:rPr>
            <w:rStyle w:val="Hyperlink"/>
          </w:rPr>
          <w:t>EAB-04:000820</w:t>
        </w:r>
        <w:r w:rsidR="006060A7" w:rsidRPr="006940FB">
          <w:rPr>
            <w:rStyle w:val="Hyperlink"/>
            <w:rFonts w:eastAsia="SimSun"/>
          </w:rPr>
          <w:t xml:space="preserve"> </w:t>
        </w:r>
        <w:proofErr w:type="spellStart"/>
        <w:r w:rsidR="006060A7" w:rsidRPr="006940FB">
          <w:rPr>
            <w:rStyle w:val="Hyperlink"/>
            <w:rFonts w:eastAsia="SimSun"/>
          </w:rPr>
          <w:t>Uen</w:t>
        </w:r>
        <w:proofErr w:type="spellEnd"/>
      </w:hyperlink>
      <w:r w:rsidR="006060A7" w:rsidRPr="006940FB">
        <w:t xml:space="preserve">, Generic </w:t>
      </w:r>
      <w:r w:rsidR="003E6C68" w:rsidRPr="006940FB">
        <w:t xml:space="preserve">Product </w:t>
      </w:r>
      <w:r w:rsidR="006060A7" w:rsidRPr="006940FB">
        <w:t xml:space="preserve">Security Requirements </w:t>
      </w:r>
      <w:r w:rsidR="006060A7" w:rsidRPr="006940FB">
        <w:fldChar w:fldCharType="begin"/>
      </w:r>
      <w:r w:rsidR="006060A7" w:rsidRPr="006940FB">
        <w:instrText xml:space="preserve"> REF _Ref115871621 \r \h </w:instrText>
      </w:r>
      <w:r w:rsidR="006060A7" w:rsidRPr="006940FB">
        <w:fldChar w:fldCharType="separate"/>
      </w:r>
      <w:r w:rsidR="006940FB">
        <w:t>[2]</w:t>
      </w:r>
      <w:r w:rsidR="006060A7" w:rsidRPr="006940FB">
        <w:fldChar w:fldCharType="end"/>
      </w:r>
      <w:r w:rsidR="001D5AD3" w:rsidRPr="006940FB">
        <w:t xml:space="preserve"> and </w:t>
      </w:r>
      <w:r w:rsidR="006060A7" w:rsidRPr="006940FB">
        <w:t xml:space="preserve">Requirement Specification, </w:t>
      </w:r>
      <w:hyperlink r:id="rId22">
        <w:r w:rsidR="006060A7" w:rsidRPr="006940FB">
          <w:rPr>
            <w:rStyle w:val="Hyperlink"/>
          </w:rPr>
          <w:t xml:space="preserve">LMF-14:001052 </w:t>
        </w:r>
        <w:proofErr w:type="spellStart"/>
        <w:r w:rsidR="006060A7" w:rsidRPr="006940FB">
          <w:rPr>
            <w:rStyle w:val="Hyperlink"/>
          </w:rPr>
          <w:t>Uen</w:t>
        </w:r>
        <w:proofErr w:type="spellEnd"/>
      </w:hyperlink>
      <w:r w:rsidR="006060A7" w:rsidRPr="006940FB">
        <w:t xml:space="preserve">, Generic Privacy Requirements for Products </w:t>
      </w:r>
      <w:r w:rsidR="006060A7" w:rsidRPr="006940FB">
        <w:fldChar w:fldCharType="begin"/>
      </w:r>
      <w:r w:rsidR="006060A7" w:rsidRPr="006940FB">
        <w:instrText xml:space="preserve"> REF _Ref115871624 \r \h </w:instrText>
      </w:r>
      <w:r w:rsidR="006060A7" w:rsidRPr="006940FB">
        <w:fldChar w:fldCharType="separate"/>
      </w:r>
      <w:r w:rsidR="006940FB">
        <w:t>[3]</w:t>
      </w:r>
      <w:r w:rsidR="006060A7" w:rsidRPr="006940FB">
        <w:fldChar w:fldCharType="end"/>
      </w:r>
    </w:p>
    <w:p w14:paraId="200A43A2" w14:textId="2012261B" w:rsidR="00FF6052" w:rsidRDefault="004F6C9A" w:rsidP="001F1435">
      <w:pPr>
        <w:rPr>
          <w:ins w:id="1324" w:author="Heikki Mäki" w:date="2026-01-15T13:11:00Z" w16du:dateUtc="2026-01-15T11:11:00Z"/>
        </w:rPr>
      </w:pPr>
      <w:r w:rsidRPr="006940FB">
        <w:rPr>
          <w:b/>
          <w:bCs/>
        </w:rPr>
        <w:t>RA-RQ-2</w:t>
      </w:r>
      <w:r w:rsidR="00FC693F" w:rsidRPr="006940FB">
        <w:rPr>
          <w:b/>
          <w:bCs/>
        </w:rPr>
        <w:t xml:space="preserve"> </w:t>
      </w:r>
      <w:r w:rsidR="00FF6052" w:rsidRPr="006940FB">
        <w:t>Create a risk (or combine with threat identified in threat modeling) for each requirement that is not fully compliant and perform risk analysis</w:t>
      </w:r>
      <w:r w:rsidR="00CA7AC8" w:rsidRPr="006940FB">
        <w:t xml:space="preserve"> (refer to chapter </w:t>
      </w:r>
      <w:r w:rsidR="00CA7AC8" w:rsidRPr="006940FB">
        <w:fldChar w:fldCharType="begin"/>
      </w:r>
      <w:r w:rsidR="00CA7AC8" w:rsidRPr="006940FB">
        <w:instrText xml:space="preserve"> REF _Ref146271816 \r \h </w:instrText>
      </w:r>
      <w:r w:rsidR="00CA7AC8" w:rsidRPr="006940FB">
        <w:fldChar w:fldCharType="separate"/>
      </w:r>
      <w:r w:rsidR="006940FB">
        <w:t>1.1.11</w:t>
      </w:r>
      <w:r w:rsidR="00CA7AC8" w:rsidRPr="006940FB">
        <w:fldChar w:fldCharType="end"/>
      </w:r>
      <w:r w:rsidR="00CA7AC8" w:rsidRPr="006940FB">
        <w:t>)</w:t>
      </w:r>
      <w:r w:rsidR="00FF6052" w:rsidRPr="006940FB">
        <w:t>.</w:t>
      </w:r>
      <w:bookmarkStart w:id="1325" w:name="_Toc141786616"/>
      <w:bookmarkEnd w:id="1325"/>
    </w:p>
    <w:p w14:paraId="16C34D0D" w14:textId="7074AC11" w:rsidR="00391722" w:rsidRPr="006940FB" w:rsidRDefault="00391722" w:rsidP="001F1435">
      <w:ins w:id="1326" w:author="Heikki Mäki" w:date="2026-01-15T13:11:00Z" w16du:dateUtc="2026-01-15T11:11:00Z">
        <w:r w:rsidRPr="001D1ED2">
          <w:rPr>
            <w:b/>
            <w:bCs/>
            <w:rPrChange w:id="1327" w:author="Heikki Mäki" w:date="2026-01-15T13:14:00Z" w16du:dateUtc="2026-01-15T11:14:00Z">
              <w:rPr/>
            </w:rPrChange>
          </w:rPr>
          <w:t>RA-RQ-3</w:t>
        </w:r>
        <w:r>
          <w:t xml:space="preserve"> </w:t>
        </w:r>
      </w:ins>
      <w:ins w:id="1328" w:author="Heikki Mäki" w:date="2026-01-15T13:13:00Z" w16du:dateUtc="2026-01-15T11:13:00Z">
        <w:r w:rsidR="001D1ED2">
          <w:t xml:space="preserve">Provide or refer to </w:t>
        </w:r>
        <w:r w:rsidR="001D1ED2">
          <w:t>Statement of Compliance</w:t>
        </w:r>
        <w:r w:rsidR="001D1ED2">
          <w:t xml:space="preserve"> on relevant regulatory requirements</w:t>
        </w:r>
        <w:proofErr w:type="gramStart"/>
        <w:r w:rsidR="001D1ED2">
          <w:t xml:space="preserve">, </w:t>
        </w:r>
      </w:ins>
      <w:ins w:id="1329" w:author="Heikki Mäki" w:date="2026-01-15T13:11:00Z" w16du:dateUtc="2026-01-15T11:11:00Z">
        <w:r w:rsidR="00E04C63">
          <w:t>,</w:t>
        </w:r>
        <w:proofErr w:type="gramEnd"/>
        <w:r w:rsidR="00E04C63">
          <w:t xml:space="preserve"> such as </w:t>
        </w:r>
      </w:ins>
      <w:ins w:id="1330" w:author="Heikki Mäki" w:date="2026-01-15T13:12:00Z" w16du:dateUtc="2026-01-15T11:12:00Z">
        <w:r w:rsidR="00E04C63">
          <w:t>EU Cybersecurity Resilience Act (CRA) essential cybersecurity requirements</w:t>
        </w:r>
      </w:ins>
      <w:ins w:id="1331" w:author="Heikki Mäki" w:date="2026-01-15T13:13:00Z" w16du:dateUtc="2026-01-15T11:13:00Z">
        <w:r w:rsidR="00E04C63">
          <w:t>.</w:t>
        </w:r>
      </w:ins>
    </w:p>
    <w:p w14:paraId="2E5D675A" w14:textId="433ABC9A" w:rsidR="00FF6052" w:rsidRPr="006940FB" w:rsidRDefault="005F246F" w:rsidP="00DF6B6C">
      <w:pPr>
        <w:pStyle w:val="Heading3"/>
      </w:pPr>
      <w:bookmarkStart w:id="1332" w:name="_Toc141786617"/>
      <w:bookmarkStart w:id="1333" w:name="_Toc141946274"/>
      <w:bookmarkStart w:id="1334" w:name="_Toc142906208"/>
      <w:bookmarkStart w:id="1335" w:name="_Toc143076128"/>
      <w:bookmarkStart w:id="1336" w:name="_Toc143157105"/>
      <w:bookmarkStart w:id="1337" w:name="_Toc143164470"/>
      <w:bookmarkStart w:id="1338" w:name="_Check_3PP_and"/>
      <w:bookmarkStart w:id="1339" w:name="_Toc38004858"/>
      <w:bookmarkStart w:id="1340" w:name="_Ref39501452"/>
      <w:bookmarkStart w:id="1341" w:name="_Toc41371401"/>
      <w:bookmarkStart w:id="1342" w:name="_Toc41371845"/>
      <w:bookmarkStart w:id="1343" w:name="_Toc87960302"/>
      <w:bookmarkStart w:id="1344" w:name="_Toc200458656"/>
      <w:bookmarkStart w:id="1345" w:name="_Toc21960270"/>
      <w:bookmarkEnd w:id="1332"/>
      <w:bookmarkEnd w:id="1333"/>
      <w:bookmarkEnd w:id="1334"/>
      <w:bookmarkEnd w:id="1335"/>
      <w:bookmarkEnd w:id="1336"/>
      <w:bookmarkEnd w:id="1337"/>
      <w:bookmarkEnd w:id="1338"/>
      <w:r w:rsidRPr="006940FB">
        <w:t xml:space="preserve">Consider </w:t>
      </w:r>
      <w:r w:rsidR="00FF6052" w:rsidRPr="006940FB">
        <w:t>2PP, 3PP and FOSS Risks</w:t>
      </w:r>
      <w:bookmarkEnd w:id="1339"/>
      <w:bookmarkEnd w:id="1340"/>
      <w:bookmarkEnd w:id="1341"/>
      <w:bookmarkEnd w:id="1342"/>
      <w:bookmarkEnd w:id="1343"/>
      <w:bookmarkEnd w:id="1344"/>
    </w:p>
    <w:p w14:paraId="5052AE21" w14:textId="718E44ED" w:rsidR="00FF6052" w:rsidRPr="006940FB" w:rsidRDefault="002C37D3" w:rsidP="001F1435">
      <w:r w:rsidRPr="006940FB">
        <w:rPr>
          <w:b/>
          <w:bCs/>
          <w:iCs/>
        </w:rPr>
        <w:t>RA-TP-1</w:t>
      </w:r>
      <w:r w:rsidR="00FC693F" w:rsidRPr="006940FB">
        <w:rPr>
          <w:b/>
          <w:bCs/>
          <w:iCs/>
        </w:rPr>
        <w:t xml:space="preserve"> </w:t>
      </w:r>
      <w:r w:rsidR="00FF6052" w:rsidRPr="006940FB">
        <w:t xml:space="preserve">Risks </w:t>
      </w:r>
      <w:r w:rsidR="00F917ED" w:rsidRPr="006940FB">
        <w:t xml:space="preserve">can come </w:t>
      </w:r>
      <w:proofErr w:type="gramStart"/>
      <w:r w:rsidR="00FF6052" w:rsidRPr="006940FB">
        <w:t>from used</w:t>
      </w:r>
      <w:proofErr w:type="gramEnd"/>
      <w:r w:rsidR="00FF6052" w:rsidRPr="006940FB">
        <w:t xml:space="preserve"> 2PP, 3PP or FOSS components. Consider these in threat modeling and add and evaluate </w:t>
      </w:r>
      <w:r w:rsidR="37F147A8" w:rsidRPr="006940FB">
        <w:t xml:space="preserve">these </w:t>
      </w:r>
      <w:r w:rsidR="00FF6052" w:rsidRPr="006940FB">
        <w:t>as product or solution risks. Some examples</w:t>
      </w:r>
    </w:p>
    <w:p w14:paraId="747A8421" w14:textId="3012FDD3" w:rsidR="00380079" w:rsidRPr="006940FB" w:rsidRDefault="00FF6052" w:rsidP="00380079">
      <w:pPr>
        <w:pStyle w:val="ListBullet"/>
        <w:tabs>
          <w:tab w:val="left" w:pos="1304"/>
        </w:tabs>
      </w:pPr>
      <w:r w:rsidRPr="006940FB">
        <w:t>Threat models and residual risks of used 2PP components (other Ericsson</w:t>
      </w:r>
      <w:r w:rsidR="00092974" w:rsidRPr="006940FB">
        <w:t xml:space="preserve"> products</w:t>
      </w:r>
      <w:r w:rsidRPr="006940FB">
        <w:t>)</w:t>
      </w:r>
    </w:p>
    <w:p w14:paraId="00AA84C3" w14:textId="5AA9CB72" w:rsidR="00FF6052" w:rsidRPr="006940FB" w:rsidRDefault="00782BC8" w:rsidP="00380079">
      <w:pPr>
        <w:pStyle w:val="ListBullet"/>
        <w:tabs>
          <w:tab w:val="left" w:pos="1304"/>
        </w:tabs>
      </w:pPr>
      <w:r w:rsidRPr="006940FB">
        <w:t>Outcome of Supplier security evaluation</w:t>
      </w:r>
      <w:r w:rsidR="00066082" w:rsidRPr="006940FB">
        <w:t xml:space="preserve">, </w:t>
      </w:r>
      <w:r w:rsidR="00E103E2" w:rsidRPr="006940FB">
        <w:t xml:space="preserve">refer to Instruction, </w:t>
      </w:r>
      <w:hyperlink r:id="rId23" w:history="1">
        <w:r w:rsidR="00E103E2" w:rsidRPr="006940FB">
          <w:rPr>
            <w:rStyle w:val="Hyperlink"/>
          </w:rPr>
          <w:t xml:space="preserve">BNEW-20:043516 </w:t>
        </w:r>
        <w:proofErr w:type="spellStart"/>
        <w:r w:rsidR="00E103E2" w:rsidRPr="006940FB">
          <w:rPr>
            <w:rStyle w:val="Hyperlink"/>
          </w:rPr>
          <w:t>Uen</w:t>
        </w:r>
        <w:proofErr w:type="spellEnd"/>
      </w:hyperlink>
      <w:r w:rsidR="00DE2B41" w:rsidRPr="006940FB">
        <w:t>,</w:t>
      </w:r>
      <w:r w:rsidR="00334D63" w:rsidRPr="006940FB">
        <w:t xml:space="preserve"> Supplier Product Security Risk Management</w:t>
      </w:r>
      <w:r w:rsidR="00E103E2" w:rsidRPr="006940FB">
        <w:t xml:space="preserve"> </w:t>
      </w:r>
      <w:r w:rsidR="00DE2B41" w:rsidRPr="006940FB">
        <w:fldChar w:fldCharType="begin"/>
      </w:r>
      <w:r w:rsidR="00DE2B41" w:rsidRPr="006940FB">
        <w:instrText xml:space="preserve"> REF _Ref118272918 \r \h </w:instrText>
      </w:r>
      <w:r w:rsidR="00DE2B41" w:rsidRPr="006940FB">
        <w:fldChar w:fldCharType="separate"/>
      </w:r>
      <w:r w:rsidR="006940FB">
        <w:t>[6]</w:t>
      </w:r>
      <w:r w:rsidR="00DE2B41" w:rsidRPr="006940FB">
        <w:fldChar w:fldCharType="end"/>
      </w:r>
    </w:p>
    <w:p w14:paraId="0C13E458" w14:textId="79418DC1" w:rsidR="00B11911" w:rsidRPr="006940FB" w:rsidRDefault="00FF6052" w:rsidP="00B04DCF">
      <w:pPr>
        <w:pStyle w:val="ListBullet"/>
        <w:tabs>
          <w:tab w:val="left" w:pos="1304"/>
        </w:tabs>
      </w:pPr>
      <w:r w:rsidRPr="006940FB">
        <w:t>3PP has STAKO code ESW3 or 4, or a RE code (restricted component)</w:t>
      </w:r>
      <w:r w:rsidR="00380079" w:rsidRPr="006940FB">
        <w:t>,</w:t>
      </w:r>
      <w:r w:rsidR="00D87C31" w:rsidRPr="006940FB">
        <w:t xml:space="preserve"> </w:t>
      </w:r>
      <w:r w:rsidR="00E75414" w:rsidRPr="006940FB">
        <w:t xml:space="preserve">refer to </w:t>
      </w:r>
      <w:r w:rsidR="002779DC" w:rsidRPr="006940FB">
        <w:t xml:space="preserve">Instruction, </w:t>
      </w:r>
      <w:hyperlink r:id="rId24" w:history="1">
        <w:r w:rsidR="002779DC" w:rsidRPr="006940FB">
          <w:rPr>
            <w:rStyle w:val="Hyperlink"/>
          </w:rPr>
          <w:t xml:space="preserve">BNEW-21:022991 </w:t>
        </w:r>
        <w:proofErr w:type="spellStart"/>
        <w:r w:rsidR="002779DC" w:rsidRPr="006940FB">
          <w:rPr>
            <w:rStyle w:val="Hyperlink"/>
          </w:rPr>
          <w:t>Uen</w:t>
        </w:r>
        <w:proofErr w:type="spellEnd"/>
      </w:hyperlink>
      <w:r w:rsidR="002779DC" w:rsidRPr="006940FB">
        <w:t xml:space="preserve">, </w:t>
      </w:r>
      <w:r w:rsidR="00B11911" w:rsidRPr="006940FB">
        <w:t>3PP SW Portfolio Management Handling Document</w:t>
      </w:r>
      <w:r w:rsidR="00DE2B41" w:rsidRPr="006940FB">
        <w:t xml:space="preserve"> </w:t>
      </w:r>
      <w:r w:rsidR="00DE2B41" w:rsidRPr="006940FB">
        <w:fldChar w:fldCharType="begin"/>
      </w:r>
      <w:r w:rsidR="00DE2B41" w:rsidRPr="006940FB">
        <w:instrText xml:space="preserve"> REF _Ref118272925 \r \h </w:instrText>
      </w:r>
      <w:r w:rsidR="00DE2B41" w:rsidRPr="006940FB">
        <w:fldChar w:fldCharType="separate"/>
      </w:r>
      <w:r w:rsidR="006940FB">
        <w:t>[7]</w:t>
      </w:r>
      <w:r w:rsidR="00DE2B41" w:rsidRPr="006940FB">
        <w:fldChar w:fldCharType="end"/>
      </w:r>
    </w:p>
    <w:p w14:paraId="18A889FB" w14:textId="4FE5D3A2" w:rsidR="00FF6052" w:rsidRPr="006940FB" w:rsidRDefault="00FF6052" w:rsidP="003950A2">
      <w:pPr>
        <w:pStyle w:val="ListBullet"/>
        <w:tabs>
          <w:tab w:val="left" w:pos="1304"/>
        </w:tabs>
      </w:pPr>
      <w:r w:rsidRPr="006940FB">
        <w:t xml:space="preserve">Chosen 3PP/FOSS has </w:t>
      </w:r>
      <w:del w:id="1346" w:author="Heikki Mäki" w:date="2026-01-14T12:21:00Z" w16du:dateUtc="2026-01-14T10:21:00Z">
        <w:r w:rsidR="00F917ED" w:rsidRPr="006940FB" w:rsidDel="00340A9E">
          <w:delText>many unpatched</w:delText>
        </w:r>
      </w:del>
      <w:ins w:id="1347" w:author="Heikki Mäki" w:date="2026-01-14T12:21:00Z" w16du:dateUtc="2026-01-14T10:21:00Z">
        <w:r w:rsidR="00340A9E">
          <w:t>known exploitable</w:t>
        </w:r>
      </w:ins>
      <w:r w:rsidR="00F917ED" w:rsidRPr="006940FB">
        <w:t xml:space="preserve"> </w:t>
      </w:r>
      <w:r w:rsidRPr="006940FB">
        <w:t>vulnerabilities</w:t>
      </w:r>
      <w:r w:rsidR="00CB3C61" w:rsidRPr="006940FB">
        <w:t xml:space="preserve"> or is not maintained anymore</w:t>
      </w:r>
      <w:r w:rsidR="0061640E" w:rsidRPr="006940FB">
        <w:t>.</w:t>
      </w:r>
    </w:p>
    <w:p w14:paraId="14C21793" w14:textId="140AAC06" w:rsidR="00FF6052" w:rsidRPr="006940FB" w:rsidRDefault="00FF6052" w:rsidP="003950A2">
      <w:r w:rsidRPr="006940FB">
        <w:t xml:space="preserve">However, </w:t>
      </w:r>
      <w:r w:rsidRPr="006940FB">
        <w:rPr>
          <w:rFonts w:eastAsia="Ericsson Hilda" w:cs="Ericsson Hilda"/>
        </w:rPr>
        <w:t xml:space="preserve">product specific impact </w:t>
      </w:r>
      <w:r w:rsidRPr="006940FB">
        <w:t xml:space="preserve">analysis of individual vulnerabilities of used 3PP/FOSS components belong to vulnerability </w:t>
      </w:r>
      <w:r w:rsidRPr="006940FB">
        <w:rPr>
          <w:rFonts w:eastAsia="Ericsson Hilda" w:cs="Ericsson Hilda"/>
        </w:rPr>
        <w:t>management’s</w:t>
      </w:r>
      <w:r w:rsidRPr="006940FB">
        <w:t xml:space="preserve"> scope</w:t>
      </w:r>
      <w:r w:rsidR="001C4265" w:rsidRPr="006940FB">
        <w:t xml:space="preserve">, refer to Instruction, </w:t>
      </w:r>
      <w:hyperlink r:id="rId25">
        <w:r w:rsidR="009F5788" w:rsidRPr="006940FB">
          <w:rPr>
            <w:rStyle w:val="Hyperlink"/>
          </w:rPr>
          <w:t>12/000 21-LXE</w:t>
        </w:r>
        <w:r w:rsidR="00003162" w:rsidRPr="006940FB">
          <w:rPr>
            <w:rStyle w:val="Hyperlink"/>
          </w:rPr>
          <w:t xml:space="preserve"> </w:t>
        </w:r>
        <w:r w:rsidR="009F5788" w:rsidRPr="006940FB">
          <w:rPr>
            <w:rStyle w:val="Hyperlink"/>
          </w:rPr>
          <w:t>108</w:t>
        </w:r>
        <w:r w:rsidR="00003162" w:rsidRPr="006940FB">
          <w:rPr>
            <w:rStyle w:val="Hyperlink"/>
          </w:rPr>
          <w:t xml:space="preserve"> </w:t>
        </w:r>
        <w:r w:rsidR="009F5788" w:rsidRPr="006940FB">
          <w:rPr>
            <w:rStyle w:val="Hyperlink"/>
          </w:rPr>
          <w:t xml:space="preserve">0035 </w:t>
        </w:r>
        <w:proofErr w:type="spellStart"/>
        <w:r w:rsidR="009F5788" w:rsidRPr="006940FB">
          <w:rPr>
            <w:rStyle w:val="Hyperlink"/>
          </w:rPr>
          <w:t>Uen</w:t>
        </w:r>
        <w:proofErr w:type="spellEnd"/>
      </w:hyperlink>
      <w:r w:rsidR="003530D5" w:rsidRPr="006940FB">
        <w:t xml:space="preserve">, </w:t>
      </w:r>
      <w:r w:rsidR="000A06E8" w:rsidRPr="006940FB">
        <w:t>End-to-end Vulnerability Management</w:t>
      </w:r>
      <w:r w:rsidR="00303675" w:rsidRPr="006940FB">
        <w:t xml:space="preserve"> </w:t>
      </w:r>
      <w:r w:rsidR="00303675" w:rsidRPr="006940FB">
        <w:fldChar w:fldCharType="begin"/>
      </w:r>
      <w:r w:rsidR="00303675" w:rsidRPr="006940FB">
        <w:instrText xml:space="preserve"> REF _Ref118719849 \r \h </w:instrText>
      </w:r>
      <w:r w:rsidR="00303675" w:rsidRPr="006940FB">
        <w:fldChar w:fldCharType="separate"/>
      </w:r>
      <w:r w:rsidR="006940FB">
        <w:t>[8]</w:t>
      </w:r>
      <w:r w:rsidR="00303675" w:rsidRPr="006940FB">
        <w:fldChar w:fldCharType="end"/>
      </w:r>
      <w:r w:rsidRPr="006940FB">
        <w:t>.</w:t>
      </w:r>
    </w:p>
    <w:p w14:paraId="4FE84210" w14:textId="01F0F651" w:rsidR="00FF6052" w:rsidRPr="006940FB" w:rsidRDefault="00FF6052" w:rsidP="00DF6B6C">
      <w:pPr>
        <w:pStyle w:val="Heading3"/>
      </w:pPr>
      <w:bookmarkStart w:id="1348" w:name="_Toc142906210"/>
      <w:bookmarkStart w:id="1349" w:name="_Toc143076130"/>
      <w:bookmarkStart w:id="1350" w:name="_Toc143157107"/>
      <w:bookmarkStart w:id="1351" w:name="_Toc143164473"/>
      <w:bookmarkStart w:id="1352" w:name="_Toc142906211"/>
      <w:bookmarkStart w:id="1353" w:name="_Toc143076131"/>
      <w:bookmarkStart w:id="1354" w:name="_Toc143157108"/>
      <w:bookmarkStart w:id="1355" w:name="_Toc143164474"/>
      <w:bookmarkStart w:id="1356" w:name="_Toc142906212"/>
      <w:bookmarkStart w:id="1357" w:name="_Toc143076132"/>
      <w:bookmarkStart w:id="1358" w:name="_Toc143157109"/>
      <w:bookmarkStart w:id="1359" w:name="_Toc143164475"/>
      <w:bookmarkStart w:id="1360" w:name="_Toc142906213"/>
      <w:bookmarkStart w:id="1361" w:name="_Toc143076133"/>
      <w:bookmarkStart w:id="1362" w:name="_Toc143157110"/>
      <w:bookmarkStart w:id="1363" w:name="_Toc143164476"/>
      <w:bookmarkStart w:id="1364" w:name="_Toc142906214"/>
      <w:bookmarkStart w:id="1365" w:name="_Toc143076134"/>
      <w:bookmarkStart w:id="1366" w:name="_Toc143157111"/>
      <w:bookmarkStart w:id="1367" w:name="_Toc143164477"/>
      <w:bookmarkStart w:id="1368" w:name="_Toc142906215"/>
      <w:bookmarkStart w:id="1369" w:name="_Toc143076135"/>
      <w:bookmarkStart w:id="1370" w:name="_Toc143157112"/>
      <w:bookmarkStart w:id="1371" w:name="_Toc143164478"/>
      <w:bookmarkStart w:id="1372" w:name="_Toc142906216"/>
      <w:bookmarkStart w:id="1373" w:name="_Toc143076136"/>
      <w:bookmarkStart w:id="1374" w:name="_Toc143157113"/>
      <w:bookmarkStart w:id="1375" w:name="_Toc143164479"/>
      <w:bookmarkStart w:id="1376" w:name="_Identify_the_risk"/>
      <w:bookmarkStart w:id="1377" w:name="_Perform_risk_analysis"/>
      <w:bookmarkStart w:id="1378" w:name="_Toc41371403"/>
      <w:bookmarkStart w:id="1379" w:name="_Toc41371847"/>
      <w:bookmarkStart w:id="1380" w:name="_Toc87960304"/>
      <w:bookmarkStart w:id="1381" w:name="_Ref146271816"/>
      <w:bookmarkStart w:id="1382" w:name="_Toc20045865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r w:rsidRPr="006940FB">
        <w:t>Perform Risk Analysis</w:t>
      </w:r>
      <w:bookmarkEnd w:id="1378"/>
      <w:bookmarkEnd w:id="1379"/>
      <w:bookmarkEnd w:id="1380"/>
      <w:bookmarkEnd w:id="1381"/>
      <w:bookmarkEnd w:id="1382"/>
    </w:p>
    <w:p w14:paraId="1C3B43EB" w14:textId="09411897" w:rsidR="00FF6052" w:rsidRPr="006940FB" w:rsidRDefault="00DB2EF3" w:rsidP="003E01E9">
      <w:r w:rsidRPr="006940FB">
        <w:rPr>
          <w:b/>
          <w:bCs/>
          <w:iCs/>
        </w:rPr>
        <w:t>RA-AN-1</w:t>
      </w:r>
      <w:r w:rsidR="00FC693F" w:rsidRPr="006940FB">
        <w:rPr>
          <w:b/>
          <w:bCs/>
          <w:iCs/>
        </w:rPr>
        <w:t xml:space="preserve"> </w:t>
      </w:r>
      <w:r w:rsidR="00FF6052" w:rsidRPr="006940FB">
        <w:t>For each identified security threat that has a vulnerability, estimate the probability and impact of the threat realizing.</w:t>
      </w:r>
    </w:p>
    <w:p w14:paraId="28A95BA0" w14:textId="77777777" w:rsidR="00FF6052" w:rsidRPr="006940FB" w:rsidRDefault="00FF6052" w:rsidP="00C553FD">
      <w:pPr>
        <w:pStyle w:val="ListBullet"/>
      </w:pPr>
      <w:r w:rsidRPr="006940FB">
        <w:t>Probability estimation takes the relevant threat agents and the vulnerability factors into account.</w:t>
      </w:r>
    </w:p>
    <w:p w14:paraId="042CC705" w14:textId="77777777" w:rsidR="00FF6052" w:rsidRPr="006940FB" w:rsidRDefault="00FF6052" w:rsidP="00C553FD">
      <w:pPr>
        <w:pStyle w:val="ListBullet"/>
      </w:pPr>
      <w:r w:rsidRPr="006940FB">
        <w:t>Impact estimation can be done based on the technical impact factors (loss of confidentiality, integrity and availability of the affected assets) or business impact factors (e.g. financial or reputational damage).</w:t>
      </w:r>
    </w:p>
    <w:p w14:paraId="3D53D297" w14:textId="7C4887EE" w:rsidR="00FF6052" w:rsidRPr="006940FB" w:rsidRDefault="00DB2EF3" w:rsidP="003E01E9">
      <w:r w:rsidRPr="006940FB">
        <w:rPr>
          <w:b/>
          <w:bCs/>
        </w:rPr>
        <w:t>RA-AN-2</w:t>
      </w:r>
      <w:r w:rsidR="00FC693F" w:rsidRPr="006940FB">
        <w:rPr>
          <w:b/>
          <w:bCs/>
        </w:rPr>
        <w:t xml:space="preserve"> </w:t>
      </w:r>
      <w:r w:rsidR="00FF6052" w:rsidRPr="006940FB">
        <w:t xml:space="preserve">For each identified privacy-impacting threat, estimate the probability and impact of the threat realizing. </w:t>
      </w:r>
    </w:p>
    <w:p w14:paraId="53C2C6CB" w14:textId="1D3895A0" w:rsidR="00FF6052" w:rsidRPr="006940FB" w:rsidRDefault="00FF6052" w:rsidP="00C553FD">
      <w:pPr>
        <w:pStyle w:val="ListBullet"/>
      </w:pPr>
      <w:r w:rsidRPr="006940FB">
        <w:lastRenderedPageBreak/>
        <w:t xml:space="preserve">Probability can be estimated as the likelihood of a certain privacy violation to happen, given the ease of exploiting the technical implementation, and the </w:t>
      </w:r>
      <w:r w:rsidR="6D391BB3" w:rsidRPr="006940FB">
        <w:t xml:space="preserve">likelihood of </w:t>
      </w:r>
      <w:r w:rsidRPr="006940FB">
        <w:t xml:space="preserve">regulatory enforcement actions </w:t>
      </w:r>
      <w:r w:rsidR="24B4AA40" w:rsidRPr="006940FB">
        <w:t>for that type of violation.</w:t>
      </w:r>
    </w:p>
    <w:p w14:paraId="72512EB6" w14:textId="1ED0ED53" w:rsidR="00FF6052" w:rsidRPr="006940FB" w:rsidRDefault="00FF6052" w:rsidP="00C553FD">
      <w:pPr>
        <w:pStyle w:val="ListBullet"/>
      </w:pPr>
      <w:r w:rsidRPr="006940FB">
        <w:t xml:space="preserve">Impact can be estimated based on the severity of the privacy violation and harm generated to the individual, </w:t>
      </w:r>
      <w:r w:rsidR="3C9CE79B" w:rsidRPr="006940FB">
        <w:t xml:space="preserve">as well as </w:t>
      </w:r>
      <w:r w:rsidRPr="006940FB">
        <w:t>the expected regulatory impact factors, e.g. fines or reputation damage</w:t>
      </w:r>
      <w:r w:rsidR="5E7F2C34" w:rsidRPr="006940FB">
        <w:t xml:space="preserve"> to the business.</w:t>
      </w:r>
    </w:p>
    <w:p w14:paraId="75B4E8D3" w14:textId="20C97401" w:rsidR="00FF6052" w:rsidRPr="006940FB" w:rsidRDefault="00FF6052" w:rsidP="00DF6B6C">
      <w:pPr>
        <w:pStyle w:val="Heading4"/>
      </w:pPr>
      <w:r w:rsidRPr="006940FB">
        <w:t xml:space="preserve">Risk Analysis </w:t>
      </w:r>
      <w:r w:rsidR="00C11127" w:rsidRPr="006940FB">
        <w:t>Methodology</w:t>
      </w:r>
    </w:p>
    <w:p w14:paraId="3854F039" w14:textId="3506E6A6" w:rsidR="00FF6052" w:rsidRPr="006940FB" w:rsidRDefault="00FF6052" w:rsidP="003950A2">
      <w:r w:rsidRPr="006940FB">
        <w:t xml:space="preserve">Risk analysis is done by calculating the probability and impact of a threat from several contributing factors. The method is based on </w:t>
      </w:r>
      <w:hyperlink r:id="rId26" w:history="1">
        <w:r w:rsidRPr="006940FB">
          <w:rPr>
            <w:rStyle w:val="Hyperlink"/>
          </w:rPr>
          <w:t>OWASP Risk Ratin</w:t>
        </w:r>
        <w:r w:rsidR="00686E04" w:rsidRPr="006940FB">
          <w:rPr>
            <w:rStyle w:val="Hyperlink"/>
          </w:rPr>
          <w:t>g Methodology</w:t>
        </w:r>
      </w:hyperlink>
      <w:r w:rsidRPr="006940FB">
        <w:t xml:space="preserve"> </w:t>
      </w:r>
      <w:r w:rsidR="00AC45DE" w:rsidRPr="006940FB">
        <w:fldChar w:fldCharType="begin"/>
      </w:r>
      <w:r w:rsidR="00AC45DE" w:rsidRPr="006940FB">
        <w:instrText xml:space="preserve"> REF _Ref118463061 \r \h </w:instrText>
      </w:r>
      <w:r w:rsidR="00AC45DE" w:rsidRPr="006940FB">
        <w:fldChar w:fldCharType="separate"/>
      </w:r>
      <w:r w:rsidR="006940FB">
        <w:t>[19]</w:t>
      </w:r>
      <w:r w:rsidR="00AC45DE" w:rsidRPr="006940FB">
        <w:fldChar w:fldCharType="end"/>
      </w:r>
      <w:r w:rsidR="00AC45DE" w:rsidRPr="006940FB">
        <w:t xml:space="preserve"> </w:t>
      </w:r>
      <w:r w:rsidRPr="006940FB">
        <w:t>with some factors adjusted and the risk matrix aligned with the one used at Ericsson.</w:t>
      </w:r>
    </w:p>
    <w:p w14:paraId="2D908111" w14:textId="77777777" w:rsidR="00FF6052" w:rsidRPr="006940FB" w:rsidRDefault="00FF6052" w:rsidP="003950A2">
      <w:r w:rsidRPr="006940FB">
        <w:t>In this method, each of the factors are given values 0-9. Certain values are given labels representing the probability and impact factors, but it’s also possible to give values between the labeled ones.</w:t>
      </w:r>
    </w:p>
    <w:p w14:paraId="1BB43229" w14:textId="77777777" w:rsidR="00FF6052" w:rsidRPr="006940FB" w:rsidRDefault="00FF6052" w:rsidP="00DF6B6C">
      <w:pPr>
        <w:pStyle w:val="Heading5"/>
      </w:pPr>
      <w:r w:rsidRPr="006940FB">
        <w:t>Probability</w:t>
      </w:r>
    </w:p>
    <w:p w14:paraId="6AF4FF39" w14:textId="77777777" w:rsidR="00FF6052" w:rsidRPr="006940FB" w:rsidRDefault="00FF6052" w:rsidP="003950A2">
      <w:r w:rsidRPr="006940FB">
        <w:t xml:space="preserve">The probability is calculated as the </w:t>
      </w:r>
      <w:r w:rsidRPr="006940FB">
        <w:rPr>
          <w:u w:val="single"/>
        </w:rPr>
        <w:t>average</w:t>
      </w:r>
      <w:r w:rsidRPr="006940FB">
        <w:t xml:space="preserve"> of the (worst-case) threat agent and vulnerability factors.</w:t>
      </w:r>
    </w:p>
    <w:p w14:paraId="53F00D9D" w14:textId="77777777" w:rsidR="00FF6052" w:rsidRPr="006940FB" w:rsidRDefault="00FF6052" w:rsidP="00CE1F64">
      <w:pPr>
        <w:pStyle w:val="Heading5"/>
      </w:pPr>
      <w:r w:rsidRPr="006940FB">
        <w:t>Threat Agent Factors</w:t>
      </w:r>
    </w:p>
    <w:p w14:paraId="473C8FAC" w14:textId="0DBFE65E" w:rsidR="00BF715C" w:rsidRPr="006940FB" w:rsidRDefault="00FF6052" w:rsidP="00BF715C">
      <w:r w:rsidRPr="006940FB">
        <w:t>Estimate the probability of an attack from a certain threat agent. If there are multiple threat agents use the worst-case scenario.</w:t>
      </w:r>
    </w:p>
    <w:p w14:paraId="1534FA5E" w14:textId="733D1E2A" w:rsidR="003A6295" w:rsidRPr="006940FB" w:rsidRDefault="003A6295" w:rsidP="003A6295">
      <w:pPr>
        <w:pStyle w:val="Caption"/>
        <w:keepNext/>
      </w:pPr>
      <w:r w:rsidRPr="006940FB">
        <w:rPr>
          <w:bCs w:val="0"/>
        </w:rPr>
        <w:t xml:space="preserve">Table </w:t>
      </w:r>
      <w:r w:rsidRPr="006940FB">
        <w:rPr>
          <w:bCs w:val="0"/>
        </w:rPr>
        <w:fldChar w:fldCharType="begin"/>
      </w:r>
      <w:r w:rsidRPr="006940FB">
        <w:rPr>
          <w:bCs w:val="0"/>
        </w:rPr>
        <w:instrText xml:space="preserve"> SEQ Table \* ARABIC </w:instrText>
      </w:r>
      <w:r w:rsidRPr="006940FB">
        <w:rPr>
          <w:bCs w:val="0"/>
        </w:rPr>
        <w:fldChar w:fldCharType="separate"/>
      </w:r>
      <w:r w:rsidR="006940FB">
        <w:rPr>
          <w:bCs w:val="0"/>
          <w:noProof/>
        </w:rPr>
        <w:t>3</w:t>
      </w:r>
      <w:r w:rsidRPr="006940FB">
        <w:rPr>
          <w:bCs w:val="0"/>
        </w:rPr>
        <w:fldChar w:fldCharType="end"/>
      </w:r>
      <w:r w:rsidRPr="006940FB">
        <w:rPr>
          <w:bCs w:val="0"/>
        </w:rPr>
        <w:tab/>
        <w:t>Threat Agent Factors</w:t>
      </w:r>
    </w:p>
    <w:tbl>
      <w:tblPr>
        <w:tblStyle w:val="TableGrid"/>
        <w:tblW w:w="8502" w:type="dxa"/>
        <w:tblBorders>
          <w:top w:val="single" w:sz="12" w:space="0" w:color="auto"/>
          <w:left w:val="single" w:sz="12" w:space="0" w:color="auto"/>
          <w:bottom w:val="single" w:sz="12" w:space="0" w:color="auto"/>
          <w:right w:val="single" w:sz="12" w:space="0" w:color="auto"/>
        </w:tblBorders>
        <w:tblLook w:val="0600" w:firstRow="0" w:lastRow="0" w:firstColumn="0" w:lastColumn="0" w:noHBand="1" w:noVBand="1"/>
      </w:tblPr>
      <w:tblGrid>
        <w:gridCol w:w="1417"/>
        <w:gridCol w:w="1417"/>
        <w:gridCol w:w="1417"/>
        <w:gridCol w:w="1417"/>
        <w:gridCol w:w="1417"/>
        <w:gridCol w:w="1417"/>
      </w:tblGrid>
      <w:tr w:rsidR="0076035F" w:rsidRPr="006940FB" w14:paraId="7E9B1AA6"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666352AC" w14:textId="43E747E6" w:rsidR="000E1F12" w:rsidRPr="006940FB" w:rsidRDefault="000E1F12" w:rsidP="0076035F">
            <w:pPr>
              <w:pStyle w:val="NoSpacing"/>
              <w:jc w:val="center"/>
              <w:rPr>
                <w:b/>
                <w:bCs/>
                <w:sz w:val="18"/>
                <w:szCs w:val="18"/>
              </w:rPr>
            </w:pPr>
          </w:p>
        </w:tc>
        <w:tc>
          <w:tcPr>
            <w:tcW w:w="1417" w:type="dxa"/>
            <w:tcMar>
              <w:top w:w="57" w:type="dxa"/>
              <w:left w:w="57" w:type="dxa"/>
              <w:bottom w:w="57" w:type="dxa"/>
              <w:right w:w="57" w:type="dxa"/>
            </w:tcMar>
            <w:vAlign w:val="center"/>
          </w:tcPr>
          <w:p w14:paraId="40078BD7" w14:textId="39F42605" w:rsidR="000E1F12" w:rsidRPr="006940FB" w:rsidRDefault="000E1F12" w:rsidP="0076035F">
            <w:pPr>
              <w:pStyle w:val="NoSpacing"/>
              <w:jc w:val="center"/>
              <w:rPr>
                <w:b/>
                <w:bCs/>
                <w:sz w:val="18"/>
                <w:szCs w:val="18"/>
              </w:rPr>
            </w:pPr>
            <w:r w:rsidRPr="006940FB">
              <w:rPr>
                <w:b/>
                <w:bCs/>
                <w:sz w:val="18"/>
                <w:szCs w:val="18"/>
              </w:rPr>
              <w:t>0</w:t>
            </w:r>
          </w:p>
        </w:tc>
        <w:tc>
          <w:tcPr>
            <w:tcW w:w="1417" w:type="dxa"/>
            <w:shd w:val="clear" w:color="auto" w:fill="92D050"/>
            <w:tcMar>
              <w:top w:w="57" w:type="dxa"/>
              <w:left w:w="57" w:type="dxa"/>
              <w:bottom w:w="57" w:type="dxa"/>
              <w:right w:w="57" w:type="dxa"/>
            </w:tcMar>
            <w:vAlign w:val="center"/>
          </w:tcPr>
          <w:p w14:paraId="7C8C8C5F" w14:textId="77B1F369" w:rsidR="000E1F12" w:rsidRPr="006940FB" w:rsidRDefault="000E1F12" w:rsidP="0076035F">
            <w:pPr>
              <w:pStyle w:val="NoSpacing"/>
              <w:jc w:val="center"/>
              <w:rPr>
                <w:b/>
                <w:bCs/>
                <w:sz w:val="18"/>
                <w:szCs w:val="18"/>
              </w:rPr>
            </w:pPr>
            <w:r w:rsidRPr="006940FB">
              <w:rPr>
                <w:b/>
                <w:bCs/>
                <w:sz w:val="18"/>
                <w:szCs w:val="18"/>
              </w:rPr>
              <w:t>1</w:t>
            </w:r>
          </w:p>
        </w:tc>
        <w:tc>
          <w:tcPr>
            <w:tcW w:w="1417" w:type="dxa"/>
            <w:shd w:val="clear" w:color="auto" w:fill="FFFF00"/>
            <w:tcMar>
              <w:top w:w="57" w:type="dxa"/>
              <w:left w:w="57" w:type="dxa"/>
              <w:bottom w:w="57" w:type="dxa"/>
              <w:right w:w="57" w:type="dxa"/>
            </w:tcMar>
            <w:vAlign w:val="center"/>
          </w:tcPr>
          <w:p w14:paraId="36F20D7A" w14:textId="48B08DE4" w:rsidR="000E1F12" w:rsidRPr="006940FB" w:rsidRDefault="000E1F12" w:rsidP="0076035F">
            <w:pPr>
              <w:pStyle w:val="NoSpacing"/>
              <w:jc w:val="center"/>
              <w:rPr>
                <w:b/>
                <w:bCs/>
                <w:sz w:val="18"/>
                <w:szCs w:val="18"/>
              </w:rPr>
            </w:pPr>
            <w:r w:rsidRPr="006940FB">
              <w:rPr>
                <w:b/>
                <w:bCs/>
                <w:sz w:val="18"/>
                <w:szCs w:val="18"/>
              </w:rPr>
              <w:t>3</w:t>
            </w:r>
          </w:p>
        </w:tc>
        <w:tc>
          <w:tcPr>
            <w:tcW w:w="1417" w:type="dxa"/>
            <w:shd w:val="clear" w:color="auto" w:fill="FFC000"/>
            <w:tcMar>
              <w:top w:w="57" w:type="dxa"/>
              <w:left w:w="57" w:type="dxa"/>
              <w:bottom w:w="57" w:type="dxa"/>
              <w:right w:w="57" w:type="dxa"/>
            </w:tcMar>
            <w:vAlign w:val="center"/>
          </w:tcPr>
          <w:p w14:paraId="7EFBC99F" w14:textId="3D3540D6" w:rsidR="000E1F12" w:rsidRPr="006940FB" w:rsidRDefault="000E1F12" w:rsidP="0076035F">
            <w:pPr>
              <w:pStyle w:val="NoSpacing"/>
              <w:jc w:val="center"/>
              <w:rPr>
                <w:b/>
                <w:bCs/>
                <w:sz w:val="18"/>
                <w:szCs w:val="18"/>
              </w:rPr>
            </w:pPr>
            <w:r w:rsidRPr="006940FB">
              <w:rPr>
                <w:b/>
                <w:bCs/>
                <w:sz w:val="18"/>
                <w:szCs w:val="18"/>
              </w:rPr>
              <w:t>6</w:t>
            </w:r>
          </w:p>
        </w:tc>
        <w:tc>
          <w:tcPr>
            <w:tcW w:w="1417" w:type="dxa"/>
            <w:shd w:val="clear" w:color="auto" w:fill="FF0000"/>
            <w:tcMar>
              <w:top w:w="57" w:type="dxa"/>
              <w:left w:w="57" w:type="dxa"/>
              <w:bottom w:w="57" w:type="dxa"/>
              <w:right w:w="57" w:type="dxa"/>
            </w:tcMar>
            <w:vAlign w:val="center"/>
          </w:tcPr>
          <w:p w14:paraId="1C72E3D5" w14:textId="3E35EAF1" w:rsidR="000E1F12" w:rsidRPr="006940FB" w:rsidRDefault="000E1F12" w:rsidP="0076035F">
            <w:pPr>
              <w:pStyle w:val="NoSpacing"/>
              <w:jc w:val="center"/>
              <w:rPr>
                <w:b/>
                <w:bCs/>
                <w:sz w:val="18"/>
                <w:szCs w:val="18"/>
              </w:rPr>
            </w:pPr>
            <w:r w:rsidRPr="006940FB">
              <w:rPr>
                <w:b/>
                <w:bCs/>
                <w:sz w:val="18"/>
                <w:szCs w:val="18"/>
              </w:rPr>
              <w:t>9</w:t>
            </w:r>
          </w:p>
        </w:tc>
      </w:tr>
      <w:tr w:rsidR="0076035F" w:rsidRPr="006940FB" w14:paraId="3BF2D342"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7F44F788" w14:textId="099B8E82" w:rsidR="000E1F12" w:rsidRPr="006940FB" w:rsidRDefault="000E1F12" w:rsidP="0076035F">
            <w:pPr>
              <w:pStyle w:val="NoSpacing"/>
              <w:jc w:val="center"/>
              <w:rPr>
                <w:b/>
                <w:bCs/>
                <w:sz w:val="18"/>
                <w:szCs w:val="18"/>
              </w:rPr>
            </w:pPr>
            <w:r w:rsidRPr="006940FB">
              <w:rPr>
                <w:b/>
                <w:bCs/>
                <w:sz w:val="18"/>
                <w:szCs w:val="18"/>
              </w:rPr>
              <w:t>Skill level</w:t>
            </w:r>
            <w:r w:rsidR="001D765B" w:rsidRPr="006940FB">
              <w:rPr>
                <w:rStyle w:val="FootnoteReference"/>
                <w:b/>
                <w:bCs/>
                <w:sz w:val="18"/>
                <w:szCs w:val="18"/>
              </w:rPr>
              <w:footnoteReference w:id="2"/>
            </w:r>
          </w:p>
        </w:tc>
        <w:tc>
          <w:tcPr>
            <w:tcW w:w="1417" w:type="dxa"/>
            <w:tcMar>
              <w:top w:w="57" w:type="dxa"/>
              <w:left w:w="57" w:type="dxa"/>
              <w:bottom w:w="57" w:type="dxa"/>
              <w:right w:w="57" w:type="dxa"/>
            </w:tcMar>
            <w:vAlign w:val="center"/>
          </w:tcPr>
          <w:p w14:paraId="1F5A3BF5" w14:textId="3319C91C" w:rsidR="000E1F12" w:rsidRPr="006940FB" w:rsidRDefault="000E1F12" w:rsidP="0076035F">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63BADDF9" w14:textId="0BBF9E8C" w:rsidR="000E1F12" w:rsidRPr="006940FB" w:rsidRDefault="000E1F12" w:rsidP="0076035F">
            <w:pPr>
              <w:pStyle w:val="NoSpacing"/>
              <w:jc w:val="center"/>
              <w:rPr>
                <w:sz w:val="18"/>
                <w:szCs w:val="18"/>
              </w:rPr>
            </w:pPr>
            <w:r w:rsidRPr="006940FB">
              <w:rPr>
                <w:sz w:val="18"/>
                <w:szCs w:val="18"/>
              </w:rPr>
              <w:t>No technical skills</w:t>
            </w:r>
          </w:p>
        </w:tc>
        <w:tc>
          <w:tcPr>
            <w:tcW w:w="1417" w:type="dxa"/>
            <w:tcMar>
              <w:top w:w="57" w:type="dxa"/>
              <w:left w:w="57" w:type="dxa"/>
              <w:bottom w:w="57" w:type="dxa"/>
              <w:right w:w="57" w:type="dxa"/>
            </w:tcMar>
            <w:vAlign w:val="center"/>
          </w:tcPr>
          <w:p w14:paraId="12E28D99" w14:textId="42DF5C0F" w:rsidR="000E1F12" w:rsidRPr="006940FB" w:rsidRDefault="000E1F12" w:rsidP="0076035F">
            <w:pPr>
              <w:pStyle w:val="NoSpacing"/>
              <w:jc w:val="center"/>
              <w:rPr>
                <w:sz w:val="18"/>
                <w:szCs w:val="18"/>
              </w:rPr>
            </w:pPr>
            <w:r w:rsidRPr="006940FB">
              <w:rPr>
                <w:sz w:val="18"/>
                <w:szCs w:val="18"/>
              </w:rPr>
              <w:t>Network and programming skills</w:t>
            </w:r>
          </w:p>
        </w:tc>
        <w:tc>
          <w:tcPr>
            <w:tcW w:w="1417" w:type="dxa"/>
            <w:tcMar>
              <w:top w:w="57" w:type="dxa"/>
              <w:left w:w="57" w:type="dxa"/>
              <w:bottom w:w="57" w:type="dxa"/>
              <w:right w:w="57" w:type="dxa"/>
            </w:tcMar>
            <w:vAlign w:val="center"/>
          </w:tcPr>
          <w:p w14:paraId="185EEEE4" w14:textId="6850BBC5" w:rsidR="000E1F12" w:rsidRPr="006940FB" w:rsidRDefault="000E1F12" w:rsidP="0076035F">
            <w:pPr>
              <w:pStyle w:val="NoSpacing"/>
              <w:jc w:val="center"/>
              <w:rPr>
                <w:sz w:val="18"/>
                <w:szCs w:val="18"/>
              </w:rPr>
            </w:pPr>
            <w:r w:rsidRPr="006940FB">
              <w:rPr>
                <w:sz w:val="18"/>
                <w:szCs w:val="18"/>
              </w:rPr>
              <w:t>Advanced technical skills</w:t>
            </w:r>
          </w:p>
        </w:tc>
        <w:tc>
          <w:tcPr>
            <w:tcW w:w="1417" w:type="dxa"/>
            <w:tcMar>
              <w:top w:w="57" w:type="dxa"/>
              <w:left w:w="57" w:type="dxa"/>
              <w:bottom w:w="57" w:type="dxa"/>
              <w:right w:w="57" w:type="dxa"/>
            </w:tcMar>
            <w:vAlign w:val="center"/>
          </w:tcPr>
          <w:p w14:paraId="0CFF5F2C" w14:textId="16BB5DA4" w:rsidR="000E1F12" w:rsidRPr="006940FB" w:rsidRDefault="000E1F12" w:rsidP="0076035F">
            <w:pPr>
              <w:pStyle w:val="NoSpacing"/>
              <w:jc w:val="center"/>
              <w:rPr>
                <w:sz w:val="18"/>
                <w:szCs w:val="18"/>
              </w:rPr>
            </w:pPr>
            <w:r w:rsidRPr="006940FB">
              <w:rPr>
                <w:sz w:val="18"/>
                <w:szCs w:val="18"/>
              </w:rPr>
              <w:t>Security penetration skills</w:t>
            </w:r>
          </w:p>
        </w:tc>
      </w:tr>
      <w:tr w:rsidR="00236C95" w:rsidRPr="006940FB" w14:paraId="550A83DA"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584DF753" w14:textId="501056E1" w:rsidR="00236C95" w:rsidRPr="006940FB" w:rsidRDefault="00236C95" w:rsidP="00236C95">
            <w:pPr>
              <w:pStyle w:val="NoSpacing"/>
              <w:jc w:val="center"/>
              <w:rPr>
                <w:b/>
                <w:bCs/>
                <w:sz w:val="18"/>
                <w:szCs w:val="18"/>
              </w:rPr>
            </w:pPr>
            <w:r w:rsidRPr="006940FB">
              <w:rPr>
                <w:b/>
                <w:bCs/>
                <w:sz w:val="18"/>
                <w:szCs w:val="18"/>
              </w:rPr>
              <w:t>Motive</w:t>
            </w:r>
          </w:p>
        </w:tc>
        <w:tc>
          <w:tcPr>
            <w:tcW w:w="1417" w:type="dxa"/>
            <w:tcMar>
              <w:top w:w="57" w:type="dxa"/>
              <w:left w:w="57" w:type="dxa"/>
              <w:bottom w:w="57" w:type="dxa"/>
              <w:right w:w="57" w:type="dxa"/>
            </w:tcMar>
            <w:vAlign w:val="center"/>
          </w:tcPr>
          <w:p w14:paraId="42162210" w14:textId="1DE1E72F" w:rsidR="00236C95" w:rsidRPr="006940FB" w:rsidRDefault="00236C95" w:rsidP="00236C95">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6625A3C4" w14:textId="7E6EA9B2" w:rsidR="00236C95" w:rsidRPr="006940FB" w:rsidRDefault="00236C95" w:rsidP="00236C95">
            <w:pPr>
              <w:pStyle w:val="NoSpacing"/>
              <w:jc w:val="center"/>
              <w:rPr>
                <w:sz w:val="18"/>
                <w:szCs w:val="18"/>
              </w:rPr>
            </w:pPr>
            <w:r w:rsidRPr="006940FB">
              <w:rPr>
                <w:sz w:val="18"/>
                <w:szCs w:val="18"/>
              </w:rPr>
              <w:t>Negligible reward</w:t>
            </w:r>
          </w:p>
        </w:tc>
        <w:tc>
          <w:tcPr>
            <w:tcW w:w="1417" w:type="dxa"/>
            <w:tcMar>
              <w:top w:w="57" w:type="dxa"/>
              <w:left w:w="57" w:type="dxa"/>
              <w:bottom w:w="57" w:type="dxa"/>
              <w:right w:w="57" w:type="dxa"/>
            </w:tcMar>
            <w:vAlign w:val="center"/>
          </w:tcPr>
          <w:p w14:paraId="4D087BE1" w14:textId="767117A2" w:rsidR="00236C95" w:rsidRPr="006940FB" w:rsidRDefault="00236C95" w:rsidP="00236C95">
            <w:pPr>
              <w:pStyle w:val="NoSpacing"/>
              <w:jc w:val="center"/>
              <w:rPr>
                <w:sz w:val="18"/>
                <w:szCs w:val="18"/>
              </w:rPr>
            </w:pPr>
            <w:r w:rsidRPr="006940FB">
              <w:rPr>
                <w:sz w:val="18"/>
                <w:szCs w:val="18"/>
              </w:rPr>
              <w:t>Low reward</w:t>
            </w:r>
          </w:p>
        </w:tc>
        <w:tc>
          <w:tcPr>
            <w:tcW w:w="1417" w:type="dxa"/>
            <w:tcMar>
              <w:top w:w="57" w:type="dxa"/>
              <w:left w:w="57" w:type="dxa"/>
              <w:bottom w:w="57" w:type="dxa"/>
              <w:right w:w="57" w:type="dxa"/>
            </w:tcMar>
            <w:vAlign w:val="center"/>
          </w:tcPr>
          <w:p w14:paraId="5985533C" w14:textId="6BA4995C" w:rsidR="00236C95" w:rsidRPr="006940FB" w:rsidRDefault="00236C95" w:rsidP="00236C95">
            <w:pPr>
              <w:pStyle w:val="NoSpacing"/>
              <w:jc w:val="center"/>
              <w:rPr>
                <w:sz w:val="18"/>
                <w:szCs w:val="18"/>
              </w:rPr>
            </w:pPr>
            <w:r w:rsidRPr="006940FB">
              <w:rPr>
                <w:sz w:val="18"/>
                <w:szCs w:val="18"/>
              </w:rPr>
              <w:t>Clear reward</w:t>
            </w:r>
          </w:p>
        </w:tc>
        <w:tc>
          <w:tcPr>
            <w:tcW w:w="1417" w:type="dxa"/>
            <w:tcMar>
              <w:top w:w="57" w:type="dxa"/>
              <w:left w:w="57" w:type="dxa"/>
              <w:bottom w:w="57" w:type="dxa"/>
              <w:right w:w="57" w:type="dxa"/>
            </w:tcMar>
            <w:vAlign w:val="center"/>
          </w:tcPr>
          <w:p w14:paraId="6AD6FF3C" w14:textId="249C53D6" w:rsidR="00236C95" w:rsidRPr="006940FB" w:rsidRDefault="00236C95" w:rsidP="00236C95">
            <w:pPr>
              <w:pStyle w:val="NoSpacing"/>
              <w:jc w:val="center"/>
              <w:rPr>
                <w:sz w:val="18"/>
                <w:szCs w:val="18"/>
              </w:rPr>
            </w:pPr>
            <w:r w:rsidRPr="006940FB">
              <w:rPr>
                <w:sz w:val="18"/>
                <w:szCs w:val="18"/>
              </w:rPr>
              <w:t>High reward</w:t>
            </w:r>
          </w:p>
        </w:tc>
      </w:tr>
      <w:tr w:rsidR="00236C95" w:rsidRPr="006940FB" w14:paraId="49FB47A5"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2782695E" w14:textId="3BDD9666" w:rsidR="00236C95" w:rsidRPr="006940FB" w:rsidRDefault="00236C95" w:rsidP="00236C95">
            <w:pPr>
              <w:pStyle w:val="NoSpacing"/>
              <w:jc w:val="center"/>
              <w:rPr>
                <w:b/>
                <w:bCs/>
                <w:sz w:val="18"/>
                <w:szCs w:val="18"/>
              </w:rPr>
            </w:pPr>
            <w:r w:rsidRPr="006940FB">
              <w:rPr>
                <w:b/>
                <w:bCs/>
                <w:sz w:val="18"/>
                <w:szCs w:val="18"/>
              </w:rPr>
              <w:t>Opportunity</w:t>
            </w:r>
          </w:p>
        </w:tc>
        <w:tc>
          <w:tcPr>
            <w:tcW w:w="1417" w:type="dxa"/>
            <w:tcMar>
              <w:top w:w="57" w:type="dxa"/>
              <w:left w:w="57" w:type="dxa"/>
              <w:bottom w:w="57" w:type="dxa"/>
              <w:right w:w="57" w:type="dxa"/>
            </w:tcMar>
            <w:vAlign w:val="center"/>
          </w:tcPr>
          <w:p w14:paraId="5110F49E" w14:textId="3EDF8EFC" w:rsidR="00236C95" w:rsidRPr="006940FB" w:rsidRDefault="00236C95" w:rsidP="00236C95">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12853774" w14:textId="217D41C6" w:rsidR="00236C95" w:rsidRPr="006940FB" w:rsidRDefault="00236C95" w:rsidP="00236C95">
            <w:pPr>
              <w:pStyle w:val="NoSpacing"/>
              <w:jc w:val="center"/>
              <w:rPr>
                <w:sz w:val="18"/>
                <w:szCs w:val="18"/>
              </w:rPr>
            </w:pPr>
            <w:r w:rsidRPr="006940FB">
              <w:rPr>
                <w:sz w:val="18"/>
                <w:szCs w:val="18"/>
              </w:rPr>
              <w:t>Full access or expensive resources required</w:t>
            </w:r>
          </w:p>
        </w:tc>
        <w:tc>
          <w:tcPr>
            <w:tcW w:w="1417" w:type="dxa"/>
            <w:tcMar>
              <w:top w:w="57" w:type="dxa"/>
              <w:left w:w="57" w:type="dxa"/>
              <w:bottom w:w="57" w:type="dxa"/>
              <w:right w:w="57" w:type="dxa"/>
            </w:tcMar>
            <w:vAlign w:val="center"/>
          </w:tcPr>
          <w:p w14:paraId="1BAD1FC1" w14:textId="5D5115CE" w:rsidR="00236C95" w:rsidRPr="006940FB" w:rsidRDefault="00236C95" w:rsidP="00236C95">
            <w:pPr>
              <w:pStyle w:val="NoSpacing"/>
              <w:jc w:val="center"/>
              <w:rPr>
                <w:sz w:val="18"/>
                <w:szCs w:val="18"/>
              </w:rPr>
            </w:pPr>
            <w:r w:rsidRPr="006940FB">
              <w:rPr>
                <w:sz w:val="18"/>
                <w:szCs w:val="18"/>
              </w:rPr>
              <w:t>Special access or resources required</w:t>
            </w:r>
          </w:p>
        </w:tc>
        <w:tc>
          <w:tcPr>
            <w:tcW w:w="1417" w:type="dxa"/>
            <w:tcMar>
              <w:top w:w="57" w:type="dxa"/>
              <w:left w:w="57" w:type="dxa"/>
              <w:bottom w:w="57" w:type="dxa"/>
              <w:right w:w="57" w:type="dxa"/>
            </w:tcMar>
            <w:vAlign w:val="center"/>
          </w:tcPr>
          <w:p w14:paraId="5BA7F4F2" w14:textId="0ABE679D" w:rsidR="00236C95" w:rsidRPr="006940FB" w:rsidRDefault="00236C95" w:rsidP="00236C95">
            <w:pPr>
              <w:pStyle w:val="NoSpacing"/>
              <w:jc w:val="center"/>
              <w:rPr>
                <w:sz w:val="18"/>
                <w:szCs w:val="18"/>
              </w:rPr>
            </w:pPr>
            <w:r w:rsidRPr="006940FB">
              <w:rPr>
                <w:sz w:val="18"/>
                <w:szCs w:val="18"/>
              </w:rPr>
              <w:t>Some access or resources required</w:t>
            </w:r>
          </w:p>
        </w:tc>
        <w:tc>
          <w:tcPr>
            <w:tcW w:w="1417" w:type="dxa"/>
            <w:tcMar>
              <w:top w:w="57" w:type="dxa"/>
              <w:left w:w="57" w:type="dxa"/>
              <w:bottom w:w="57" w:type="dxa"/>
              <w:right w:w="57" w:type="dxa"/>
            </w:tcMar>
            <w:vAlign w:val="center"/>
          </w:tcPr>
          <w:p w14:paraId="556CCCD7" w14:textId="4599BB77" w:rsidR="00236C95" w:rsidRPr="006940FB" w:rsidRDefault="00236C95" w:rsidP="00236C95">
            <w:pPr>
              <w:pStyle w:val="NoSpacing"/>
              <w:jc w:val="center"/>
              <w:rPr>
                <w:sz w:val="18"/>
                <w:szCs w:val="18"/>
              </w:rPr>
            </w:pPr>
            <w:r w:rsidRPr="006940FB">
              <w:rPr>
                <w:sz w:val="18"/>
                <w:szCs w:val="18"/>
              </w:rPr>
              <w:t>No access or resources required</w:t>
            </w:r>
          </w:p>
        </w:tc>
      </w:tr>
      <w:tr w:rsidR="00236C95" w:rsidRPr="006940FB" w14:paraId="59771E4C"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6D740126" w14:textId="2F258944" w:rsidR="00236C95" w:rsidRPr="006940FB" w:rsidRDefault="001D765B" w:rsidP="00236C95">
            <w:pPr>
              <w:pStyle w:val="NoSpacing"/>
              <w:jc w:val="center"/>
              <w:rPr>
                <w:b/>
                <w:bCs/>
                <w:sz w:val="18"/>
                <w:szCs w:val="18"/>
              </w:rPr>
            </w:pPr>
            <w:r w:rsidRPr="006940FB">
              <w:rPr>
                <w:b/>
                <w:bCs/>
                <w:sz w:val="18"/>
                <w:szCs w:val="18"/>
              </w:rPr>
              <w:t>Size</w:t>
            </w:r>
            <w:r w:rsidRPr="006940FB">
              <w:rPr>
                <w:rStyle w:val="FootnoteReference"/>
                <w:b/>
                <w:bCs/>
                <w:sz w:val="18"/>
                <w:szCs w:val="18"/>
              </w:rPr>
              <w:footnoteReference w:id="3"/>
            </w:r>
          </w:p>
        </w:tc>
        <w:tc>
          <w:tcPr>
            <w:tcW w:w="1417" w:type="dxa"/>
            <w:tcMar>
              <w:top w:w="57" w:type="dxa"/>
              <w:left w:w="57" w:type="dxa"/>
              <w:bottom w:w="57" w:type="dxa"/>
              <w:right w:w="57" w:type="dxa"/>
            </w:tcMar>
            <w:vAlign w:val="center"/>
          </w:tcPr>
          <w:p w14:paraId="165CFAEE" w14:textId="413B3CA5" w:rsidR="00236C95" w:rsidRPr="006940FB" w:rsidRDefault="00236C95" w:rsidP="00236C95">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08133423" w14:textId="189262DB" w:rsidR="00236C95" w:rsidRPr="006940FB" w:rsidRDefault="00236C95" w:rsidP="00236C95">
            <w:pPr>
              <w:pStyle w:val="NoSpacing"/>
              <w:jc w:val="center"/>
              <w:rPr>
                <w:sz w:val="18"/>
                <w:szCs w:val="18"/>
              </w:rPr>
            </w:pPr>
            <w:r w:rsidRPr="006940FB">
              <w:rPr>
                <w:sz w:val="18"/>
                <w:szCs w:val="18"/>
              </w:rPr>
              <w:t>One</w:t>
            </w:r>
          </w:p>
        </w:tc>
        <w:tc>
          <w:tcPr>
            <w:tcW w:w="1417" w:type="dxa"/>
            <w:tcMar>
              <w:top w:w="57" w:type="dxa"/>
              <w:left w:w="57" w:type="dxa"/>
              <w:bottom w:w="57" w:type="dxa"/>
              <w:right w:w="57" w:type="dxa"/>
            </w:tcMar>
            <w:vAlign w:val="center"/>
          </w:tcPr>
          <w:p w14:paraId="63C3D49D" w14:textId="42E72807" w:rsidR="00236C95" w:rsidRPr="006940FB" w:rsidRDefault="00236C95" w:rsidP="00236C95">
            <w:pPr>
              <w:pStyle w:val="NoSpacing"/>
              <w:jc w:val="center"/>
              <w:rPr>
                <w:sz w:val="18"/>
                <w:szCs w:val="18"/>
              </w:rPr>
            </w:pPr>
            <w:r w:rsidRPr="006940FB">
              <w:rPr>
                <w:sz w:val="18"/>
                <w:szCs w:val="18"/>
              </w:rPr>
              <w:t>A few</w:t>
            </w:r>
          </w:p>
        </w:tc>
        <w:tc>
          <w:tcPr>
            <w:tcW w:w="1417" w:type="dxa"/>
            <w:tcMar>
              <w:top w:w="57" w:type="dxa"/>
              <w:left w:w="57" w:type="dxa"/>
              <w:bottom w:w="57" w:type="dxa"/>
              <w:right w:w="57" w:type="dxa"/>
            </w:tcMar>
            <w:vAlign w:val="center"/>
          </w:tcPr>
          <w:p w14:paraId="6AC08A30" w14:textId="38F75E6C" w:rsidR="00236C95" w:rsidRPr="006940FB" w:rsidRDefault="00236C95" w:rsidP="00236C95">
            <w:pPr>
              <w:pStyle w:val="NoSpacing"/>
              <w:jc w:val="center"/>
              <w:rPr>
                <w:sz w:val="18"/>
                <w:szCs w:val="18"/>
              </w:rPr>
            </w:pPr>
            <w:r w:rsidRPr="006940FB">
              <w:rPr>
                <w:sz w:val="18"/>
                <w:szCs w:val="18"/>
              </w:rPr>
              <w:t>Tens</w:t>
            </w:r>
          </w:p>
        </w:tc>
        <w:tc>
          <w:tcPr>
            <w:tcW w:w="1417" w:type="dxa"/>
            <w:tcMar>
              <w:top w:w="57" w:type="dxa"/>
              <w:left w:w="57" w:type="dxa"/>
              <w:bottom w:w="57" w:type="dxa"/>
              <w:right w:w="57" w:type="dxa"/>
            </w:tcMar>
            <w:vAlign w:val="center"/>
          </w:tcPr>
          <w:p w14:paraId="778236A4" w14:textId="04EE32D3" w:rsidR="00236C95" w:rsidRPr="006940FB" w:rsidRDefault="00236C95" w:rsidP="00236C95">
            <w:pPr>
              <w:pStyle w:val="NoSpacing"/>
              <w:jc w:val="center"/>
              <w:rPr>
                <w:sz w:val="18"/>
                <w:szCs w:val="18"/>
              </w:rPr>
            </w:pPr>
            <w:r w:rsidRPr="006940FB">
              <w:rPr>
                <w:sz w:val="18"/>
                <w:szCs w:val="18"/>
              </w:rPr>
              <w:t>Hundreds</w:t>
            </w:r>
          </w:p>
        </w:tc>
      </w:tr>
    </w:tbl>
    <w:p w14:paraId="3D3506D7" w14:textId="77777777" w:rsidR="00FF6052" w:rsidRPr="006940FB" w:rsidRDefault="00FF6052" w:rsidP="00CE1F64">
      <w:pPr>
        <w:pStyle w:val="Heading5"/>
      </w:pPr>
      <w:proofErr w:type="gramStart"/>
      <w:r w:rsidRPr="006940FB">
        <w:lastRenderedPageBreak/>
        <w:t>Vulnerability Factors</w:t>
      </w:r>
      <w:proofErr w:type="gramEnd"/>
    </w:p>
    <w:p w14:paraId="36543335" w14:textId="77777777" w:rsidR="00FF6052" w:rsidRPr="006940FB" w:rsidRDefault="00FF6052" w:rsidP="003950A2">
      <w:r w:rsidRPr="006940FB">
        <w:t>Assuming the selected threat agent, estimate the probability of the vulnerability being discovered and exploited by the threat agent.</w:t>
      </w:r>
    </w:p>
    <w:p w14:paraId="573D4E92" w14:textId="6534F11B" w:rsidR="00FF6052" w:rsidRPr="006940FB" w:rsidRDefault="00FF6052" w:rsidP="00C553FD">
      <w:pPr>
        <w:pStyle w:val="Caption"/>
        <w:keepNext/>
        <w:keepLines/>
        <w:rPr>
          <w:bCs w:val="0"/>
        </w:rPr>
      </w:pPr>
      <w:r w:rsidRPr="006940FB">
        <w:rPr>
          <w:bCs w:val="0"/>
        </w:rPr>
        <w:t xml:space="preserve">Table </w:t>
      </w:r>
      <w:r w:rsidRPr="006940FB">
        <w:rPr>
          <w:bCs w:val="0"/>
        </w:rPr>
        <w:fldChar w:fldCharType="begin"/>
      </w:r>
      <w:r w:rsidRPr="006940FB">
        <w:rPr>
          <w:bCs w:val="0"/>
        </w:rPr>
        <w:instrText xml:space="preserve"> SEQ Table \* ARABIC </w:instrText>
      </w:r>
      <w:r w:rsidRPr="006940FB">
        <w:rPr>
          <w:bCs w:val="0"/>
        </w:rPr>
        <w:fldChar w:fldCharType="separate"/>
      </w:r>
      <w:r w:rsidR="006940FB">
        <w:rPr>
          <w:bCs w:val="0"/>
          <w:noProof/>
        </w:rPr>
        <w:t>4</w:t>
      </w:r>
      <w:r w:rsidRPr="006940FB">
        <w:rPr>
          <w:bCs w:val="0"/>
        </w:rPr>
        <w:fldChar w:fldCharType="end"/>
      </w:r>
      <w:r w:rsidRPr="006940FB">
        <w:rPr>
          <w:bCs w:val="0"/>
        </w:rPr>
        <w:tab/>
        <w:t>Vulnerability Factors</w:t>
      </w:r>
    </w:p>
    <w:tbl>
      <w:tblPr>
        <w:tblStyle w:val="TableGrid"/>
        <w:tblW w:w="8502" w:type="dxa"/>
        <w:tblBorders>
          <w:top w:val="single" w:sz="12" w:space="0" w:color="auto"/>
          <w:left w:val="single" w:sz="12" w:space="0" w:color="auto"/>
          <w:bottom w:val="single" w:sz="12" w:space="0" w:color="auto"/>
          <w:right w:val="single" w:sz="12" w:space="0" w:color="auto"/>
        </w:tblBorders>
        <w:tblLook w:val="0600" w:firstRow="0" w:lastRow="0" w:firstColumn="0" w:lastColumn="0" w:noHBand="1" w:noVBand="1"/>
      </w:tblPr>
      <w:tblGrid>
        <w:gridCol w:w="1417"/>
        <w:gridCol w:w="1417"/>
        <w:gridCol w:w="1417"/>
        <w:gridCol w:w="1417"/>
        <w:gridCol w:w="1417"/>
        <w:gridCol w:w="1417"/>
      </w:tblGrid>
      <w:tr w:rsidR="00734441" w:rsidRPr="006940FB" w14:paraId="1BBC7D72"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73821CAB" w14:textId="77777777" w:rsidR="00734441" w:rsidRPr="006940FB" w:rsidRDefault="00734441">
            <w:pPr>
              <w:pStyle w:val="NoSpacing"/>
              <w:jc w:val="center"/>
              <w:rPr>
                <w:sz w:val="18"/>
                <w:szCs w:val="18"/>
              </w:rPr>
            </w:pPr>
          </w:p>
        </w:tc>
        <w:tc>
          <w:tcPr>
            <w:tcW w:w="1417" w:type="dxa"/>
            <w:tcMar>
              <w:top w:w="57" w:type="dxa"/>
              <w:left w:w="57" w:type="dxa"/>
              <w:bottom w:w="57" w:type="dxa"/>
              <w:right w:w="57" w:type="dxa"/>
            </w:tcMar>
            <w:vAlign w:val="center"/>
          </w:tcPr>
          <w:p w14:paraId="6192D2D7" w14:textId="77777777" w:rsidR="00734441" w:rsidRPr="006940FB" w:rsidRDefault="00734441">
            <w:pPr>
              <w:pStyle w:val="NoSpacing"/>
              <w:jc w:val="center"/>
              <w:rPr>
                <w:b/>
                <w:bCs/>
                <w:sz w:val="18"/>
                <w:szCs w:val="18"/>
              </w:rPr>
            </w:pPr>
            <w:r w:rsidRPr="006940FB">
              <w:rPr>
                <w:b/>
                <w:bCs/>
                <w:sz w:val="18"/>
                <w:szCs w:val="18"/>
              </w:rPr>
              <w:t>0</w:t>
            </w:r>
          </w:p>
        </w:tc>
        <w:tc>
          <w:tcPr>
            <w:tcW w:w="1417" w:type="dxa"/>
            <w:shd w:val="clear" w:color="auto" w:fill="92D050"/>
            <w:tcMar>
              <w:top w:w="57" w:type="dxa"/>
              <w:left w:w="57" w:type="dxa"/>
              <w:bottom w:w="57" w:type="dxa"/>
              <w:right w:w="57" w:type="dxa"/>
            </w:tcMar>
            <w:vAlign w:val="center"/>
          </w:tcPr>
          <w:p w14:paraId="58AF72B9" w14:textId="77777777" w:rsidR="00734441" w:rsidRPr="006940FB" w:rsidRDefault="00734441">
            <w:pPr>
              <w:pStyle w:val="NoSpacing"/>
              <w:jc w:val="center"/>
              <w:rPr>
                <w:b/>
                <w:bCs/>
                <w:sz w:val="18"/>
                <w:szCs w:val="18"/>
              </w:rPr>
            </w:pPr>
            <w:r w:rsidRPr="006940FB">
              <w:rPr>
                <w:b/>
                <w:bCs/>
                <w:sz w:val="18"/>
                <w:szCs w:val="18"/>
              </w:rPr>
              <w:t>1</w:t>
            </w:r>
          </w:p>
        </w:tc>
        <w:tc>
          <w:tcPr>
            <w:tcW w:w="1417" w:type="dxa"/>
            <w:shd w:val="clear" w:color="auto" w:fill="FFFF00"/>
            <w:tcMar>
              <w:top w:w="57" w:type="dxa"/>
              <w:left w:w="57" w:type="dxa"/>
              <w:bottom w:w="57" w:type="dxa"/>
              <w:right w:w="57" w:type="dxa"/>
            </w:tcMar>
            <w:vAlign w:val="center"/>
          </w:tcPr>
          <w:p w14:paraId="5DD0FD45" w14:textId="77777777" w:rsidR="00734441" w:rsidRPr="006940FB" w:rsidRDefault="00734441">
            <w:pPr>
              <w:pStyle w:val="NoSpacing"/>
              <w:jc w:val="center"/>
              <w:rPr>
                <w:b/>
                <w:bCs/>
                <w:sz w:val="18"/>
                <w:szCs w:val="18"/>
              </w:rPr>
            </w:pPr>
            <w:r w:rsidRPr="006940FB">
              <w:rPr>
                <w:b/>
                <w:bCs/>
                <w:sz w:val="18"/>
                <w:szCs w:val="18"/>
              </w:rPr>
              <w:t>3</w:t>
            </w:r>
          </w:p>
        </w:tc>
        <w:tc>
          <w:tcPr>
            <w:tcW w:w="1417" w:type="dxa"/>
            <w:shd w:val="clear" w:color="auto" w:fill="FFC000"/>
            <w:tcMar>
              <w:top w:w="57" w:type="dxa"/>
              <w:left w:w="57" w:type="dxa"/>
              <w:bottom w:w="57" w:type="dxa"/>
              <w:right w:w="57" w:type="dxa"/>
            </w:tcMar>
            <w:vAlign w:val="center"/>
          </w:tcPr>
          <w:p w14:paraId="359126A5" w14:textId="77777777" w:rsidR="00734441" w:rsidRPr="006940FB" w:rsidRDefault="00734441">
            <w:pPr>
              <w:pStyle w:val="NoSpacing"/>
              <w:jc w:val="center"/>
              <w:rPr>
                <w:b/>
                <w:bCs/>
                <w:sz w:val="18"/>
                <w:szCs w:val="18"/>
              </w:rPr>
            </w:pPr>
            <w:r w:rsidRPr="006940FB">
              <w:rPr>
                <w:b/>
                <w:bCs/>
                <w:sz w:val="18"/>
                <w:szCs w:val="18"/>
              </w:rPr>
              <w:t>6</w:t>
            </w:r>
          </w:p>
        </w:tc>
        <w:tc>
          <w:tcPr>
            <w:tcW w:w="1417" w:type="dxa"/>
            <w:shd w:val="clear" w:color="auto" w:fill="FF0000"/>
            <w:tcMar>
              <w:top w:w="57" w:type="dxa"/>
              <w:left w:w="57" w:type="dxa"/>
              <w:bottom w:w="57" w:type="dxa"/>
              <w:right w:w="57" w:type="dxa"/>
            </w:tcMar>
            <w:vAlign w:val="center"/>
          </w:tcPr>
          <w:p w14:paraId="1C8454F8" w14:textId="77777777" w:rsidR="00734441" w:rsidRPr="006940FB" w:rsidRDefault="00734441">
            <w:pPr>
              <w:pStyle w:val="NoSpacing"/>
              <w:jc w:val="center"/>
              <w:rPr>
                <w:b/>
                <w:bCs/>
                <w:sz w:val="18"/>
                <w:szCs w:val="18"/>
              </w:rPr>
            </w:pPr>
            <w:r w:rsidRPr="006940FB">
              <w:rPr>
                <w:b/>
                <w:bCs/>
                <w:sz w:val="18"/>
                <w:szCs w:val="18"/>
              </w:rPr>
              <w:t>9</w:t>
            </w:r>
          </w:p>
        </w:tc>
      </w:tr>
      <w:tr w:rsidR="00734441" w:rsidRPr="006940FB" w14:paraId="004783DB"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29253F9A" w14:textId="77777777" w:rsidR="00734441" w:rsidRPr="006940FB" w:rsidRDefault="00734441">
            <w:pPr>
              <w:pStyle w:val="NoSpacing"/>
              <w:jc w:val="center"/>
              <w:rPr>
                <w:b/>
                <w:bCs/>
                <w:sz w:val="18"/>
                <w:szCs w:val="18"/>
              </w:rPr>
            </w:pPr>
            <w:r w:rsidRPr="006940FB">
              <w:rPr>
                <w:b/>
                <w:bCs/>
                <w:sz w:val="18"/>
                <w:szCs w:val="18"/>
              </w:rPr>
              <w:t>Exploitability</w:t>
            </w:r>
          </w:p>
        </w:tc>
        <w:tc>
          <w:tcPr>
            <w:tcW w:w="1417" w:type="dxa"/>
            <w:tcMar>
              <w:top w:w="57" w:type="dxa"/>
              <w:left w:w="57" w:type="dxa"/>
              <w:bottom w:w="57" w:type="dxa"/>
              <w:right w:w="57" w:type="dxa"/>
            </w:tcMar>
            <w:vAlign w:val="center"/>
          </w:tcPr>
          <w:p w14:paraId="1505D1D6" w14:textId="77777777" w:rsidR="00734441" w:rsidRPr="006940FB" w:rsidRDefault="00734441">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1B4FBEE2" w14:textId="77777777" w:rsidR="00734441" w:rsidRPr="006940FB" w:rsidRDefault="00734441">
            <w:pPr>
              <w:pStyle w:val="NoSpacing"/>
              <w:jc w:val="center"/>
              <w:rPr>
                <w:sz w:val="18"/>
                <w:szCs w:val="18"/>
              </w:rPr>
            </w:pPr>
            <w:r w:rsidRPr="006940FB">
              <w:rPr>
                <w:sz w:val="18"/>
                <w:szCs w:val="18"/>
              </w:rPr>
              <w:t>Theoretical</w:t>
            </w:r>
          </w:p>
        </w:tc>
        <w:tc>
          <w:tcPr>
            <w:tcW w:w="1417" w:type="dxa"/>
            <w:tcMar>
              <w:top w:w="57" w:type="dxa"/>
              <w:left w:w="57" w:type="dxa"/>
              <w:bottom w:w="57" w:type="dxa"/>
              <w:right w:w="57" w:type="dxa"/>
            </w:tcMar>
            <w:vAlign w:val="center"/>
          </w:tcPr>
          <w:p w14:paraId="5D5AAA28" w14:textId="77777777" w:rsidR="00734441" w:rsidRPr="006940FB" w:rsidRDefault="00734441">
            <w:pPr>
              <w:pStyle w:val="NoSpacing"/>
              <w:jc w:val="center"/>
              <w:rPr>
                <w:sz w:val="18"/>
                <w:szCs w:val="18"/>
              </w:rPr>
            </w:pPr>
            <w:r w:rsidRPr="006940FB">
              <w:rPr>
                <w:sz w:val="18"/>
                <w:szCs w:val="18"/>
              </w:rPr>
              <w:t>Difficult</w:t>
            </w:r>
          </w:p>
        </w:tc>
        <w:tc>
          <w:tcPr>
            <w:tcW w:w="1417" w:type="dxa"/>
            <w:tcMar>
              <w:top w:w="57" w:type="dxa"/>
              <w:left w:w="57" w:type="dxa"/>
              <w:bottom w:w="57" w:type="dxa"/>
              <w:right w:w="57" w:type="dxa"/>
            </w:tcMar>
            <w:vAlign w:val="center"/>
          </w:tcPr>
          <w:p w14:paraId="7A3EBA5D" w14:textId="77777777" w:rsidR="00734441" w:rsidRPr="006940FB" w:rsidRDefault="00734441">
            <w:pPr>
              <w:pStyle w:val="NoSpacing"/>
              <w:jc w:val="center"/>
              <w:rPr>
                <w:sz w:val="18"/>
                <w:szCs w:val="18"/>
              </w:rPr>
            </w:pPr>
            <w:r w:rsidRPr="006940FB">
              <w:rPr>
                <w:sz w:val="18"/>
                <w:szCs w:val="18"/>
              </w:rPr>
              <w:t>Easy</w:t>
            </w:r>
          </w:p>
        </w:tc>
        <w:tc>
          <w:tcPr>
            <w:tcW w:w="1417" w:type="dxa"/>
            <w:tcMar>
              <w:top w:w="57" w:type="dxa"/>
              <w:left w:w="57" w:type="dxa"/>
              <w:bottom w:w="57" w:type="dxa"/>
              <w:right w:w="57" w:type="dxa"/>
            </w:tcMar>
            <w:vAlign w:val="center"/>
          </w:tcPr>
          <w:p w14:paraId="538068F6" w14:textId="77777777" w:rsidR="00734441" w:rsidRPr="006940FB" w:rsidRDefault="00734441">
            <w:pPr>
              <w:pStyle w:val="NoSpacing"/>
              <w:jc w:val="center"/>
              <w:rPr>
                <w:sz w:val="18"/>
                <w:szCs w:val="18"/>
              </w:rPr>
            </w:pPr>
            <w:r w:rsidRPr="006940FB">
              <w:rPr>
                <w:sz w:val="18"/>
                <w:szCs w:val="18"/>
              </w:rPr>
              <w:t>Automated tools available</w:t>
            </w:r>
          </w:p>
        </w:tc>
      </w:tr>
      <w:tr w:rsidR="00734441" w:rsidRPr="006940FB" w14:paraId="3495003D"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529A1DE8" w14:textId="77777777" w:rsidR="00734441" w:rsidRPr="006940FB" w:rsidRDefault="00734441">
            <w:pPr>
              <w:pStyle w:val="NoSpacing"/>
              <w:jc w:val="center"/>
              <w:rPr>
                <w:b/>
                <w:bCs/>
                <w:sz w:val="18"/>
                <w:szCs w:val="18"/>
              </w:rPr>
            </w:pPr>
            <w:r w:rsidRPr="006940FB">
              <w:rPr>
                <w:b/>
                <w:bCs/>
                <w:sz w:val="18"/>
                <w:szCs w:val="18"/>
              </w:rPr>
              <w:t>Awareness</w:t>
            </w:r>
          </w:p>
        </w:tc>
        <w:tc>
          <w:tcPr>
            <w:tcW w:w="1417" w:type="dxa"/>
            <w:tcMar>
              <w:top w:w="57" w:type="dxa"/>
              <w:left w:w="57" w:type="dxa"/>
              <w:bottom w:w="57" w:type="dxa"/>
              <w:right w:w="57" w:type="dxa"/>
            </w:tcMar>
            <w:vAlign w:val="center"/>
          </w:tcPr>
          <w:p w14:paraId="7D7A33B5" w14:textId="77777777" w:rsidR="00734441" w:rsidRPr="006940FB" w:rsidRDefault="00734441">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541E9A98" w14:textId="77777777" w:rsidR="00734441" w:rsidRPr="006940FB" w:rsidRDefault="00734441">
            <w:pPr>
              <w:pStyle w:val="NoSpacing"/>
              <w:jc w:val="center"/>
              <w:rPr>
                <w:sz w:val="18"/>
                <w:szCs w:val="18"/>
              </w:rPr>
            </w:pPr>
            <w:r w:rsidRPr="006940FB">
              <w:rPr>
                <w:sz w:val="18"/>
                <w:szCs w:val="18"/>
              </w:rPr>
              <w:t>Unknown</w:t>
            </w:r>
          </w:p>
        </w:tc>
        <w:tc>
          <w:tcPr>
            <w:tcW w:w="1417" w:type="dxa"/>
            <w:tcMar>
              <w:top w:w="57" w:type="dxa"/>
              <w:left w:w="57" w:type="dxa"/>
              <w:bottom w:w="57" w:type="dxa"/>
              <w:right w:w="57" w:type="dxa"/>
            </w:tcMar>
            <w:vAlign w:val="center"/>
          </w:tcPr>
          <w:p w14:paraId="351D8C2A" w14:textId="77777777" w:rsidR="00734441" w:rsidRPr="006940FB" w:rsidRDefault="00734441">
            <w:pPr>
              <w:pStyle w:val="NoSpacing"/>
              <w:jc w:val="center"/>
              <w:rPr>
                <w:sz w:val="18"/>
                <w:szCs w:val="18"/>
              </w:rPr>
            </w:pPr>
            <w:r w:rsidRPr="006940FB">
              <w:rPr>
                <w:sz w:val="18"/>
                <w:szCs w:val="18"/>
              </w:rPr>
              <w:t>Hidden</w:t>
            </w:r>
          </w:p>
        </w:tc>
        <w:tc>
          <w:tcPr>
            <w:tcW w:w="1417" w:type="dxa"/>
            <w:tcMar>
              <w:top w:w="57" w:type="dxa"/>
              <w:left w:w="57" w:type="dxa"/>
              <w:bottom w:w="57" w:type="dxa"/>
              <w:right w:w="57" w:type="dxa"/>
            </w:tcMar>
            <w:vAlign w:val="center"/>
          </w:tcPr>
          <w:p w14:paraId="49970405" w14:textId="77777777" w:rsidR="00734441" w:rsidRPr="006940FB" w:rsidRDefault="00734441">
            <w:pPr>
              <w:pStyle w:val="NoSpacing"/>
              <w:jc w:val="center"/>
              <w:rPr>
                <w:sz w:val="18"/>
                <w:szCs w:val="18"/>
              </w:rPr>
            </w:pPr>
            <w:r w:rsidRPr="006940FB">
              <w:rPr>
                <w:sz w:val="18"/>
                <w:szCs w:val="18"/>
              </w:rPr>
              <w:t>Obvious</w:t>
            </w:r>
          </w:p>
        </w:tc>
        <w:tc>
          <w:tcPr>
            <w:tcW w:w="1417" w:type="dxa"/>
            <w:tcMar>
              <w:top w:w="57" w:type="dxa"/>
              <w:left w:w="57" w:type="dxa"/>
              <w:bottom w:w="57" w:type="dxa"/>
              <w:right w:w="57" w:type="dxa"/>
            </w:tcMar>
            <w:vAlign w:val="center"/>
          </w:tcPr>
          <w:p w14:paraId="418208B6" w14:textId="77777777" w:rsidR="00734441" w:rsidRPr="006940FB" w:rsidRDefault="00734441">
            <w:pPr>
              <w:pStyle w:val="NoSpacing"/>
              <w:jc w:val="center"/>
              <w:rPr>
                <w:sz w:val="18"/>
                <w:szCs w:val="18"/>
              </w:rPr>
            </w:pPr>
            <w:r w:rsidRPr="006940FB">
              <w:rPr>
                <w:sz w:val="18"/>
                <w:szCs w:val="18"/>
              </w:rPr>
              <w:t>Public knowledge</w:t>
            </w:r>
          </w:p>
        </w:tc>
      </w:tr>
      <w:tr w:rsidR="00734441" w:rsidRPr="006940FB" w14:paraId="4F62EE05"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533700FF" w14:textId="77777777" w:rsidR="00734441" w:rsidRPr="006940FB" w:rsidRDefault="00734441">
            <w:pPr>
              <w:pStyle w:val="NoSpacing"/>
              <w:jc w:val="center"/>
              <w:rPr>
                <w:b/>
                <w:bCs/>
                <w:sz w:val="18"/>
                <w:szCs w:val="18"/>
              </w:rPr>
            </w:pPr>
            <w:r w:rsidRPr="006940FB">
              <w:rPr>
                <w:b/>
                <w:bCs/>
                <w:sz w:val="18"/>
                <w:szCs w:val="18"/>
              </w:rPr>
              <w:t>Attack vector</w:t>
            </w:r>
          </w:p>
        </w:tc>
        <w:tc>
          <w:tcPr>
            <w:tcW w:w="1417" w:type="dxa"/>
            <w:tcMar>
              <w:top w:w="57" w:type="dxa"/>
              <w:left w:w="57" w:type="dxa"/>
              <w:bottom w:w="57" w:type="dxa"/>
              <w:right w:w="57" w:type="dxa"/>
            </w:tcMar>
            <w:vAlign w:val="center"/>
          </w:tcPr>
          <w:p w14:paraId="002E1281" w14:textId="77777777" w:rsidR="00734441" w:rsidRPr="006940FB" w:rsidRDefault="00734441">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02888681" w14:textId="77777777" w:rsidR="00734441" w:rsidRPr="006940FB" w:rsidRDefault="00734441">
            <w:pPr>
              <w:pStyle w:val="NoSpacing"/>
              <w:jc w:val="center"/>
              <w:rPr>
                <w:sz w:val="18"/>
                <w:szCs w:val="18"/>
              </w:rPr>
            </w:pPr>
            <w:r w:rsidRPr="006940FB">
              <w:rPr>
                <w:sz w:val="18"/>
                <w:szCs w:val="18"/>
              </w:rPr>
              <w:t>Physical</w:t>
            </w:r>
          </w:p>
        </w:tc>
        <w:tc>
          <w:tcPr>
            <w:tcW w:w="1417" w:type="dxa"/>
            <w:tcMar>
              <w:top w:w="57" w:type="dxa"/>
              <w:left w:w="57" w:type="dxa"/>
              <w:bottom w:w="57" w:type="dxa"/>
              <w:right w:w="57" w:type="dxa"/>
            </w:tcMar>
            <w:vAlign w:val="center"/>
          </w:tcPr>
          <w:p w14:paraId="4A9CB9B6" w14:textId="77777777" w:rsidR="00734441" w:rsidRPr="006940FB" w:rsidRDefault="00734441">
            <w:pPr>
              <w:pStyle w:val="NoSpacing"/>
              <w:jc w:val="center"/>
              <w:rPr>
                <w:sz w:val="18"/>
                <w:szCs w:val="18"/>
              </w:rPr>
            </w:pPr>
            <w:r w:rsidRPr="006940FB">
              <w:rPr>
                <w:sz w:val="18"/>
                <w:szCs w:val="18"/>
              </w:rPr>
              <w:t>Local</w:t>
            </w:r>
          </w:p>
        </w:tc>
        <w:tc>
          <w:tcPr>
            <w:tcW w:w="1417" w:type="dxa"/>
            <w:tcMar>
              <w:top w:w="57" w:type="dxa"/>
              <w:left w:w="57" w:type="dxa"/>
              <w:bottom w:w="57" w:type="dxa"/>
              <w:right w:w="57" w:type="dxa"/>
            </w:tcMar>
            <w:vAlign w:val="center"/>
          </w:tcPr>
          <w:p w14:paraId="798D61D4" w14:textId="77777777" w:rsidR="00734441" w:rsidRPr="006940FB" w:rsidRDefault="00734441">
            <w:pPr>
              <w:pStyle w:val="NoSpacing"/>
              <w:jc w:val="center"/>
              <w:rPr>
                <w:sz w:val="18"/>
                <w:szCs w:val="18"/>
              </w:rPr>
            </w:pPr>
            <w:r w:rsidRPr="006940FB">
              <w:rPr>
                <w:sz w:val="18"/>
                <w:szCs w:val="18"/>
              </w:rPr>
              <w:t>Adjacent network</w:t>
            </w:r>
          </w:p>
        </w:tc>
        <w:tc>
          <w:tcPr>
            <w:tcW w:w="1417" w:type="dxa"/>
            <w:tcMar>
              <w:top w:w="57" w:type="dxa"/>
              <w:left w:w="57" w:type="dxa"/>
              <w:bottom w:w="57" w:type="dxa"/>
              <w:right w:w="57" w:type="dxa"/>
            </w:tcMar>
            <w:vAlign w:val="center"/>
          </w:tcPr>
          <w:p w14:paraId="3FEF036B" w14:textId="77777777" w:rsidR="00734441" w:rsidRPr="006940FB" w:rsidRDefault="00734441">
            <w:pPr>
              <w:pStyle w:val="NoSpacing"/>
              <w:jc w:val="center"/>
              <w:rPr>
                <w:sz w:val="18"/>
                <w:szCs w:val="18"/>
              </w:rPr>
            </w:pPr>
            <w:r w:rsidRPr="006940FB">
              <w:rPr>
                <w:sz w:val="18"/>
                <w:szCs w:val="18"/>
              </w:rPr>
              <w:t>Public network</w:t>
            </w:r>
          </w:p>
        </w:tc>
      </w:tr>
      <w:tr w:rsidR="00734441" w:rsidRPr="006940FB" w14:paraId="2B907355"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215220F7" w14:textId="77777777" w:rsidR="00734441" w:rsidRPr="006940FB" w:rsidRDefault="00734441">
            <w:pPr>
              <w:pStyle w:val="NoSpacing"/>
              <w:jc w:val="center"/>
              <w:rPr>
                <w:b/>
                <w:bCs/>
                <w:sz w:val="18"/>
                <w:szCs w:val="18"/>
              </w:rPr>
            </w:pPr>
            <w:r w:rsidRPr="006940FB">
              <w:rPr>
                <w:b/>
                <w:bCs/>
                <w:sz w:val="18"/>
                <w:szCs w:val="18"/>
              </w:rPr>
              <w:t>Intrusion detection</w:t>
            </w:r>
          </w:p>
        </w:tc>
        <w:tc>
          <w:tcPr>
            <w:tcW w:w="1417" w:type="dxa"/>
            <w:tcMar>
              <w:top w:w="57" w:type="dxa"/>
              <w:left w:w="57" w:type="dxa"/>
              <w:bottom w:w="57" w:type="dxa"/>
              <w:right w:w="57" w:type="dxa"/>
            </w:tcMar>
            <w:vAlign w:val="center"/>
          </w:tcPr>
          <w:p w14:paraId="66C773D4" w14:textId="77777777" w:rsidR="00734441" w:rsidRPr="006940FB" w:rsidRDefault="00734441">
            <w:pPr>
              <w:pStyle w:val="NoSpacing"/>
              <w:jc w:val="center"/>
              <w:rPr>
                <w:sz w:val="18"/>
                <w:szCs w:val="18"/>
              </w:rPr>
            </w:pPr>
            <w:r w:rsidRPr="006940FB">
              <w:rPr>
                <w:sz w:val="18"/>
                <w:szCs w:val="18"/>
              </w:rPr>
              <w:t>N/A</w:t>
            </w:r>
          </w:p>
        </w:tc>
        <w:tc>
          <w:tcPr>
            <w:tcW w:w="1417" w:type="dxa"/>
            <w:tcMar>
              <w:top w:w="57" w:type="dxa"/>
              <w:left w:w="57" w:type="dxa"/>
              <w:bottom w:w="57" w:type="dxa"/>
              <w:right w:w="57" w:type="dxa"/>
            </w:tcMar>
            <w:vAlign w:val="center"/>
          </w:tcPr>
          <w:p w14:paraId="0CB36C87" w14:textId="77777777" w:rsidR="00734441" w:rsidRPr="006940FB" w:rsidRDefault="00734441">
            <w:pPr>
              <w:pStyle w:val="NoSpacing"/>
              <w:jc w:val="center"/>
              <w:rPr>
                <w:sz w:val="18"/>
                <w:szCs w:val="18"/>
              </w:rPr>
            </w:pPr>
            <w:r w:rsidRPr="006940FB">
              <w:rPr>
                <w:sz w:val="18"/>
                <w:szCs w:val="18"/>
              </w:rPr>
              <w:t>Active detection in product</w:t>
            </w:r>
          </w:p>
        </w:tc>
        <w:tc>
          <w:tcPr>
            <w:tcW w:w="1417" w:type="dxa"/>
            <w:tcMar>
              <w:top w:w="57" w:type="dxa"/>
              <w:left w:w="57" w:type="dxa"/>
              <w:bottom w:w="57" w:type="dxa"/>
              <w:right w:w="57" w:type="dxa"/>
            </w:tcMar>
            <w:vAlign w:val="center"/>
          </w:tcPr>
          <w:p w14:paraId="5A5728B8" w14:textId="77777777" w:rsidR="00734441" w:rsidRPr="006940FB" w:rsidRDefault="00734441">
            <w:pPr>
              <w:pStyle w:val="NoSpacing"/>
              <w:jc w:val="center"/>
              <w:rPr>
                <w:sz w:val="18"/>
                <w:szCs w:val="18"/>
              </w:rPr>
            </w:pPr>
            <w:r w:rsidRPr="006940FB">
              <w:rPr>
                <w:sz w:val="18"/>
                <w:szCs w:val="18"/>
              </w:rPr>
              <w:t>Logged and reported</w:t>
            </w:r>
          </w:p>
        </w:tc>
        <w:tc>
          <w:tcPr>
            <w:tcW w:w="1417" w:type="dxa"/>
            <w:tcMar>
              <w:top w:w="57" w:type="dxa"/>
              <w:left w:w="57" w:type="dxa"/>
              <w:bottom w:w="57" w:type="dxa"/>
              <w:right w:w="57" w:type="dxa"/>
            </w:tcMar>
            <w:vAlign w:val="center"/>
          </w:tcPr>
          <w:p w14:paraId="5CC20517" w14:textId="77777777" w:rsidR="00734441" w:rsidRPr="006940FB" w:rsidRDefault="00734441">
            <w:pPr>
              <w:pStyle w:val="NoSpacing"/>
              <w:jc w:val="center"/>
              <w:rPr>
                <w:sz w:val="18"/>
                <w:szCs w:val="18"/>
              </w:rPr>
            </w:pPr>
            <w:r w:rsidRPr="006940FB">
              <w:rPr>
                <w:sz w:val="18"/>
                <w:szCs w:val="18"/>
              </w:rPr>
              <w:t>Logged but not reported</w:t>
            </w:r>
          </w:p>
        </w:tc>
        <w:tc>
          <w:tcPr>
            <w:tcW w:w="1417" w:type="dxa"/>
            <w:tcMar>
              <w:top w:w="57" w:type="dxa"/>
              <w:left w:w="57" w:type="dxa"/>
              <w:bottom w:w="57" w:type="dxa"/>
              <w:right w:w="57" w:type="dxa"/>
            </w:tcMar>
            <w:vAlign w:val="center"/>
          </w:tcPr>
          <w:p w14:paraId="1A4A32ED" w14:textId="77777777" w:rsidR="00734441" w:rsidRPr="006940FB" w:rsidRDefault="00734441">
            <w:pPr>
              <w:pStyle w:val="NoSpacing"/>
              <w:jc w:val="center"/>
              <w:rPr>
                <w:sz w:val="18"/>
                <w:szCs w:val="18"/>
              </w:rPr>
            </w:pPr>
            <w:r w:rsidRPr="006940FB">
              <w:rPr>
                <w:sz w:val="18"/>
                <w:szCs w:val="18"/>
              </w:rPr>
              <w:t>Not logged</w:t>
            </w:r>
          </w:p>
        </w:tc>
      </w:tr>
    </w:tbl>
    <w:p w14:paraId="46663613" w14:textId="798F78E7" w:rsidR="00FF6052" w:rsidRPr="006940FB" w:rsidRDefault="00FF6052" w:rsidP="00CE1F64">
      <w:pPr>
        <w:pStyle w:val="Heading5"/>
        <w:rPr>
          <w:rFonts w:cs="Times New Roman"/>
          <w:sz w:val="24"/>
          <w:szCs w:val="20"/>
        </w:rPr>
      </w:pPr>
      <w:r w:rsidRPr="006940FB">
        <w:t>Impact</w:t>
      </w:r>
    </w:p>
    <w:p w14:paraId="4CB7800E" w14:textId="48E58FFA" w:rsidR="00FF6052" w:rsidRPr="006940FB" w:rsidRDefault="00FF6052" w:rsidP="003950A2">
      <w:r w:rsidRPr="006940FB">
        <w:t xml:space="preserve">Estimate the impact if </w:t>
      </w:r>
      <w:proofErr w:type="gramStart"/>
      <w:r w:rsidRPr="006940FB">
        <w:t>the vulnerability</w:t>
      </w:r>
      <w:proofErr w:type="gramEnd"/>
      <w:r w:rsidRPr="006940FB">
        <w:t xml:space="preserve"> is exploited. Impact can be estimated both as technical impact to </w:t>
      </w:r>
      <w:r w:rsidRPr="006940FB">
        <w:rPr>
          <w:bCs/>
          <w:u w:val="single"/>
        </w:rPr>
        <w:t>product or solution</w:t>
      </w:r>
      <w:r w:rsidRPr="006940FB">
        <w:rPr>
          <w:b/>
        </w:rPr>
        <w:t xml:space="preserve"> </w:t>
      </w:r>
      <w:r w:rsidRPr="006940FB">
        <w:t xml:space="preserve">or business impact to </w:t>
      </w:r>
      <w:r w:rsidRPr="006940FB">
        <w:rPr>
          <w:bCs/>
          <w:u w:val="single"/>
        </w:rPr>
        <w:t>organization operating</w:t>
      </w:r>
      <w:r w:rsidRPr="006940FB">
        <w:t xml:space="preserve"> the product or solution. </w:t>
      </w:r>
      <w:r w:rsidR="00FF3C4E" w:rsidRPr="006940FB">
        <w:t xml:space="preserve">The overall impact is calculated as the </w:t>
      </w:r>
      <w:r w:rsidR="00FF3C4E" w:rsidRPr="006940FB">
        <w:rPr>
          <w:bCs/>
          <w:u w:val="single"/>
        </w:rPr>
        <w:t>highest</w:t>
      </w:r>
      <w:r w:rsidR="00FF3C4E" w:rsidRPr="006940FB">
        <w:t xml:space="preserve"> of the technical and business impact factors. Hence, it doesn’t matter if some impact factors are unknown.</w:t>
      </w:r>
    </w:p>
    <w:p w14:paraId="36B86D88" w14:textId="77777777" w:rsidR="00FF6052" w:rsidRPr="006940FB" w:rsidRDefault="00FF6052" w:rsidP="00CE1F64">
      <w:pPr>
        <w:pStyle w:val="Heading5"/>
        <w:rPr>
          <w:lang w:eastAsia="fi-FI"/>
        </w:rPr>
      </w:pPr>
      <w:bookmarkStart w:id="1383" w:name="_Ref39846553"/>
      <w:r w:rsidRPr="006940FB">
        <w:rPr>
          <w:lang w:eastAsia="fi-FI"/>
        </w:rPr>
        <w:t xml:space="preserve">Technical Impact </w:t>
      </w:r>
      <w:bookmarkEnd w:id="1383"/>
      <w:r w:rsidRPr="006940FB">
        <w:rPr>
          <w:lang w:eastAsia="fi-FI"/>
        </w:rPr>
        <w:t>Factors</w:t>
      </w:r>
    </w:p>
    <w:p w14:paraId="5C4EC914" w14:textId="7D9DB36D" w:rsidR="00FF6052" w:rsidRPr="006940FB" w:rsidRDefault="00FF6052" w:rsidP="003950A2">
      <w:pPr>
        <w:rPr>
          <w:lang w:eastAsia="fi-FI"/>
        </w:rPr>
      </w:pPr>
      <w:r w:rsidRPr="006940FB">
        <w:rPr>
          <w:lang w:eastAsia="fi-FI"/>
        </w:rPr>
        <w:t xml:space="preserve">Technical impact factors are calculated by taking the </w:t>
      </w:r>
      <w:r w:rsidR="00F1516E" w:rsidRPr="006940FB">
        <w:rPr>
          <w:lang w:eastAsia="fi-FI"/>
        </w:rPr>
        <w:t>protection profile</w:t>
      </w:r>
      <w:r w:rsidRPr="006940FB">
        <w:rPr>
          <w:lang w:eastAsia="fi-FI"/>
        </w:rPr>
        <w:t xml:space="preserve"> of </w:t>
      </w:r>
      <w:r w:rsidR="00D515DB" w:rsidRPr="006940FB">
        <w:rPr>
          <w:lang w:eastAsia="fi-FI"/>
        </w:rPr>
        <w:t xml:space="preserve">the </w:t>
      </w:r>
      <w:r w:rsidRPr="006940FB">
        <w:rPr>
          <w:lang w:eastAsia="fi-FI"/>
        </w:rPr>
        <w:t xml:space="preserve">asset concerning the </w:t>
      </w:r>
      <w:r w:rsidR="00D515DB" w:rsidRPr="006940FB">
        <w:rPr>
          <w:lang w:eastAsia="fi-FI"/>
        </w:rPr>
        <w:t xml:space="preserve">risk </w:t>
      </w:r>
      <w:r w:rsidRPr="006940FB">
        <w:rPr>
          <w:lang w:eastAsia="fi-FI"/>
        </w:rPr>
        <w:t>(see chapter</w:t>
      </w:r>
      <w:r w:rsidR="00730F11" w:rsidRPr="006940FB">
        <w:t xml:space="preserve"> </w:t>
      </w:r>
      <w:r w:rsidR="00730F11" w:rsidRPr="006940FB">
        <w:fldChar w:fldCharType="begin"/>
      </w:r>
      <w:r w:rsidR="00730F11" w:rsidRPr="006940FB">
        <w:instrText xml:space="preserve"> REF _Ref141863657 \r \h </w:instrText>
      </w:r>
      <w:r w:rsidR="00730F11" w:rsidRPr="006940FB">
        <w:fldChar w:fldCharType="separate"/>
      </w:r>
      <w:r w:rsidR="006940FB">
        <w:t>1.1.3</w:t>
      </w:r>
      <w:r w:rsidR="00730F11" w:rsidRPr="006940FB">
        <w:fldChar w:fldCharType="end"/>
      </w:r>
      <w:r w:rsidRPr="006940FB">
        <w:rPr>
          <w:lang w:eastAsia="fi-FI"/>
        </w:rPr>
        <w:t xml:space="preserve">) and rating them using the values in the </w:t>
      </w:r>
      <w:r w:rsidRPr="006940FB">
        <w:rPr>
          <w:lang w:eastAsia="fi-FI"/>
        </w:rPr>
        <w:fldChar w:fldCharType="begin"/>
      </w:r>
      <w:r w:rsidRPr="006940FB">
        <w:rPr>
          <w:lang w:eastAsia="fi-FI"/>
        </w:rPr>
        <w:instrText xml:space="preserve"> REF _Ref39846464 \h </w:instrText>
      </w:r>
      <w:r w:rsidRPr="006940FB">
        <w:rPr>
          <w:lang w:eastAsia="fi-FI"/>
        </w:rPr>
      </w:r>
      <w:r w:rsidRPr="006940FB">
        <w:rPr>
          <w:lang w:eastAsia="fi-FI"/>
        </w:rPr>
        <w:fldChar w:fldCharType="separate"/>
      </w:r>
      <w:r w:rsidR="006940FB" w:rsidRPr="006940FB">
        <w:t xml:space="preserve">Table </w:t>
      </w:r>
      <w:r w:rsidR="006940FB">
        <w:rPr>
          <w:bCs/>
          <w:noProof/>
        </w:rPr>
        <w:t>5</w:t>
      </w:r>
      <w:r w:rsidRPr="006940FB">
        <w:rPr>
          <w:lang w:eastAsia="fi-FI"/>
        </w:rPr>
        <w:fldChar w:fldCharType="end"/>
      </w:r>
      <w:r w:rsidRPr="006940FB">
        <w:rPr>
          <w:lang w:eastAsia="fi-FI"/>
        </w:rPr>
        <w:t>.</w:t>
      </w:r>
    </w:p>
    <w:p w14:paraId="5584F9D4" w14:textId="1F8145BE" w:rsidR="00FF6052" w:rsidRPr="006940FB" w:rsidRDefault="00FF6052" w:rsidP="003950A2">
      <w:pPr>
        <w:pStyle w:val="Caption"/>
        <w:rPr>
          <w:bCs w:val="0"/>
        </w:rPr>
      </w:pPr>
      <w:bookmarkStart w:id="1384" w:name="_Ref39846464"/>
      <w:r w:rsidRPr="006940FB">
        <w:rPr>
          <w:bCs w:val="0"/>
        </w:rPr>
        <w:t xml:space="preserve">Table </w:t>
      </w:r>
      <w:r w:rsidRPr="006940FB">
        <w:rPr>
          <w:bCs w:val="0"/>
        </w:rPr>
        <w:fldChar w:fldCharType="begin"/>
      </w:r>
      <w:r w:rsidRPr="006940FB">
        <w:rPr>
          <w:bCs w:val="0"/>
        </w:rPr>
        <w:instrText xml:space="preserve"> SEQ Table \* ARABIC </w:instrText>
      </w:r>
      <w:r w:rsidRPr="006940FB">
        <w:rPr>
          <w:bCs w:val="0"/>
        </w:rPr>
        <w:fldChar w:fldCharType="separate"/>
      </w:r>
      <w:r w:rsidR="006940FB">
        <w:rPr>
          <w:bCs w:val="0"/>
          <w:noProof/>
        </w:rPr>
        <w:t>5</w:t>
      </w:r>
      <w:r w:rsidRPr="006940FB">
        <w:rPr>
          <w:bCs w:val="0"/>
        </w:rPr>
        <w:fldChar w:fldCharType="end"/>
      </w:r>
      <w:bookmarkEnd w:id="1384"/>
      <w:r w:rsidRPr="006940FB">
        <w:rPr>
          <w:bCs w:val="0"/>
        </w:rPr>
        <w:tab/>
        <w:t>Technical Impact Factors</w:t>
      </w:r>
    </w:p>
    <w:tbl>
      <w:tblPr>
        <w:tblStyle w:val="TableGrid"/>
        <w:tblW w:w="8502" w:type="dxa"/>
        <w:tblBorders>
          <w:top w:val="single" w:sz="12" w:space="0" w:color="auto"/>
          <w:left w:val="single" w:sz="12" w:space="0" w:color="auto"/>
          <w:bottom w:val="single" w:sz="12" w:space="0" w:color="auto"/>
          <w:right w:val="single" w:sz="12" w:space="0" w:color="auto"/>
        </w:tblBorders>
        <w:tblLook w:val="0600" w:firstRow="0" w:lastRow="0" w:firstColumn="0" w:lastColumn="0" w:noHBand="1" w:noVBand="1"/>
      </w:tblPr>
      <w:tblGrid>
        <w:gridCol w:w="1417"/>
        <w:gridCol w:w="1417"/>
        <w:gridCol w:w="1417"/>
        <w:gridCol w:w="1417"/>
        <w:gridCol w:w="1417"/>
        <w:gridCol w:w="1417"/>
      </w:tblGrid>
      <w:tr w:rsidR="0047102A" w:rsidRPr="006940FB" w14:paraId="41ECFEE1"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0706BE77" w14:textId="77777777" w:rsidR="0047102A" w:rsidRPr="006940FB" w:rsidRDefault="0047102A">
            <w:pPr>
              <w:pStyle w:val="NoSpacing"/>
              <w:jc w:val="center"/>
              <w:rPr>
                <w:b/>
                <w:bCs/>
                <w:sz w:val="18"/>
                <w:szCs w:val="18"/>
              </w:rPr>
            </w:pPr>
          </w:p>
        </w:tc>
        <w:tc>
          <w:tcPr>
            <w:tcW w:w="1417" w:type="dxa"/>
            <w:tcMar>
              <w:top w:w="57" w:type="dxa"/>
              <w:left w:w="57" w:type="dxa"/>
              <w:bottom w:w="57" w:type="dxa"/>
              <w:right w:w="57" w:type="dxa"/>
            </w:tcMar>
            <w:vAlign w:val="center"/>
          </w:tcPr>
          <w:p w14:paraId="28C5881D" w14:textId="77777777" w:rsidR="0047102A" w:rsidRPr="006940FB" w:rsidRDefault="0047102A">
            <w:pPr>
              <w:pStyle w:val="NoSpacing"/>
              <w:jc w:val="center"/>
              <w:rPr>
                <w:b/>
                <w:bCs/>
                <w:sz w:val="18"/>
                <w:szCs w:val="18"/>
              </w:rPr>
            </w:pPr>
            <w:r w:rsidRPr="006940FB">
              <w:rPr>
                <w:b/>
                <w:bCs/>
                <w:sz w:val="18"/>
                <w:szCs w:val="18"/>
              </w:rPr>
              <w:t>0</w:t>
            </w:r>
          </w:p>
        </w:tc>
        <w:tc>
          <w:tcPr>
            <w:tcW w:w="1417" w:type="dxa"/>
            <w:shd w:val="clear" w:color="auto" w:fill="92D050"/>
            <w:tcMar>
              <w:top w:w="57" w:type="dxa"/>
              <w:left w:w="57" w:type="dxa"/>
              <w:bottom w:w="57" w:type="dxa"/>
              <w:right w:w="57" w:type="dxa"/>
            </w:tcMar>
            <w:vAlign w:val="center"/>
          </w:tcPr>
          <w:p w14:paraId="3D0392CF" w14:textId="77777777" w:rsidR="0047102A" w:rsidRPr="006940FB" w:rsidRDefault="0047102A">
            <w:pPr>
              <w:pStyle w:val="NoSpacing"/>
              <w:jc w:val="center"/>
              <w:rPr>
                <w:b/>
                <w:bCs/>
                <w:sz w:val="18"/>
                <w:szCs w:val="18"/>
              </w:rPr>
            </w:pPr>
            <w:r w:rsidRPr="006940FB">
              <w:rPr>
                <w:b/>
                <w:bCs/>
                <w:sz w:val="18"/>
                <w:szCs w:val="18"/>
              </w:rPr>
              <w:t>1</w:t>
            </w:r>
          </w:p>
        </w:tc>
        <w:tc>
          <w:tcPr>
            <w:tcW w:w="1417" w:type="dxa"/>
            <w:shd w:val="clear" w:color="auto" w:fill="FFFF00"/>
            <w:tcMar>
              <w:top w:w="57" w:type="dxa"/>
              <w:left w:w="57" w:type="dxa"/>
              <w:bottom w:w="57" w:type="dxa"/>
              <w:right w:w="57" w:type="dxa"/>
            </w:tcMar>
            <w:vAlign w:val="center"/>
          </w:tcPr>
          <w:p w14:paraId="4D23D39C" w14:textId="77777777" w:rsidR="0047102A" w:rsidRPr="006940FB" w:rsidRDefault="0047102A">
            <w:pPr>
              <w:pStyle w:val="NoSpacing"/>
              <w:jc w:val="center"/>
              <w:rPr>
                <w:b/>
                <w:bCs/>
                <w:sz w:val="18"/>
                <w:szCs w:val="18"/>
              </w:rPr>
            </w:pPr>
            <w:r w:rsidRPr="006940FB">
              <w:rPr>
                <w:b/>
                <w:bCs/>
                <w:sz w:val="18"/>
                <w:szCs w:val="18"/>
              </w:rPr>
              <w:t>3</w:t>
            </w:r>
          </w:p>
        </w:tc>
        <w:tc>
          <w:tcPr>
            <w:tcW w:w="1417" w:type="dxa"/>
            <w:shd w:val="clear" w:color="auto" w:fill="FFC000"/>
            <w:tcMar>
              <w:top w:w="57" w:type="dxa"/>
              <w:left w:w="57" w:type="dxa"/>
              <w:bottom w:w="57" w:type="dxa"/>
              <w:right w:w="57" w:type="dxa"/>
            </w:tcMar>
            <w:vAlign w:val="center"/>
          </w:tcPr>
          <w:p w14:paraId="7279DB4A" w14:textId="77777777" w:rsidR="0047102A" w:rsidRPr="006940FB" w:rsidRDefault="0047102A">
            <w:pPr>
              <w:pStyle w:val="NoSpacing"/>
              <w:jc w:val="center"/>
              <w:rPr>
                <w:b/>
                <w:bCs/>
                <w:sz w:val="18"/>
                <w:szCs w:val="18"/>
              </w:rPr>
            </w:pPr>
            <w:r w:rsidRPr="006940FB">
              <w:rPr>
                <w:b/>
                <w:bCs/>
                <w:sz w:val="18"/>
                <w:szCs w:val="18"/>
              </w:rPr>
              <w:t>6</w:t>
            </w:r>
          </w:p>
        </w:tc>
        <w:tc>
          <w:tcPr>
            <w:tcW w:w="1417" w:type="dxa"/>
            <w:shd w:val="clear" w:color="auto" w:fill="FF0000"/>
            <w:tcMar>
              <w:top w:w="57" w:type="dxa"/>
              <w:left w:w="57" w:type="dxa"/>
              <w:bottom w:w="57" w:type="dxa"/>
              <w:right w:w="57" w:type="dxa"/>
            </w:tcMar>
            <w:vAlign w:val="center"/>
          </w:tcPr>
          <w:p w14:paraId="47DE9AFF" w14:textId="77777777" w:rsidR="0047102A" w:rsidRPr="006940FB" w:rsidRDefault="0047102A">
            <w:pPr>
              <w:pStyle w:val="NoSpacing"/>
              <w:jc w:val="center"/>
              <w:rPr>
                <w:b/>
                <w:bCs/>
                <w:sz w:val="18"/>
                <w:szCs w:val="18"/>
              </w:rPr>
            </w:pPr>
            <w:r w:rsidRPr="006940FB">
              <w:rPr>
                <w:b/>
                <w:bCs/>
                <w:sz w:val="18"/>
                <w:szCs w:val="18"/>
              </w:rPr>
              <w:t>9</w:t>
            </w:r>
          </w:p>
        </w:tc>
      </w:tr>
      <w:tr w:rsidR="0047102A" w:rsidRPr="006940FB" w14:paraId="087B0500"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3BFADA33" w14:textId="122C7714" w:rsidR="0047102A" w:rsidRPr="006940FB" w:rsidRDefault="0047102A" w:rsidP="0047102A">
            <w:pPr>
              <w:pStyle w:val="NoSpacing"/>
              <w:jc w:val="center"/>
              <w:rPr>
                <w:b/>
                <w:bCs/>
                <w:sz w:val="18"/>
                <w:szCs w:val="18"/>
              </w:rPr>
            </w:pPr>
            <w:r w:rsidRPr="006940FB">
              <w:rPr>
                <w:b/>
                <w:bCs/>
                <w:sz w:val="18"/>
                <w:szCs w:val="18"/>
              </w:rPr>
              <w:t>Loss of confidentiality</w:t>
            </w:r>
          </w:p>
        </w:tc>
        <w:tc>
          <w:tcPr>
            <w:tcW w:w="1417" w:type="dxa"/>
            <w:tcMar>
              <w:top w:w="57" w:type="dxa"/>
              <w:left w:w="57" w:type="dxa"/>
              <w:bottom w:w="57" w:type="dxa"/>
              <w:right w:w="57" w:type="dxa"/>
            </w:tcMar>
            <w:vAlign w:val="center"/>
          </w:tcPr>
          <w:p w14:paraId="65354215" w14:textId="77777777" w:rsidR="008A1E28" w:rsidRPr="006940FB" w:rsidRDefault="0047102A" w:rsidP="0047102A">
            <w:pPr>
              <w:pStyle w:val="NoSpacing"/>
              <w:jc w:val="center"/>
              <w:rPr>
                <w:sz w:val="18"/>
                <w:szCs w:val="18"/>
              </w:rPr>
            </w:pPr>
            <w:r w:rsidRPr="006940FB">
              <w:rPr>
                <w:sz w:val="18"/>
                <w:szCs w:val="18"/>
              </w:rPr>
              <w:t>Insignificant</w:t>
            </w:r>
          </w:p>
          <w:p w14:paraId="2191B5EA" w14:textId="30591988" w:rsidR="0047102A" w:rsidRPr="006940FB" w:rsidRDefault="0047102A" w:rsidP="0047102A">
            <w:pPr>
              <w:pStyle w:val="NoSpacing"/>
              <w:jc w:val="center"/>
              <w:rPr>
                <w:sz w:val="18"/>
                <w:szCs w:val="18"/>
              </w:rPr>
            </w:pPr>
            <w:r w:rsidRPr="006940FB">
              <w:rPr>
                <w:sz w:val="18"/>
                <w:szCs w:val="18"/>
              </w:rPr>
              <w:t>or N/A</w:t>
            </w:r>
          </w:p>
        </w:tc>
        <w:tc>
          <w:tcPr>
            <w:tcW w:w="1417" w:type="dxa"/>
            <w:tcMar>
              <w:top w:w="57" w:type="dxa"/>
              <w:left w:w="57" w:type="dxa"/>
              <w:bottom w:w="57" w:type="dxa"/>
              <w:right w:w="57" w:type="dxa"/>
            </w:tcMar>
            <w:vAlign w:val="center"/>
          </w:tcPr>
          <w:p w14:paraId="6DFC8E3F" w14:textId="5248C0D4" w:rsidR="0047102A" w:rsidRPr="006940FB" w:rsidRDefault="0047102A" w:rsidP="0047102A">
            <w:pPr>
              <w:pStyle w:val="NoSpacing"/>
              <w:jc w:val="center"/>
              <w:rPr>
                <w:sz w:val="18"/>
                <w:szCs w:val="18"/>
              </w:rPr>
            </w:pPr>
            <w:r w:rsidRPr="006940FB">
              <w:rPr>
                <w:sz w:val="18"/>
                <w:szCs w:val="18"/>
                <w:lang w:eastAsia="fi-FI"/>
              </w:rPr>
              <w:t>Low</w:t>
            </w:r>
          </w:p>
        </w:tc>
        <w:tc>
          <w:tcPr>
            <w:tcW w:w="1417" w:type="dxa"/>
            <w:tcMar>
              <w:top w:w="57" w:type="dxa"/>
              <w:left w:w="57" w:type="dxa"/>
              <w:bottom w:w="57" w:type="dxa"/>
              <w:right w:w="57" w:type="dxa"/>
            </w:tcMar>
            <w:vAlign w:val="center"/>
          </w:tcPr>
          <w:p w14:paraId="0CEA0897" w14:textId="5BF73CCF" w:rsidR="0047102A" w:rsidRPr="006940FB" w:rsidRDefault="0047102A" w:rsidP="0047102A">
            <w:pPr>
              <w:pStyle w:val="NoSpacing"/>
              <w:jc w:val="center"/>
              <w:rPr>
                <w:sz w:val="18"/>
                <w:szCs w:val="18"/>
              </w:rPr>
            </w:pPr>
            <w:r w:rsidRPr="006940FB">
              <w:rPr>
                <w:sz w:val="18"/>
                <w:szCs w:val="18"/>
                <w:lang w:eastAsia="fi-FI"/>
              </w:rPr>
              <w:t>Medium</w:t>
            </w:r>
          </w:p>
        </w:tc>
        <w:tc>
          <w:tcPr>
            <w:tcW w:w="1417" w:type="dxa"/>
            <w:tcMar>
              <w:top w:w="57" w:type="dxa"/>
              <w:left w:w="57" w:type="dxa"/>
              <w:bottom w:w="57" w:type="dxa"/>
              <w:right w:w="57" w:type="dxa"/>
            </w:tcMar>
            <w:vAlign w:val="center"/>
          </w:tcPr>
          <w:p w14:paraId="09584C85" w14:textId="2219457F" w:rsidR="0047102A" w:rsidRPr="006940FB" w:rsidRDefault="0047102A" w:rsidP="0047102A">
            <w:pPr>
              <w:pStyle w:val="NoSpacing"/>
              <w:jc w:val="center"/>
              <w:rPr>
                <w:sz w:val="18"/>
                <w:szCs w:val="18"/>
              </w:rPr>
            </w:pPr>
            <w:r w:rsidRPr="006940FB">
              <w:rPr>
                <w:sz w:val="18"/>
                <w:szCs w:val="18"/>
                <w:lang w:eastAsia="fi-FI"/>
              </w:rPr>
              <w:t>High</w:t>
            </w:r>
          </w:p>
        </w:tc>
        <w:tc>
          <w:tcPr>
            <w:tcW w:w="1417" w:type="dxa"/>
            <w:tcMar>
              <w:top w:w="57" w:type="dxa"/>
              <w:left w:w="57" w:type="dxa"/>
              <w:bottom w:w="57" w:type="dxa"/>
              <w:right w:w="57" w:type="dxa"/>
            </w:tcMar>
            <w:vAlign w:val="center"/>
          </w:tcPr>
          <w:p w14:paraId="1B7C3E9E" w14:textId="072BF632" w:rsidR="0047102A" w:rsidRPr="006940FB" w:rsidRDefault="0047102A" w:rsidP="0047102A">
            <w:pPr>
              <w:pStyle w:val="NoSpacing"/>
              <w:jc w:val="center"/>
              <w:rPr>
                <w:sz w:val="18"/>
                <w:szCs w:val="18"/>
              </w:rPr>
            </w:pPr>
            <w:r w:rsidRPr="006940FB">
              <w:rPr>
                <w:sz w:val="18"/>
                <w:szCs w:val="18"/>
                <w:lang w:eastAsia="fi-FI"/>
              </w:rPr>
              <w:t>Very High</w:t>
            </w:r>
          </w:p>
        </w:tc>
      </w:tr>
      <w:tr w:rsidR="0047102A" w:rsidRPr="006940FB" w14:paraId="0B0F7406"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727B7D0E" w14:textId="75AFF1B1" w:rsidR="0047102A" w:rsidRPr="006940FB" w:rsidRDefault="0047102A" w:rsidP="0047102A">
            <w:pPr>
              <w:pStyle w:val="NoSpacing"/>
              <w:jc w:val="center"/>
              <w:rPr>
                <w:b/>
                <w:bCs/>
                <w:sz w:val="18"/>
                <w:szCs w:val="18"/>
              </w:rPr>
            </w:pPr>
            <w:r w:rsidRPr="006940FB">
              <w:rPr>
                <w:b/>
                <w:bCs/>
                <w:sz w:val="18"/>
                <w:szCs w:val="18"/>
              </w:rPr>
              <w:t>Loss of integrity</w:t>
            </w:r>
          </w:p>
        </w:tc>
        <w:tc>
          <w:tcPr>
            <w:tcW w:w="1417" w:type="dxa"/>
            <w:tcMar>
              <w:top w:w="57" w:type="dxa"/>
              <w:left w:w="57" w:type="dxa"/>
              <w:bottom w:w="57" w:type="dxa"/>
              <w:right w:w="57" w:type="dxa"/>
            </w:tcMar>
            <w:vAlign w:val="center"/>
          </w:tcPr>
          <w:p w14:paraId="1F7ECE83" w14:textId="77777777" w:rsidR="008A1E28" w:rsidRPr="006940FB" w:rsidRDefault="0047102A" w:rsidP="0047102A">
            <w:pPr>
              <w:pStyle w:val="NoSpacing"/>
              <w:jc w:val="center"/>
              <w:rPr>
                <w:sz w:val="18"/>
                <w:szCs w:val="18"/>
              </w:rPr>
            </w:pPr>
            <w:r w:rsidRPr="006940FB">
              <w:rPr>
                <w:sz w:val="18"/>
                <w:szCs w:val="18"/>
              </w:rPr>
              <w:t>Insignificant</w:t>
            </w:r>
          </w:p>
          <w:p w14:paraId="06797ACD" w14:textId="58F3E401" w:rsidR="0047102A" w:rsidRPr="006940FB" w:rsidRDefault="0047102A" w:rsidP="0047102A">
            <w:pPr>
              <w:pStyle w:val="NoSpacing"/>
              <w:jc w:val="center"/>
              <w:rPr>
                <w:sz w:val="18"/>
                <w:szCs w:val="18"/>
              </w:rPr>
            </w:pPr>
            <w:r w:rsidRPr="006940FB">
              <w:rPr>
                <w:sz w:val="18"/>
                <w:szCs w:val="18"/>
              </w:rPr>
              <w:t>or N/A</w:t>
            </w:r>
          </w:p>
        </w:tc>
        <w:tc>
          <w:tcPr>
            <w:tcW w:w="1417" w:type="dxa"/>
            <w:tcMar>
              <w:top w:w="57" w:type="dxa"/>
              <w:left w:w="57" w:type="dxa"/>
              <w:bottom w:w="57" w:type="dxa"/>
              <w:right w:w="57" w:type="dxa"/>
            </w:tcMar>
            <w:vAlign w:val="center"/>
          </w:tcPr>
          <w:p w14:paraId="7D68AF8F" w14:textId="2BEF1B23" w:rsidR="0047102A" w:rsidRPr="006940FB" w:rsidRDefault="0047102A" w:rsidP="0047102A">
            <w:pPr>
              <w:pStyle w:val="NoSpacing"/>
              <w:jc w:val="center"/>
              <w:rPr>
                <w:sz w:val="18"/>
                <w:szCs w:val="18"/>
              </w:rPr>
            </w:pPr>
            <w:r w:rsidRPr="006940FB">
              <w:rPr>
                <w:sz w:val="18"/>
                <w:szCs w:val="18"/>
                <w:lang w:eastAsia="fi-FI"/>
              </w:rPr>
              <w:t>Low</w:t>
            </w:r>
          </w:p>
        </w:tc>
        <w:tc>
          <w:tcPr>
            <w:tcW w:w="1417" w:type="dxa"/>
            <w:tcMar>
              <w:top w:w="57" w:type="dxa"/>
              <w:left w:w="57" w:type="dxa"/>
              <w:bottom w:w="57" w:type="dxa"/>
              <w:right w:w="57" w:type="dxa"/>
            </w:tcMar>
            <w:vAlign w:val="center"/>
          </w:tcPr>
          <w:p w14:paraId="3423FDC8" w14:textId="01CC7EE8" w:rsidR="0047102A" w:rsidRPr="006940FB" w:rsidRDefault="0047102A" w:rsidP="0047102A">
            <w:pPr>
              <w:pStyle w:val="NoSpacing"/>
              <w:jc w:val="center"/>
              <w:rPr>
                <w:sz w:val="18"/>
                <w:szCs w:val="18"/>
              </w:rPr>
            </w:pPr>
            <w:r w:rsidRPr="006940FB">
              <w:rPr>
                <w:sz w:val="18"/>
                <w:szCs w:val="18"/>
                <w:lang w:eastAsia="fi-FI"/>
              </w:rPr>
              <w:t>Medium</w:t>
            </w:r>
          </w:p>
        </w:tc>
        <w:tc>
          <w:tcPr>
            <w:tcW w:w="1417" w:type="dxa"/>
            <w:tcMar>
              <w:top w:w="57" w:type="dxa"/>
              <w:left w:w="57" w:type="dxa"/>
              <w:bottom w:w="57" w:type="dxa"/>
              <w:right w:w="57" w:type="dxa"/>
            </w:tcMar>
            <w:vAlign w:val="center"/>
          </w:tcPr>
          <w:p w14:paraId="63CBACCF" w14:textId="175490C2" w:rsidR="0047102A" w:rsidRPr="006940FB" w:rsidRDefault="0047102A" w:rsidP="0047102A">
            <w:pPr>
              <w:pStyle w:val="NoSpacing"/>
              <w:jc w:val="center"/>
              <w:rPr>
                <w:sz w:val="18"/>
                <w:szCs w:val="18"/>
              </w:rPr>
            </w:pPr>
            <w:r w:rsidRPr="006940FB">
              <w:rPr>
                <w:sz w:val="18"/>
                <w:szCs w:val="18"/>
                <w:lang w:eastAsia="fi-FI"/>
              </w:rPr>
              <w:t>High</w:t>
            </w:r>
          </w:p>
        </w:tc>
        <w:tc>
          <w:tcPr>
            <w:tcW w:w="1417" w:type="dxa"/>
            <w:tcMar>
              <w:top w:w="57" w:type="dxa"/>
              <w:left w:w="57" w:type="dxa"/>
              <w:bottom w:w="57" w:type="dxa"/>
              <w:right w:w="57" w:type="dxa"/>
            </w:tcMar>
            <w:vAlign w:val="center"/>
          </w:tcPr>
          <w:p w14:paraId="17B16229" w14:textId="0E53F5BD" w:rsidR="0047102A" w:rsidRPr="006940FB" w:rsidRDefault="0047102A" w:rsidP="0047102A">
            <w:pPr>
              <w:pStyle w:val="NoSpacing"/>
              <w:jc w:val="center"/>
              <w:rPr>
                <w:sz w:val="18"/>
                <w:szCs w:val="18"/>
              </w:rPr>
            </w:pPr>
            <w:r w:rsidRPr="006940FB">
              <w:rPr>
                <w:sz w:val="18"/>
                <w:szCs w:val="18"/>
                <w:lang w:eastAsia="fi-FI"/>
              </w:rPr>
              <w:t>Very High</w:t>
            </w:r>
          </w:p>
        </w:tc>
      </w:tr>
      <w:tr w:rsidR="0047102A" w:rsidRPr="006940FB" w14:paraId="66F993E0"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6AE2B556" w14:textId="524BA106" w:rsidR="0047102A" w:rsidRPr="006940FB" w:rsidRDefault="0047102A" w:rsidP="0047102A">
            <w:pPr>
              <w:pStyle w:val="NoSpacing"/>
              <w:jc w:val="center"/>
              <w:rPr>
                <w:b/>
                <w:bCs/>
                <w:sz w:val="18"/>
                <w:szCs w:val="18"/>
              </w:rPr>
            </w:pPr>
            <w:r w:rsidRPr="006940FB">
              <w:rPr>
                <w:b/>
                <w:bCs/>
                <w:sz w:val="18"/>
                <w:szCs w:val="18"/>
              </w:rPr>
              <w:t>Loss of availability</w:t>
            </w:r>
          </w:p>
        </w:tc>
        <w:tc>
          <w:tcPr>
            <w:tcW w:w="1417" w:type="dxa"/>
            <w:tcMar>
              <w:top w:w="57" w:type="dxa"/>
              <w:left w:w="57" w:type="dxa"/>
              <w:bottom w:w="57" w:type="dxa"/>
              <w:right w:w="57" w:type="dxa"/>
            </w:tcMar>
            <w:vAlign w:val="center"/>
          </w:tcPr>
          <w:p w14:paraId="65A43134" w14:textId="77777777" w:rsidR="008A1E28" w:rsidRPr="006940FB" w:rsidRDefault="0047102A" w:rsidP="0047102A">
            <w:pPr>
              <w:pStyle w:val="NoSpacing"/>
              <w:jc w:val="center"/>
              <w:rPr>
                <w:sz w:val="18"/>
                <w:szCs w:val="18"/>
              </w:rPr>
            </w:pPr>
            <w:r w:rsidRPr="006940FB">
              <w:rPr>
                <w:sz w:val="18"/>
                <w:szCs w:val="18"/>
              </w:rPr>
              <w:t xml:space="preserve">Insignificant </w:t>
            </w:r>
          </w:p>
          <w:p w14:paraId="16539610" w14:textId="0CB9831B" w:rsidR="0047102A" w:rsidRPr="006940FB" w:rsidRDefault="00B66EA5" w:rsidP="0047102A">
            <w:pPr>
              <w:pStyle w:val="NoSpacing"/>
              <w:jc w:val="center"/>
              <w:rPr>
                <w:sz w:val="18"/>
                <w:szCs w:val="18"/>
              </w:rPr>
            </w:pPr>
            <w:r w:rsidRPr="006940FB">
              <w:rPr>
                <w:sz w:val="18"/>
                <w:szCs w:val="18"/>
              </w:rPr>
              <w:t>o</w:t>
            </w:r>
            <w:r w:rsidR="0047102A" w:rsidRPr="006940FB">
              <w:rPr>
                <w:sz w:val="18"/>
                <w:szCs w:val="18"/>
              </w:rPr>
              <w:t>r N/A</w:t>
            </w:r>
          </w:p>
        </w:tc>
        <w:tc>
          <w:tcPr>
            <w:tcW w:w="1417" w:type="dxa"/>
            <w:tcMar>
              <w:top w:w="57" w:type="dxa"/>
              <w:left w:w="57" w:type="dxa"/>
              <w:bottom w:w="57" w:type="dxa"/>
              <w:right w:w="57" w:type="dxa"/>
            </w:tcMar>
            <w:vAlign w:val="center"/>
          </w:tcPr>
          <w:p w14:paraId="1FB093FE" w14:textId="46CB53FB" w:rsidR="0047102A" w:rsidRPr="006940FB" w:rsidRDefault="0047102A" w:rsidP="0047102A">
            <w:pPr>
              <w:pStyle w:val="NoSpacing"/>
              <w:jc w:val="center"/>
              <w:rPr>
                <w:sz w:val="18"/>
                <w:szCs w:val="18"/>
              </w:rPr>
            </w:pPr>
            <w:r w:rsidRPr="006940FB">
              <w:rPr>
                <w:sz w:val="18"/>
                <w:szCs w:val="18"/>
                <w:lang w:eastAsia="fi-FI"/>
              </w:rPr>
              <w:t>Low</w:t>
            </w:r>
          </w:p>
        </w:tc>
        <w:tc>
          <w:tcPr>
            <w:tcW w:w="1417" w:type="dxa"/>
            <w:tcMar>
              <w:top w:w="57" w:type="dxa"/>
              <w:left w:w="57" w:type="dxa"/>
              <w:bottom w:w="57" w:type="dxa"/>
              <w:right w:w="57" w:type="dxa"/>
            </w:tcMar>
            <w:vAlign w:val="center"/>
          </w:tcPr>
          <w:p w14:paraId="542A493E" w14:textId="6B621041" w:rsidR="0047102A" w:rsidRPr="006940FB" w:rsidRDefault="0047102A" w:rsidP="0047102A">
            <w:pPr>
              <w:pStyle w:val="NoSpacing"/>
              <w:jc w:val="center"/>
              <w:rPr>
                <w:sz w:val="18"/>
                <w:szCs w:val="18"/>
              </w:rPr>
            </w:pPr>
            <w:r w:rsidRPr="006940FB">
              <w:rPr>
                <w:sz w:val="18"/>
                <w:szCs w:val="18"/>
                <w:lang w:eastAsia="fi-FI"/>
              </w:rPr>
              <w:t>Medium</w:t>
            </w:r>
          </w:p>
        </w:tc>
        <w:tc>
          <w:tcPr>
            <w:tcW w:w="1417" w:type="dxa"/>
            <w:tcMar>
              <w:top w:w="57" w:type="dxa"/>
              <w:left w:w="57" w:type="dxa"/>
              <w:bottom w:w="57" w:type="dxa"/>
              <w:right w:w="57" w:type="dxa"/>
            </w:tcMar>
            <w:vAlign w:val="center"/>
          </w:tcPr>
          <w:p w14:paraId="7548C4C9" w14:textId="5D08FB09" w:rsidR="0047102A" w:rsidRPr="006940FB" w:rsidRDefault="0047102A" w:rsidP="0047102A">
            <w:pPr>
              <w:pStyle w:val="NoSpacing"/>
              <w:jc w:val="center"/>
              <w:rPr>
                <w:sz w:val="18"/>
                <w:szCs w:val="18"/>
              </w:rPr>
            </w:pPr>
            <w:r w:rsidRPr="006940FB">
              <w:rPr>
                <w:sz w:val="18"/>
                <w:szCs w:val="18"/>
                <w:lang w:eastAsia="fi-FI"/>
              </w:rPr>
              <w:t>High</w:t>
            </w:r>
          </w:p>
        </w:tc>
        <w:tc>
          <w:tcPr>
            <w:tcW w:w="1417" w:type="dxa"/>
            <w:tcMar>
              <w:top w:w="57" w:type="dxa"/>
              <w:left w:w="57" w:type="dxa"/>
              <w:bottom w:w="57" w:type="dxa"/>
              <w:right w:w="57" w:type="dxa"/>
            </w:tcMar>
            <w:vAlign w:val="center"/>
          </w:tcPr>
          <w:p w14:paraId="03B23721" w14:textId="196CBB93" w:rsidR="0047102A" w:rsidRPr="006940FB" w:rsidRDefault="0047102A" w:rsidP="0047102A">
            <w:pPr>
              <w:pStyle w:val="NoSpacing"/>
              <w:jc w:val="center"/>
              <w:rPr>
                <w:sz w:val="18"/>
                <w:szCs w:val="18"/>
              </w:rPr>
            </w:pPr>
            <w:r w:rsidRPr="006940FB">
              <w:rPr>
                <w:sz w:val="18"/>
                <w:szCs w:val="18"/>
                <w:lang w:eastAsia="fi-FI"/>
              </w:rPr>
              <w:t>Very High</w:t>
            </w:r>
          </w:p>
        </w:tc>
      </w:tr>
    </w:tbl>
    <w:p w14:paraId="2905AB2D" w14:textId="77777777" w:rsidR="0047102A" w:rsidRPr="006940FB" w:rsidRDefault="0047102A" w:rsidP="0047102A"/>
    <w:p w14:paraId="707CE4F8" w14:textId="517FAFF1" w:rsidR="00FF6052" w:rsidRPr="006940FB" w:rsidRDefault="00FF6052" w:rsidP="00CE1F64">
      <w:pPr>
        <w:pStyle w:val="Heading5"/>
        <w:rPr>
          <w:lang w:eastAsia="fi-FI"/>
        </w:rPr>
      </w:pPr>
      <w:r w:rsidRPr="006940FB">
        <w:rPr>
          <w:lang w:eastAsia="fi-FI"/>
        </w:rPr>
        <w:t>Business Impact Factors</w:t>
      </w:r>
    </w:p>
    <w:p w14:paraId="193A8E0F" w14:textId="00B8E42E" w:rsidR="00EB0E5D" w:rsidRPr="006940FB" w:rsidRDefault="00EB0E5D" w:rsidP="00EB0E5D">
      <w:pPr>
        <w:rPr>
          <w:lang w:eastAsia="fi-FI"/>
        </w:rPr>
      </w:pPr>
      <w:r w:rsidRPr="006940FB">
        <w:rPr>
          <w:lang w:eastAsia="fi-FI"/>
        </w:rPr>
        <w:t>Business impact factors</w:t>
      </w:r>
      <w:r w:rsidR="00DF3DD7" w:rsidRPr="006940FB">
        <w:rPr>
          <w:lang w:eastAsia="fi-FI"/>
        </w:rPr>
        <w:t xml:space="preserve"> are</w:t>
      </w:r>
      <w:r w:rsidRPr="006940FB">
        <w:rPr>
          <w:lang w:eastAsia="fi-FI"/>
        </w:rPr>
        <w:t xml:space="preserve"> estimated </w:t>
      </w:r>
      <w:r w:rsidR="00DF3DD7" w:rsidRPr="006940FB">
        <w:rPr>
          <w:lang w:eastAsia="fi-FI"/>
        </w:rPr>
        <w:t xml:space="preserve">as shown in </w:t>
      </w:r>
      <w:r w:rsidR="00DF3DD7" w:rsidRPr="006940FB">
        <w:rPr>
          <w:lang w:eastAsia="fi-FI"/>
        </w:rPr>
        <w:fldChar w:fldCharType="begin"/>
      </w:r>
      <w:r w:rsidR="00DF3DD7" w:rsidRPr="006940FB">
        <w:rPr>
          <w:lang w:eastAsia="fi-FI"/>
        </w:rPr>
        <w:instrText xml:space="preserve"> REF _Ref146896073 \h </w:instrText>
      </w:r>
      <w:r w:rsidR="00DF3DD7" w:rsidRPr="006940FB">
        <w:rPr>
          <w:lang w:eastAsia="fi-FI"/>
        </w:rPr>
      </w:r>
      <w:r w:rsidR="00DF3DD7" w:rsidRPr="006940FB">
        <w:rPr>
          <w:lang w:eastAsia="fi-FI"/>
        </w:rPr>
        <w:fldChar w:fldCharType="separate"/>
      </w:r>
      <w:r w:rsidR="006940FB" w:rsidRPr="006940FB">
        <w:t xml:space="preserve">Table </w:t>
      </w:r>
      <w:r w:rsidR="006940FB">
        <w:rPr>
          <w:bCs/>
          <w:noProof/>
        </w:rPr>
        <w:t>6</w:t>
      </w:r>
      <w:r w:rsidR="00DF3DD7" w:rsidRPr="006940FB">
        <w:rPr>
          <w:lang w:eastAsia="fi-FI"/>
        </w:rPr>
        <w:fldChar w:fldCharType="end"/>
      </w:r>
      <w:r w:rsidR="00DF3DD7" w:rsidRPr="006940FB">
        <w:rPr>
          <w:lang w:eastAsia="fi-FI"/>
        </w:rPr>
        <w:t xml:space="preserve">. </w:t>
      </w:r>
      <w:r w:rsidR="00DF3DD7" w:rsidRPr="006940FB">
        <w:t>If business impact factors are unknown, estimate only the technical impact.</w:t>
      </w:r>
    </w:p>
    <w:p w14:paraId="19FB42FF" w14:textId="1E122BD5" w:rsidR="00FF6052" w:rsidRPr="006940FB" w:rsidRDefault="00FF6052" w:rsidP="000F50D6">
      <w:pPr>
        <w:pStyle w:val="Caption"/>
        <w:keepNext/>
        <w:rPr>
          <w:bCs w:val="0"/>
        </w:rPr>
      </w:pPr>
      <w:bookmarkStart w:id="1385" w:name="_Ref146896073"/>
      <w:r w:rsidRPr="006940FB">
        <w:rPr>
          <w:bCs w:val="0"/>
        </w:rPr>
        <w:lastRenderedPageBreak/>
        <w:t xml:space="preserve">Table </w:t>
      </w:r>
      <w:r w:rsidRPr="006940FB">
        <w:rPr>
          <w:bCs w:val="0"/>
        </w:rPr>
        <w:fldChar w:fldCharType="begin"/>
      </w:r>
      <w:r w:rsidRPr="006940FB">
        <w:rPr>
          <w:bCs w:val="0"/>
        </w:rPr>
        <w:instrText xml:space="preserve"> SEQ Table \* ARABIC </w:instrText>
      </w:r>
      <w:r w:rsidRPr="006940FB">
        <w:rPr>
          <w:bCs w:val="0"/>
        </w:rPr>
        <w:fldChar w:fldCharType="separate"/>
      </w:r>
      <w:r w:rsidR="006940FB">
        <w:rPr>
          <w:bCs w:val="0"/>
          <w:noProof/>
        </w:rPr>
        <w:t>6</w:t>
      </w:r>
      <w:r w:rsidRPr="006940FB">
        <w:rPr>
          <w:bCs w:val="0"/>
        </w:rPr>
        <w:fldChar w:fldCharType="end"/>
      </w:r>
      <w:bookmarkEnd w:id="1385"/>
      <w:r w:rsidRPr="006940FB">
        <w:rPr>
          <w:bCs w:val="0"/>
        </w:rPr>
        <w:tab/>
        <w:t>Business Impact Factors</w:t>
      </w:r>
    </w:p>
    <w:tbl>
      <w:tblPr>
        <w:tblStyle w:val="TableGrid"/>
        <w:tblW w:w="8502" w:type="dxa"/>
        <w:tblBorders>
          <w:top w:val="single" w:sz="12" w:space="0" w:color="auto"/>
          <w:left w:val="single" w:sz="12" w:space="0" w:color="auto"/>
          <w:bottom w:val="single" w:sz="12" w:space="0" w:color="auto"/>
          <w:right w:val="single" w:sz="12" w:space="0" w:color="auto"/>
        </w:tblBorders>
        <w:tblLook w:val="0600" w:firstRow="0" w:lastRow="0" w:firstColumn="0" w:lastColumn="0" w:noHBand="1" w:noVBand="1"/>
      </w:tblPr>
      <w:tblGrid>
        <w:gridCol w:w="1417"/>
        <w:gridCol w:w="1417"/>
        <w:gridCol w:w="1417"/>
        <w:gridCol w:w="1417"/>
        <w:gridCol w:w="1417"/>
        <w:gridCol w:w="1417"/>
      </w:tblGrid>
      <w:tr w:rsidR="000F50D6" w:rsidRPr="006940FB" w14:paraId="731FDAE8"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150785F8" w14:textId="77777777" w:rsidR="000F50D6" w:rsidRPr="006940FB" w:rsidRDefault="000F50D6">
            <w:pPr>
              <w:pStyle w:val="NoSpacing"/>
              <w:jc w:val="center"/>
              <w:rPr>
                <w:b/>
                <w:bCs/>
                <w:sz w:val="18"/>
                <w:szCs w:val="18"/>
              </w:rPr>
            </w:pPr>
          </w:p>
        </w:tc>
        <w:tc>
          <w:tcPr>
            <w:tcW w:w="1417" w:type="dxa"/>
            <w:tcMar>
              <w:top w:w="57" w:type="dxa"/>
              <w:left w:w="57" w:type="dxa"/>
              <w:bottom w:w="57" w:type="dxa"/>
              <w:right w:w="57" w:type="dxa"/>
            </w:tcMar>
            <w:vAlign w:val="center"/>
          </w:tcPr>
          <w:p w14:paraId="5CAB42CC" w14:textId="77777777" w:rsidR="000F50D6" w:rsidRPr="006940FB" w:rsidRDefault="000F50D6">
            <w:pPr>
              <w:pStyle w:val="NoSpacing"/>
              <w:jc w:val="center"/>
              <w:rPr>
                <w:b/>
                <w:bCs/>
                <w:sz w:val="18"/>
                <w:szCs w:val="18"/>
              </w:rPr>
            </w:pPr>
            <w:r w:rsidRPr="006940FB">
              <w:rPr>
                <w:b/>
                <w:bCs/>
                <w:sz w:val="18"/>
                <w:szCs w:val="18"/>
              </w:rPr>
              <w:t>0</w:t>
            </w:r>
          </w:p>
        </w:tc>
        <w:tc>
          <w:tcPr>
            <w:tcW w:w="1417" w:type="dxa"/>
            <w:shd w:val="clear" w:color="auto" w:fill="92D050"/>
            <w:tcMar>
              <w:top w:w="57" w:type="dxa"/>
              <w:left w:w="57" w:type="dxa"/>
              <w:bottom w:w="57" w:type="dxa"/>
              <w:right w:w="57" w:type="dxa"/>
            </w:tcMar>
            <w:vAlign w:val="center"/>
          </w:tcPr>
          <w:p w14:paraId="312E85CB" w14:textId="77777777" w:rsidR="000F50D6" w:rsidRPr="006940FB" w:rsidRDefault="000F50D6">
            <w:pPr>
              <w:pStyle w:val="NoSpacing"/>
              <w:jc w:val="center"/>
              <w:rPr>
                <w:b/>
                <w:bCs/>
                <w:sz w:val="18"/>
                <w:szCs w:val="18"/>
              </w:rPr>
            </w:pPr>
            <w:r w:rsidRPr="006940FB">
              <w:rPr>
                <w:b/>
                <w:bCs/>
                <w:sz w:val="18"/>
                <w:szCs w:val="18"/>
              </w:rPr>
              <w:t>1</w:t>
            </w:r>
          </w:p>
        </w:tc>
        <w:tc>
          <w:tcPr>
            <w:tcW w:w="1417" w:type="dxa"/>
            <w:shd w:val="clear" w:color="auto" w:fill="FFFF00"/>
            <w:tcMar>
              <w:top w:w="57" w:type="dxa"/>
              <w:left w:w="57" w:type="dxa"/>
              <w:bottom w:w="57" w:type="dxa"/>
              <w:right w:w="57" w:type="dxa"/>
            </w:tcMar>
            <w:vAlign w:val="center"/>
          </w:tcPr>
          <w:p w14:paraId="60CF95FC" w14:textId="77777777" w:rsidR="000F50D6" w:rsidRPr="006940FB" w:rsidRDefault="000F50D6">
            <w:pPr>
              <w:pStyle w:val="NoSpacing"/>
              <w:jc w:val="center"/>
              <w:rPr>
                <w:b/>
                <w:bCs/>
                <w:sz w:val="18"/>
                <w:szCs w:val="18"/>
              </w:rPr>
            </w:pPr>
            <w:r w:rsidRPr="006940FB">
              <w:rPr>
                <w:b/>
                <w:bCs/>
                <w:sz w:val="18"/>
                <w:szCs w:val="18"/>
              </w:rPr>
              <w:t>3</w:t>
            </w:r>
          </w:p>
        </w:tc>
        <w:tc>
          <w:tcPr>
            <w:tcW w:w="1417" w:type="dxa"/>
            <w:shd w:val="clear" w:color="auto" w:fill="FFC000"/>
            <w:tcMar>
              <w:top w:w="57" w:type="dxa"/>
              <w:left w:w="57" w:type="dxa"/>
              <w:bottom w:w="57" w:type="dxa"/>
              <w:right w:w="57" w:type="dxa"/>
            </w:tcMar>
            <w:vAlign w:val="center"/>
          </w:tcPr>
          <w:p w14:paraId="16B9CB34" w14:textId="77777777" w:rsidR="000F50D6" w:rsidRPr="006940FB" w:rsidRDefault="000F50D6">
            <w:pPr>
              <w:pStyle w:val="NoSpacing"/>
              <w:jc w:val="center"/>
              <w:rPr>
                <w:b/>
                <w:bCs/>
                <w:sz w:val="18"/>
                <w:szCs w:val="18"/>
              </w:rPr>
            </w:pPr>
            <w:r w:rsidRPr="006940FB">
              <w:rPr>
                <w:b/>
                <w:bCs/>
                <w:sz w:val="18"/>
                <w:szCs w:val="18"/>
              </w:rPr>
              <w:t>6</w:t>
            </w:r>
          </w:p>
        </w:tc>
        <w:tc>
          <w:tcPr>
            <w:tcW w:w="1417" w:type="dxa"/>
            <w:shd w:val="clear" w:color="auto" w:fill="FF0000"/>
            <w:tcMar>
              <w:top w:w="57" w:type="dxa"/>
              <w:left w:w="57" w:type="dxa"/>
              <w:bottom w:w="57" w:type="dxa"/>
              <w:right w:w="57" w:type="dxa"/>
            </w:tcMar>
            <w:vAlign w:val="center"/>
          </w:tcPr>
          <w:p w14:paraId="70B53785" w14:textId="77777777" w:rsidR="000F50D6" w:rsidRPr="006940FB" w:rsidRDefault="000F50D6">
            <w:pPr>
              <w:pStyle w:val="NoSpacing"/>
              <w:jc w:val="center"/>
              <w:rPr>
                <w:b/>
                <w:bCs/>
                <w:sz w:val="18"/>
                <w:szCs w:val="18"/>
              </w:rPr>
            </w:pPr>
            <w:r w:rsidRPr="006940FB">
              <w:rPr>
                <w:b/>
                <w:bCs/>
                <w:sz w:val="18"/>
                <w:szCs w:val="18"/>
              </w:rPr>
              <w:t>9</w:t>
            </w:r>
          </w:p>
        </w:tc>
      </w:tr>
      <w:tr w:rsidR="00ED2182" w:rsidRPr="006940FB" w14:paraId="4F93EB37"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281DDE35" w14:textId="1C07089A" w:rsidR="00ED2182" w:rsidRPr="006940FB" w:rsidRDefault="00ED2182" w:rsidP="000970EC">
            <w:pPr>
              <w:pStyle w:val="NoSpacing"/>
              <w:jc w:val="center"/>
              <w:rPr>
                <w:b/>
                <w:bCs/>
                <w:sz w:val="18"/>
                <w:szCs w:val="18"/>
              </w:rPr>
            </w:pPr>
            <w:r w:rsidRPr="006940FB">
              <w:rPr>
                <w:b/>
                <w:bCs/>
                <w:sz w:val="18"/>
                <w:szCs w:val="18"/>
              </w:rPr>
              <w:t>Privacy violation</w:t>
            </w:r>
            <w:r w:rsidR="00555940" w:rsidRPr="006940FB">
              <w:rPr>
                <w:rStyle w:val="FootnoteReference"/>
                <w:b/>
                <w:bCs/>
                <w:sz w:val="18"/>
                <w:szCs w:val="18"/>
              </w:rPr>
              <w:footnoteReference w:id="4"/>
            </w:r>
          </w:p>
        </w:tc>
        <w:tc>
          <w:tcPr>
            <w:tcW w:w="1417" w:type="dxa"/>
            <w:tcMar>
              <w:top w:w="57" w:type="dxa"/>
              <w:left w:w="57" w:type="dxa"/>
              <w:bottom w:w="57" w:type="dxa"/>
              <w:right w:w="57" w:type="dxa"/>
            </w:tcMar>
            <w:vAlign w:val="center"/>
          </w:tcPr>
          <w:p w14:paraId="1CE26EB3" w14:textId="74AA404F" w:rsidR="00ED2182" w:rsidRPr="006940FB" w:rsidRDefault="00ED2182" w:rsidP="000970EC">
            <w:pPr>
              <w:pStyle w:val="NoSpacing"/>
              <w:jc w:val="center"/>
              <w:rPr>
                <w:sz w:val="18"/>
                <w:szCs w:val="18"/>
              </w:rPr>
            </w:pPr>
            <w:r w:rsidRPr="006940FB">
              <w:rPr>
                <w:sz w:val="18"/>
                <w:szCs w:val="18"/>
              </w:rPr>
              <w:t>Not evaluated</w:t>
            </w:r>
          </w:p>
        </w:tc>
        <w:tc>
          <w:tcPr>
            <w:tcW w:w="1417" w:type="dxa"/>
            <w:tcMar>
              <w:top w:w="57" w:type="dxa"/>
              <w:left w:w="57" w:type="dxa"/>
              <w:bottom w:w="57" w:type="dxa"/>
              <w:right w:w="57" w:type="dxa"/>
            </w:tcMar>
            <w:vAlign w:val="center"/>
          </w:tcPr>
          <w:p w14:paraId="35BD7B88" w14:textId="6D181451" w:rsidR="00ED2182" w:rsidRPr="006940FB" w:rsidRDefault="00ED2182" w:rsidP="000970EC">
            <w:pPr>
              <w:pStyle w:val="NoSpacing"/>
              <w:jc w:val="center"/>
              <w:rPr>
                <w:sz w:val="18"/>
                <w:szCs w:val="18"/>
              </w:rPr>
            </w:pPr>
            <w:r w:rsidRPr="006940FB">
              <w:rPr>
                <w:sz w:val="18"/>
                <w:szCs w:val="18"/>
                <w:lang w:eastAsia="fi-FI"/>
              </w:rPr>
              <w:t>One individual</w:t>
            </w:r>
          </w:p>
        </w:tc>
        <w:tc>
          <w:tcPr>
            <w:tcW w:w="1417" w:type="dxa"/>
            <w:tcMar>
              <w:top w:w="57" w:type="dxa"/>
              <w:left w:w="57" w:type="dxa"/>
              <w:bottom w:w="57" w:type="dxa"/>
              <w:right w:w="57" w:type="dxa"/>
            </w:tcMar>
            <w:vAlign w:val="center"/>
          </w:tcPr>
          <w:p w14:paraId="4138D437" w14:textId="52FC60DF" w:rsidR="00ED2182" w:rsidRPr="006940FB" w:rsidRDefault="000970EC" w:rsidP="000970EC">
            <w:pPr>
              <w:pStyle w:val="NoSpacing"/>
              <w:jc w:val="center"/>
              <w:rPr>
                <w:sz w:val="18"/>
                <w:szCs w:val="18"/>
              </w:rPr>
            </w:pPr>
            <w:r w:rsidRPr="006940FB">
              <w:rPr>
                <w:sz w:val="18"/>
                <w:szCs w:val="18"/>
                <w:lang w:eastAsia="fi-FI"/>
              </w:rPr>
              <w:t>Hundreds of people</w:t>
            </w:r>
          </w:p>
        </w:tc>
        <w:tc>
          <w:tcPr>
            <w:tcW w:w="1417" w:type="dxa"/>
            <w:tcMar>
              <w:top w:w="57" w:type="dxa"/>
              <w:left w:w="57" w:type="dxa"/>
              <w:bottom w:w="57" w:type="dxa"/>
              <w:right w:w="57" w:type="dxa"/>
            </w:tcMar>
            <w:vAlign w:val="center"/>
          </w:tcPr>
          <w:p w14:paraId="3C322A95" w14:textId="18C4B1F4" w:rsidR="00ED2182" w:rsidRPr="006940FB" w:rsidRDefault="000970EC" w:rsidP="000970EC">
            <w:pPr>
              <w:pStyle w:val="NoSpacing"/>
              <w:jc w:val="center"/>
              <w:rPr>
                <w:sz w:val="18"/>
                <w:szCs w:val="18"/>
              </w:rPr>
            </w:pPr>
            <w:r w:rsidRPr="006940FB">
              <w:rPr>
                <w:sz w:val="18"/>
                <w:szCs w:val="18"/>
                <w:lang w:eastAsia="fi-FI"/>
              </w:rPr>
              <w:t>Thousands of people</w:t>
            </w:r>
          </w:p>
        </w:tc>
        <w:tc>
          <w:tcPr>
            <w:tcW w:w="1417" w:type="dxa"/>
            <w:tcMar>
              <w:top w:w="57" w:type="dxa"/>
              <w:left w:w="57" w:type="dxa"/>
              <w:bottom w:w="57" w:type="dxa"/>
              <w:right w:w="57" w:type="dxa"/>
            </w:tcMar>
            <w:vAlign w:val="center"/>
          </w:tcPr>
          <w:p w14:paraId="6B985F7B" w14:textId="49967513" w:rsidR="00ED2182" w:rsidRPr="006940FB" w:rsidRDefault="000970EC" w:rsidP="000970EC">
            <w:pPr>
              <w:pStyle w:val="NoSpacing"/>
              <w:jc w:val="center"/>
              <w:rPr>
                <w:sz w:val="18"/>
                <w:szCs w:val="18"/>
              </w:rPr>
            </w:pPr>
            <w:r w:rsidRPr="006940FB">
              <w:rPr>
                <w:sz w:val="18"/>
                <w:szCs w:val="18"/>
                <w:lang w:eastAsia="fi-FI"/>
              </w:rPr>
              <w:t>Millions of people</w:t>
            </w:r>
          </w:p>
        </w:tc>
      </w:tr>
      <w:tr w:rsidR="00ED2182" w:rsidRPr="006940FB" w14:paraId="403022EB"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78B38ECB" w14:textId="611A0607" w:rsidR="00ED2182" w:rsidRPr="006940FB" w:rsidRDefault="00ED2182" w:rsidP="000970EC">
            <w:pPr>
              <w:pStyle w:val="NoSpacing"/>
              <w:jc w:val="center"/>
              <w:rPr>
                <w:b/>
                <w:bCs/>
                <w:sz w:val="18"/>
                <w:szCs w:val="18"/>
              </w:rPr>
            </w:pPr>
            <w:r w:rsidRPr="006940FB">
              <w:rPr>
                <w:b/>
                <w:bCs/>
                <w:sz w:val="18"/>
                <w:szCs w:val="18"/>
              </w:rPr>
              <w:t>Non-compliance</w:t>
            </w:r>
            <w:r w:rsidR="00555940" w:rsidRPr="006940FB">
              <w:rPr>
                <w:rStyle w:val="FootnoteReference"/>
                <w:b/>
                <w:bCs/>
                <w:sz w:val="18"/>
                <w:szCs w:val="18"/>
              </w:rPr>
              <w:footnoteReference w:id="5"/>
            </w:r>
          </w:p>
        </w:tc>
        <w:tc>
          <w:tcPr>
            <w:tcW w:w="1417" w:type="dxa"/>
            <w:tcMar>
              <w:top w:w="57" w:type="dxa"/>
              <w:left w:w="57" w:type="dxa"/>
              <w:bottom w:w="57" w:type="dxa"/>
              <w:right w:w="57" w:type="dxa"/>
            </w:tcMar>
            <w:vAlign w:val="center"/>
          </w:tcPr>
          <w:p w14:paraId="1B79FE94" w14:textId="2992BF88" w:rsidR="00ED2182" w:rsidRPr="006940FB" w:rsidRDefault="00ED2182" w:rsidP="000970EC">
            <w:pPr>
              <w:pStyle w:val="NoSpacing"/>
              <w:jc w:val="center"/>
              <w:rPr>
                <w:sz w:val="18"/>
                <w:szCs w:val="18"/>
              </w:rPr>
            </w:pPr>
            <w:r w:rsidRPr="006940FB">
              <w:rPr>
                <w:sz w:val="18"/>
                <w:szCs w:val="18"/>
              </w:rPr>
              <w:t>Not evaluated</w:t>
            </w:r>
          </w:p>
        </w:tc>
        <w:tc>
          <w:tcPr>
            <w:tcW w:w="1417" w:type="dxa"/>
            <w:tcMar>
              <w:top w:w="57" w:type="dxa"/>
              <w:left w:w="57" w:type="dxa"/>
              <w:bottom w:w="57" w:type="dxa"/>
              <w:right w:w="57" w:type="dxa"/>
            </w:tcMar>
            <w:vAlign w:val="center"/>
          </w:tcPr>
          <w:p w14:paraId="32283EEB" w14:textId="7FA8555B" w:rsidR="00ED2182" w:rsidRPr="006940FB" w:rsidRDefault="00ED2182" w:rsidP="000970EC">
            <w:pPr>
              <w:pStyle w:val="NoSpacing"/>
              <w:jc w:val="center"/>
              <w:rPr>
                <w:sz w:val="18"/>
                <w:szCs w:val="18"/>
              </w:rPr>
            </w:pPr>
            <w:r w:rsidRPr="006940FB">
              <w:rPr>
                <w:sz w:val="18"/>
                <w:szCs w:val="18"/>
              </w:rPr>
              <w:t>Negligible violation</w:t>
            </w:r>
          </w:p>
        </w:tc>
        <w:tc>
          <w:tcPr>
            <w:tcW w:w="1417" w:type="dxa"/>
            <w:tcMar>
              <w:top w:w="57" w:type="dxa"/>
              <w:left w:w="57" w:type="dxa"/>
              <w:bottom w:w="57" w:type="dxa"/>
              <w:right w:w="57" w:type="dxa"/>
            </w:tcMar>
            <w:vAlign w:val="center"/>
          </w:tcPr>
          <w:p w14:paraId="4D029E54" w14:textId="5A11E9BF" w:rsidR="00ED2182" w:rsidRPr="006940FB" w:rsidRDefault="000970EC" w:rsidP="000970EC">
            <w:pPr>
              <w:pStyle w:val="NoSpacing"/>
              <w:jc w:val="center"/>
              <w:rPr>
                <w:sz w:val="18"/>
                <w:szCs w:val="18"/>
              </w:rPr>
            </w:pPr>
            <w:r w:rsidRPr="006940FB">
              <w:rPr>
                <w:sz w:val="18"/>
                <w:szCs w:val="18"/>
              </w:rPr>
              <w:t>Minor violation</w:t>
            </w:r>
          </w:p>
        </w:tc>
        <w:tc>
          <w:tcPr>
            <w:tcW w:w="1417" w:type="dxa"/>
            <w:tcMar>
              <w:top w:w="57" w:type="dxa"/>
              <w:left w:w="57" w:type="dxa"/>
              <w:bottom w:w="57" w:type="dxa"/>
              <w:right w:w="57" w:type="dxa"/>
            </w:tcMar>
            <w:vAlign w:val="center"/>
          </w:tcPr>
          <w:p w14:paraId="7880D800" w14:textId="1F3FEFDE" w:rsidR="00ED2182" w:rsidRPr="006940FB" w:rsidRDefault="000970EC" w:rsidP="000970EC">
            <w:pPr>
              <w:pStyle w:val="NoSpacing"/>
              <w:jc w:val="center"/>
              <w:rPr>
                <w:sz w:val="18"/>
                <w:szCs w:val="18"/>
              </w:rPr>
            </w:pPr>
            <w:r w:rsidRPr="006940FB">
              <w:rPr>
                <w:sz w:val="18"/>
                <w:szCs w:val="18"/>
              </w:rPr>
              <w:t>Clear violation</w:t>
            </w:r>
          </w:p>
        </w:tc>
        <w:tc>
          <w:tcPr>
            <w:tcW w:w="1417" w:type="dxa"/>
            <w:tcMar>
              <w:top w:w="57" w:type="dxa"/>
              <w:left w:w="57" w:type="dxa"/>
              <w:bottom w:w="57" w:type="dxa"/>
              <w:right w:w="57" w:type="dxa"/>
            </w:tcMar>
            <w:vAlign w:val="center"/>
          </w:tcPr>
          <w:p w14:paraId="01EB6FE4" w14:textId="0D804735" w:rsidR="00ED2182" w:rsidRPr="006940FB" w:rsidRDefault="000970EC" w:rsidP="000970EC">
            <w:pPr>
              <w:pStyle w:val="NoSpacing"/>
              <w:jc w:val="center"/>
              <w:rPr>
                <w:sz w:val="18"/>
                <w:szCs w:val="18"/>
              </w:rPr>
            </w:pPr>
            <w:r w:rsidRPr="006940FB">
              <w:rPr>
                <w:sz w:val="18"/>
                <w:szCs w:val="18"/>
              </w:rPr>
              <w:t>High profile violation</w:t>
            </w:r>
          </w:p>
        </w:tc>
      </w:tr>
      <w:tr w:rsidR="00ED2182" w:rsidRPr="006940FB" w14:paraId="28FBD5D9"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11B867D8" w14:textId="3270FACA" w:rsidR="00ED2182" w:rsidRPr="006940FB" w:rsidRDefault="00ED2182" w:rsidP="000970EC">
            <w:pPr>
              <w:pStyle w:val="NoSpacing"/>
              <w:jc w:val="center"/>
              <w:rPr>
                <w:b/>
                <w:bCs/>
                <w:sz w:val="18"/>
                <w:szCs w:val="18"/>
              </w:rPr>
            </w:pPr>
            <w:r w:rsidRPr="006940FB">
              <w:rPr>
                <w:b/>
                <w:bCs/>
                <w:sz w:val="18"/>
                <w:szCs w:val="18"/>
              </w:rPr>
              <w:t>Financial damage</w:t>
            </w:r>
          </w:p>
        </w:tc>
        <w:tc>
          <w:tcPr>
            <w:tcW w:w="1417" w:type="dxa"/>
            <w:tcMar>
              <w:top w:w="57" w:type="dxa"/>
              <w:left w:w="57" w:type="dxa"/>
              <w:bottom w:w="57" w:type="dxa"/>
              <w:right w:w="57" w:type="dxa"/>
            </w:tcMar>
            <w:vAlign w:val="center"/>
          </w:tcPr>
          <w:p w14:paraId="6A74851C" w14:textId="5F795BD4" w:rsidR="00ED2182" w:rsidRPr="006940FB" w:rsidRDefault="00ED2182" w:rsidP="000970EC">
            <w:pPr>
              <w:pStyle w:val="NoSpacing"/>
              <w:jc w:val="center"/>
              <w:rPr>
                <w:sz w:val="18"/>
                <w:szCs w:val="18"/>
              </w:rPr>
            </w:pPr>
            <w:r w:rsidRPr="006940FB">
              <w:rPr>
                <w:sz w:val="18"/>
                <w:szCs w:val="18"/>
              </w:rPr>
              <w:t>Not evaluated</w:t>
            </w:r>
          </w:p>
        </w:tc>
        <w:tc>
          <w:tcPr>
            <w:tcW w:w="1417" w:type="dxa"/>
            <w:tcMar>
              <w:top w:w="57" w:type="dxa"/>
              <w:left w:w="57" w:type="dxa"/>
              <w:bottom w:w="57" w:type="dxa"/>
              <w:right w:w="57" w:type="dxa"/>
            </w:tcMar>
            <w:vAlign w:val="center"/>
          </w:tcPr>
          <w:p w14:paraId="1323737E" w14:textId="4EEB18DC" w:rsidR="00ED2182" w:rsidRPr="006940FB" w:rsidRDefault="00ED2182" w:rsidP="000970EC">
            <w:pPr>
              <w:pStyle w:val="NoSpacing"/>
              <w:jc w:val="center"/>
              <w:rPr>
                <w:sz w:val="18"/>
                <w:szCs w:val="18"/>
              </w:rPr>
            </w:pPr>
            <w:r w:rsidRPr="006940FB">
              <w:rPr>
                <w:sz w:val="18"/>
                <w:szCs w:val="18"/>
              </w:rPr>
              <w:t>Within operating costs</w:t>
            </w:r>
          </w:p>
        </w:tc>
        <w:tc>
          <w:tcPr>
            <w:tcW w:w="1417" w:type="dxa"/>
            <w:tcMar>
              <w:top w:w="57" w:type="dxa"/>
              <w:left w:w="57" w:type="dxa"/>
              <w:bottom w:w="57" w:type="dxa"/>
              <w:right w:w="57" w:type="dxa"/>
            </w:tcMar>
            <w:vAlign w:val="center"/>
          </w:tcPr>
          <w:p w14:paraId="521266F7" w14:textId="14A3BD2D" w:rsidR="00ED2182" w:rsidRPr="006940FB" w:rsidRDefault="000970EC" w:rsidP="000970EC">
            <w:pPr>
              <w:pStyle w:val="NoSpacing"/>
              <w:jc w:val="center"/>
              <w:rPr>
                <w:sz w:val="18"/>
                <w:szCs w:val="18"/>
              </w:rPr>
            </w:pPr>
            <w:r w:rsidRPr="006940FB">
              <w:rPr>
                <w:sz w:val="18"/>
                <w:szCs w:val="18"/>
              </w:rPr>
              <w:t>Minor effect on profit</w:t>
            </w:r>
          </w:p>
        </w:tc>
        <w:tc>
          <w:tcPr>
            <w:tcW w:w="1417" w:type="dxa"/>
            <w:tcMar>
              <w:top w:w="57" w:type="dxa"/>
              <w:left w:w="57" w:type="dxa"/>
              <w:bottom w:w="57" w:type="dxa"/>
              <w:right w:w="57" w:type="dxa"/>
            </w:tcMar>
            <w:vAlign w:val="center"/>
          </w:tcPr>
          <w:p w14:paraId="2704E26E" w14:textId="77C498C5" w:rsidR="00ED2182" w:rsidRPr="006940FB" w:rsidRDefault="000970EC" w:rsidP="000970EC">
            <w:pPr>
              <w:pStyle w:val="NoSpacing"/>
              <w:jc w:val="center"/>
              <w:rPr>
                <w:sz w:val="18"/>
                <w:szCs w:val="18"/>
              </w:rPr>
            </w:pPr>
            <w:r w:rsidRPr="006940FB">
              <w:rPr>
                <w:sz w:val="18"/>
                <w:szCs w:val="18"/>
              </w:rPr>
              <w:t>Clear effect on profit</w:t>
            </w:r>
          </w:p>
        </w:tc>
        <w:tc>
          <w:tcPr>
            <w:tcW w:w="1417" w:type="dxa"/>
            <w:tcMar>
              <w:top w:w="57" w:type="dxa"/>
              <w:left w:w="57" w:type="dxa"/>
              <w:bottom w:w="57" w:type="dxa"/>
              <w:right w:w="57" w:type="dxa"/>
            </w:tcMar>
            <w:vAlign w:val="center"/>
          </w:tcPr>
          <w:p w14:paraId="016F617E" w14:textId="5CAFE991" w:rsidR="00ED2182" w:rsidRPr="006940FB" w:rsidRDefault="000970EC" w:rsidP="000970EC">
            <w:pPr>
              <w:pStyle w:val="NoSpacing"/>
              <w:jc w:val="center"/>
              <w:rPr>
                <w:sz w:val="18"/>
                <w:szCs w:val="18"/>
              </w:rPr>
            </w:pPr>
            <w:r w:rsidRPr="006940FB">
              <w:rPr>
                <w:sz w:val="18"/>
                <w:szCs w:val="18"/>
              </w:rPr>
              <w:t>Significant effect on profit</w:t>
            </w:r>
          </w:p>
        </w:tc>
      </w:tr>
      <w:tr w:rsidR="00ED2182" w:rsidRPr="006940FB" w14:paraId="4C0C22CA" w14:textId="77777777" w:rsidTr="00FC7400">
        <w:trPr>
          <w:trHeight w:val="283"/>
        </w:trPr>
        <w:tc>
          <w:tcPr>
            <w:tcW w:w="1417" w:type="dxa"/>
            <w:shd w:val="clear" w:color="auto" w:fill="F2F2F2" w:themeFill="background1"/>
            <w:tcMar>
              <w:top w:w="57" w:type="dxa"/>
              <w:left w:w="57" w:type="dxa"/>
              <w:bottom w:w="57" w:type="dxa"/>
              <w:right w:w="57" w:type="dxa"/>
            </w:tcMar>
            <w:vAlign w:val="center"/>
          </w:tcPr>
          <w:p w14:paraId="6047ACB7" w14:textId="58B2A71A" w:rsidR="00ED2182" w:rsidRPr="006940FB" w:rsidRDefault="00ED2182" w:rsidP="000970EC">
            <w:pPr>
              <w:pStyle w:val="NoSpacing"/>
              <w:jc w:val="center"/>
              <w:rPr>
                <w:b/>
                <w:bCs/>
                <w:sz w:val="18"/>
                <w:szCs w:val="18"/>
              </w:rPr>
            </w:pPr>
            <w:r w:rsidRPr="006940FB">
              <w:rPr>
                <w:b/>
                <w:bCs/>
                <w:sz w:val="18"/>
                <w:szCs w:val="18"/>
              </w:rPr>
              <w:t>Reputation damage</w:t>
            </w:r>
          </w:p>
        </w:tc>
        <w:tc>
          <w:tcPr>
            <w:tcW w:w="1417" w:type="dxa"/>
            <w:tcMar>
              <w:top w:w="57" w:type="dxa"/>
              <w:left w:w="57" w:type="dxa"/>
              <w:bottom w:w="57" w:type="dxa"/>
              <w:right w:w="57" w:type="dxa"/>
            </w:tcMar>
            <w:vAlign w:val="center"/>
          </w:tcPr>
          <w:p w14:paraId="38B9C761" w14:textId="0D48BC7E" w:rsidR="00ED2182" w:rsidRPr="006940FB" w:rsidRDefault="00ED2182" w:rsidP="000970EC">
            <w:pPr>
              <w:pStyle w:val="NoSpacing"/>
              <w:jc w:val="center"/>
              <w:rPr>
                <w:sz w:val="18"/>
                <w:szCs w:val="18"/>
              </w:rPr>
            </w:pPr>
            <w:r w:rsidRPr="006940FB">
              <w:rPr>
                <w:sz w:val="18"/>
                <w:szCs w:val="18"/>
              </w:rPr>
              <w:t>Not evaluated</w:t>
            </w:r>
          </w:p>
        </w:tc>
        <w:tc>
          <w:tcPr>
            <w:tcW w:w="1417" w:type="dxa"/>
            <w:tcMar>
              <w:top w:w="57" w:type="dxa"/>
              <w:left w:w="57" w:type="dxa"/>
              <w:bottom w:w="57" w:type="dxa"/>
              <w:right w:w="57" w:type="dxa"/>
            </w:tcMar>
            <w:vAlign w:val="center"/>
          </w:tcPr>
          <w:p w14:paraId="4A229CC5" w14:textId="6E803DED" w:rsidR="00ED2182" w:rsidRPr="006940FB" w:rsidRDefault="00ED2182" w:rsidP="000970EC">
            <w:pPr>
              <w:pStyle w:val="NoSpacing"/>
              <w:jc w:val="center"/>
              <w:rPr>
                <w:sz w:val="18"/>
                <w:szCs w:val="18"/>
              </w:rPr>
            </w:pPr>
            <w:r w:rsidRPr="006940FB">
              <w:rPr>
                <w:sz w:val="18"/>
                <w:szCs w:val="18"/>
              </w:rPr>
              <w:t>Regional news</w:t>
            </w:r>
          </w:p>
        </w:tc>
        <w:tc>
          <w:tcPr>
            <w:tcW w:w="1417" w:type="dxa"/>
            <w:tcMar>
              <w:top w:w="57" w:type="dxa"/>
              <w:left w:w="57" w:type="dxa"/>
              <w:bottom w:w="57" w:type="dxa"/>
              <w:right w:w="57" w:type="dxa"/>
            </w:tcMar>
            <w:vAlign w:val="center"/>
          </w:tcPr>
          <w:p w14:paraId="2CE504D0" w14:textId="31CD1201" w:rsidR="00ED2182" w:rsidRPr="006940FB" w:rsidRDefault="000970EC" w:rsidP="000970EC">
            <w:pPr>
              <w:pStyle w:val="NoSpacing"/>
              <w:jc w:val="center"/>
              <w:rPr>
                <w:sz w:val="18"/>
                <w:szCs w:val="18"/>
              </w:rPr>
            </w:pPr>
            <w:r w:rsidRPr="006940FB">
              <w:rPr>
                <w:sz w:val="18"/>
                <w:szCs w:val="18"/>
              </w:rPr>
              <w:t>National news</w:t>
            </w:r>
          </w:p>
        </w:tc>
        <w:tc>
          <w:tcPr>
            <w:tcW w:w="1417" w:type="dxa"/>
            <w:tcMar>
              <w:top w:w="57" w:type="dxa"/>
              <w:left w:w="57" w:type="dxa"/>
              <w:bottom w:w="57" w:type="dxa"/>
              <w:right w:w="57" w:type="dxa"/>
            </w:tcMar>
            <w:vAlign w:val="center"/>
          </w:tcPr>
          <w:p w14:paraId="68F671D5" w14:textId="1C4E608F" w:rsidR="00ED2182" w:rsidRPr="006940FB" w:rsidRDefault="000970EC" w:rsidP="000970EC">
            <w:pPr>
              <w:pStyle w:val="NoSpacing"/>
              <w:jc w:val="center"/>
              <w:rPr>
                <w:sz w:val="18"/>
                <w:szCs w:val="18"/>
              </w:rPr>
            </w:pPr>
            <w:r w:rsidRPr="006940FB">
              <w:rPr>
                <w:sz w:val="18"/>
                <w:szCs w:val="18"/>
              </w:rPr>
              <w:t>Industry news</w:t>
            </w:r>
          </w:p>
        </w:tc>
        <w:tc>
          <w:tcPr>
            <w:tcW w:w="1417" w:type="dxa"/>
            <w:tcMar>
              <w:top w:w="57" w:type="dxa"/>
              <w:left w:w="57" w:type="dxa"/>
              <w:bottom w:w="57" w:type="dxa"/>
              <w:right w:w="57" w:type="dxa"/>
            </w:tcMar>
            <w:vAlign w:val="center"/>
          </w:tcPr>
          <w:p w14:paraId="5179E327" w14:textId="7E4E14EC" w:rsidR="00ED2182" w:rsidRPr="006940FB" w:rsidRDefault="000970EC" w:rsidP="000970EC">
            <w:pPr>
              <w:pStyle w:val="NoSpacing"/>
              <w:jc w:val="center"/>
              <w:rPr>
                <w:sz w:val="18"/>
                <w:szCs w:val="18"/>
              </w:rPr>
            </w:pPr>
            <w:r w:rsidRPr="006940FB">
              <w:rPr>
                <w:sz w:val="18"/>
                <w:szCs w:val="18"/>
              </w:rPr>
              <w:t>Global news</w:t>
            </w:r>
          </w:p>
        </w:tc>
      </w:tr>
    </w:tbl>
    <w:p w14:paraId="56C17F92" w14:textId="4A65A7BF" w:rsidR="00FF6052" w:rsidRPr="006940FB" w:rsidRDefault="00FF6052" w:rsidP="00CE1F64">
      <w:pPr>
        <w:pStyle w:val="Heading5"/>
      </w:pPr>
      <w:r w:rsidRPr="006940FB">
        <w:t>Overall Risk</w:t>
      </w:r>
    </w:p>
    <w:p w14:paraId="5847E7B1" w14:textId="6EAE09D3" w:rsidR="00FF6052" w:rsidRPr="006940FB" w:rsidRDefault="00FF6052" w:rsidP="003950A2">
      <w:r w:rsidRPr="006940FB">
        <w:t xml:space="preserve">Estimated probability (the average) and impact (the highest) values are translated to probability and impact levels used as Ericsson as shown in the </w:t>
      </w:r>
      <w:r w:rsidRPr="006940FB">
        <w:fldChar w:fldCharType="begin"/>
      </w:r>
      <w:r w:rsidRPr="006940FB">
        <w:instrText xml:space="preserve"> REF _Ref39846481 \h </w:instrText>
      </w:r>
      <w:r w:rsidRPr="006940FB">
        <w:fldChar w:fldCharType="separate"/>
      </w:r>
      <w:r w:rsidR="006940FB" w:rsidRPr="006940FB">
        <w:t xml:space="preserve">Table </w:t>
      </w:r>
      <w:r w:rsidR="006940FB">
        <w:rPr>
          <w:bCs/>
          <w:noProof/>
        </w:rPr>
        <w:t>7</w:t>
      </w:r>
      <w:r w:rsidRPr="006940FB">
        <w:fldChar w:fldCharType="end"/>
      </w:r>
      <w:r w:rsidRPr="006940FB">
        <w:t>.</w:t>
      </w:r>
      <w:r w:rsidR="004C1274" w:rsidRPr="006940FB">
        <w:t xml:space="preserve"> (Old level terminology shown in parenthesis.)</w:t>
      </w:r>
    </w:p>
    <w:p w14:paraId="59906178" w14:textId="2A130940" w:rsidR="00FF6052" w:rsidRPr="006940FB" w:rsidRDefault="00FF6052" w:rsidP="003950A2">
      <w:pPr>
        <w:pStyle w:val="Caption"/>
        <w:keepLines/>
        <w:rPr>
          <w:bCs w:val="0"/>
        </w:rPr>
      </w:pPr>
      <w:bookmarkStart w:id="1386" w:name="_Ref39846481"/>
      <w:r w:rsidRPr="006940FB">
        <w:rPr>
          <w:bCs w:val="0"/>
        </w:rPr>
        <w:t xml:space="preserve">Table </w:t>
      </w:r>
      <w:r w:rsidRPr="006940FB">
        <w:rPr>
          <w:bCs w:val="0"/>
        </w:rPr>
        <w:fldChar w:fldCharType="begin"/>
      </w:r>
      <w:r w:rsidRPr="006940FB">
        <w:rPr>
          <w:bCs w:val="0"/>
        </w:rPr>
        <w:instrText xml:space="preserve"> SEQ Table \* ARABIC </w:instrText>
      </w:r>
      <w:r w:rsidRPr="006940FB">
        <w:rPr>
          <w:bCs w:val="0"/>
        </w:rPr>
        <w:fldChar w:fldCharType="separate"/>
      </w:r>
      <w:r w:rsidR="006940FB">
        <w:rPr>
          <w:bCs w:val="0"/>
          <w:noProof/>
        </w:rPr>
        <w:t>7</w:t>
      </w:r>
      <w:r w:rsidRPr="006940FB">
        <w:rPr>
          <w:bCs w:val="0"/>
        </w:rPr>
        <w:fldChar w:fldCharType="end"/>
      </w:r>
      <w:bookmarkEnd w:id="1386"/>
      <w:r w:rsidRPr="006940FB">
        <w:rPr>
          <w:bCs w:val="0"/>
        </w:rPr>
        <w:tab/>
        <w:t>Probability and Impact Levels Conversion</w:t>
      </w:r>
    </w:p>
    <w:tbl>
      <w:tblPr>
        <w:tblStyle w:val="TableGrid"/>
        <w:tblW w:w="8502" w:type="dxa"/>
        <w:tblBorders>
          <w:top w:val="single" w:sz="12" w:space="0" w:color="auto"/>
          <w:left w:val="single" w:sz="12" w:space="0" w:color="auto"/>
          <w:bottom w:val="single" w:sz="12" w:space="0" w:color="auto"/>
          <w:right w:val="single" w:sz="12" w:space="0" w:color="auto"/>
        </w:tblBorders>
        <w:tblLook w:val="0600" w:firstRow="0" w:lastRow="0" w:firstColumn="0" w:lastColumn="0" w:noHBand="1" w:noVBand="1"/>
      </w:tblPr>
      <w:tblGrid>
        <w:gridCol w:w="1417"/>
        <w:gridCol w:w="1417"/>
        <w:gridCol w:w="1417"/>
        <w:gridCol w:w="1417"/>
        <w:gridCol w:w="1417"/>
        <w:gridCol w:w="1417"/>
      </w:tblGrid>
      <w:tr w:rsidR="002245D8" w:rsidRPr="006940FB" w14:paraId="153CCD81" w14:textId="7B138637" w:rsidTr="00FC7400">
        <w:trPr>
          <w:trHeight w:val="283"/>
        </w:trPr>
        <w:tc>
          <w:tcPr>
            <w:tcW w:w="1417" w:type="dxa"/>
            <w:shd w:val="clear" w:color="auto" w:fill="F2F2F2" w:themeFill="background1"/>
            <w:tcMar>
              <w:top w:w="57" w:type="dxa"/>
              <w:left w:w="57" w:type="dxa"/>
              <w:bottom w:w="57" w:type="dxa"/>
              <w:right w:w="57" w:type="dxa"/>
            </w:tcMar>
            <w:vAlign w:val="center"/>
          </w:tcPr>
          <w:p w14:paraId="4FEA7CF9" w14:textId="77777777" w:rsidR="002245D8" w:rsidRPr="006940FB" w:rsidRDefault="002245D8" w:rsidP="002245D8">
            <w:pPr>
              <w:pStyle w:val="NoSpacing"/>
              <w:jc w:val="center"/>
              <w:rPr>
                <w:sz w:val="18"/>
                <w:szCs w:val="18"/>
              </w:rPr>
            </w:pPr>
          </w:p>
        </w:tc>
        <w:tc>
          <w:tcPr>
            <w:tcW w:w="1417" w:type="dxa"/>
            <w:tcMar>
              <w:top w:w="57" w:type="dxa"/>
              <w:left w:w="57" w:type="dxa"/>
              <w:bottom w:w="57" w:type="dxa"/>
              <w:right w:w="57" w:type="dxa"/>
            </w:tcMar>
            <w:vAlign w:val="center"/>
          </w:tcPr>
          <w:p w14:paraId="71C93984" w14:textId="0F98CA7B" w:rsidR="002245D8" w:rsidRPr="006940FB" w:rsidRDefault="002245D8" w:rsidP="002245D8">
            <w:pPr>
              <w:pStyle w:val="NoSpacing"/>
              <w:jc w:val="center"/>
              <w:rPr>
                <w:b/>
                <w:bCs/>
                <w:sz w:val="18"/>
                <w:szCs w:val="18"/>
              </w:rPr>
            </w:pPr>
            <w:r w:rsidRPr="006940FB">
              <w:rPr>
                <w:b/>
                <w:bCs/>
                <w:sz w:val="18"/>
                <w:szCs w:val="18"/>
              </w:rPr>
              <w:t>x=0</w:t>
            </w:r>
          </w:p>
        </w:tc>
        <w:tc>
          <w:tcPr>
            <w:tcW w:w="1417" w:type="dxa"/>
            <w:shd w:val="clear" w:color="auto" w:fill="92D050"/>
            <w:tcMar>
              <w:top w:w="57" w:type="dxa"/>
              <w:left w:w="57" w:type="dxa"/>
              <w:bottom w:w="57" w:type="dxa"/>
              <w:right w:w="57" w:type="dxa"/>
            </w:tcMar>
            <w:vAlign w:val="center"/>
          </w:tcPr>
          <w:p w14:paraId="4FB06DB8" w14:textId="74E5B984" w:rsidR="002245D8" w:rsidRPr="006940FB" w:rsidRDefault="002245D8" w:rsidP="002245D8">
            <w:pPr>
              <w:pStyle w:val="NoSpacing"/>
              <w:jc w:val="center"/>
              <w:rPr>
                <w:b/>
                <w:bCs/>
                <w:sz w:val="18"/>
                <w:szCs w:val="18"/>
              </w:rPr>
            </w:pPr>
            <w:r w:rsidRPr="006940FB">
              <w:rPr>
                <w:b/>
                <w:bCs/>
                <w:sz w:val="18"/>
                <w:szCs w:val="18"/>
              </w:rPr>
              <w:t>0 &lt; x &lt; 3</w:t>
            </w:r>
          </w:p>
        </w:tc>
        <w:tc>
          <w:tcPr>
            <w:tcW w:w="1417" w:type="dxa"/>
            <w:shd w:val="clear" w:color="auto" w:fill="FFFF00"/>
            <w:tcMar>
              <w:top w:w="57" w:type="dxa"/>
              <w:left w:w="57" w:type="dxa"/>
              <w:bottom w:w="57" w:type="dxa"/>
              <w:right w:w="57" w:type="dxa"/>
            </w:tcMar>
            <w:vAlign w:val="center"/>
          </w:tcPr>
          <w:p w14:paraId="3E6E13EB" w14:textId="09EDBDF0" w:rsidR="002245D8" w:rsidRPr="006940FB" w:rsidRDefault="002245D8" w:rsidP="002245D8">
            <w:pPr>
              <w:pStyle w:val="NoSpacing"/>
              <w:jc w:val="center"/>
              <w:rPr>
                <w:b/>
                <w:bCs/>
                <w:sz w:val="18"/>
                <w:szCs w:val="18"/>
              </w:rPr>
            </w:pPr>
            <w:r w:rsidRPr="006940FB">
              <w:rPr>
                <w:b/>
                <w:bCs/>
                <w:sz w:val="18"/>
                <w:szCs w:val="18"/>
              </w:rPr>
              <w:t>3 ≤ x &lt; 6</w:t>
            </w:r>
          </w:p>
        </w:tc>
        <w:tc>
          <w:tcPr>
            <w:tcW w:w="1417" w:type="dxa"/>
            <w:shd w:val="clear" w:color="auto" w:fill="FFC000"/>
            <w:tcMar>
              <w:top w:w="57" w:type="dxa"/>
              <w:left w:w="57" w:type="dxa"/>
              <w:bottom w:w="57" w:type="dxa"/>
              <w:right w:w="57" w:type="dxa"/>
            </w:tcMar>
            <w:vAlign w:val="center"/>
          </w:tcPr>
          <w:p w14:paraId="1FFF03AD" w14:textId="468F5EBB" w:rsidR="002245D8" w:rsidRPr="006940FB" w:rsidRDefault="002245D8" w:rsidP="002245D8">
            <w:pPr>
              <w:pStyle w:val="NoSpacing"/>
              <w:jc w:val="center"/>
              <w:rPr>
                <w:b/>
                <w:bCs/>
                <w:sz w:val="18"/>
                <w:szCs w:val="18"/>
              </w:rPr>
            </w:pPr>
            <w:r w:rsidRPr="006940FB">
              <w:rPr>
                <w:b/>
                <w:bCs/>
                <w:sz w:val="18"/>
                <w:szCs w:val="18"/>
              </w:rPr>
              <w:t>6 ≤ x &lt; 8</w:t>
            </w:r>
          </w:p>
        </w:tc>
        <w:tc>
          <w:tcPr>
            <w:tcW w:w="1417" w:type="dxa"/>
            <w:shd w:val="clear" w:color="auto" w:fill="FF0000"/>
            <w:tcMar>
              <w:top w:w="57" w:type="dxa"/>
              <w:left w:w="57" w:type="dxa"/>
              <w:bottom w:w="57" w:type="dxa"/>
              <w:right w:w="57" w:type="dxa"/>
            </w:tcMar>
            <w:vAlign w:val="center"/>
          </w:tcPr>
          <w:p w14:paraId="3710DBD9" w14:textId="3218D244" w:rsidR="002245D8" w:rsidRPr="006940FB" w:rsidRDefault="002245D8" w:rsidP="002245D8">
            <w:pPr>
              <w:pStyle w:val="NoSpacing"/>
              <w:jc w:val="center"/>
              <w:rPr>
                <w:b/>
                <w:bCs/>
                <w:sz w:val="18"/>
                <w:szCs w:val="18"/>
              </w:rPr>
            </w:pPr>
            <w:r w:rsidRPr="006940FB">
              <w:rPr>
                <w:b/>
                <w:bCs/>
                <w:sz w:val="18"/>
                <w:szCs w:val="18"/>
              </w:rPr>
              <w:t>8 ≤ x ≤ 9</w:t>
            </w:r>
          </w:p>
        </w:tc>
      </w:tr>
      <w:tr w:rsidR="002245D8" w:rsidRPr="006940FB" w14:paraId="45D46CF1" w14:textId="200DAE35" w:rsidTr="00FC7400">
        <w:trPr>
          <w:trHeight w:val="283"/>
        </w:trPr>
        <w:tc>
          <w:tcPr>
            <w:tcW w:w="1417" w:type="dxa"/>
            <w:shd w:val="clear" w:color="auto" w:fill="F2F2F2" w:themeFill="background1"/>
            <w:tcMar>
              <w:top w:w="57" w:type="dxa"/>
              <w:left w:w="57" w:type="dxa"/>
              <w:bottom w:w="57" w:type="dxa"/>
              <w:right w:w="57" w:type="dxa"/>
            </w:tcMar>
            <w:vAlign w:val="center"/>
          </w:tcPr>
          <w:p w14:paraId="58A4968B" w14:textId="0C529A7C" w:rsidR="002245D8" w:rsidRPr="006940FB" w:rsidRDefault="002245D8" w:rsidP="002245D8">
            <w:pPr>
              <w:pStyle w:val="NoSpacing"/>
              <w:jc w:val="center"/>
              <w:rPr>
                <w:b/>
                <w:bCs/>
                <w:sz w:val="18"/>
                <w:szCs w:val="18"/>
              </w:rPr>
            </w:pPr>
            <w:r w:rsidRPr="006940FB">
              <w:rPr>
                <w:b/>
                <w:bCs/>
                <w:sz w:val="18"/>
                <w:szCs w:val="18"/>
              </w:rPr>
              <w:t>Probability</w:t>
            </w:r>
          </w:p>
        </w:tc>
        <w:tc>
          <w:tcPr>
            <w:tcW w:w="1417" w:type="dxa"/>
            <w:tcMar>
              <w:top w:w="57" w:type="dxa"/>
              <w:left w:w="57" w:type="dxa"/>
              <w:bottom w:w="57" w:type="dxa"/>
              <w:right w:w="57" w:type="dxa"/>
            </w:tcMar>
            <w:vAlign w:val="center"/>
          </w:tcPr>
          <w:p w14:paraId="3D3033AE" w14:textId="47DDBAFB" w:rsidR="002245D8" w:rsidRPr="006940FB" w:rsidRDefault="002245D8" w:rsidP="002245D8">
            <w:pPr>
              <w:pStyle w:val="NoSpacing"/>
              <w:jc w:val="center"/>
              <w:rPr>
                <w:sz w:val="18"/>
                <w:szCs w:val="18"/>
              </w:rPr>
            </w:pPr>
            <w:r w:rsidRPr="006940FB">
              <w:rPr>
                <w:sz w:val="18"/>
                <w:szCs w:val="18"/>
              </w:rPr>
              <w:t>No</w:t>
            </w:r>
            <w:r w:rsidR="00CF3D4B" w:rsidRPr="006940FB">
              <w:rPr>
                <w:sz w:val="18"/>
                <w:szCs w:val="18"/>
              </w:rPr>
              <w:t>ne</w:t>
            </w:r>
          </w:p>
        </w:tc>
        <w:tc>
          <w:tcPr>
            <w:tcW w:w="1417" w:type="dxa"/>
            <w:tcMar>
              <w:top w:w="57" w:type="dxa"/>
              <w:left w:w="57" w:type="dxa"/>
              <w:bottom w:w="57" w:type="dxa"/>
              <w:right w:w="57" w:type="dxa"/>
            </w:tcMar>
            <w:vAlign w:val="center"/>
          </w:tcPr>
          <w:p w14:paraId="7D3B643D" w14:textId="563AE5F2" w:rsidR="002245D8" w:rsidRPr="006940FB" w:rsidRDefault="002245D8" w:rsidP="002245D8">
            <w:pPr>
              <w:pStyle w:val="NoSpacing"/>
              <w:jc w:val="center"/>
              <w:rPr>
                <w:sz w:val="18"/>
                <w:szCs w:val="18"/>
              </w:rPr>
            </w:pPr>
            <w:r w:rsidRPr="006940FB">
              <w:rPr>
                <w:sz w:val="18"/>
                <w:szCs w:val="18"/>
              </w:rPr>
              <w:t>Low</w:t>
            </w:r>
            <w:r w:rsidRPr="006940FB">
              <w:rPr>
                <w:sz w:val="18"/>
                <w:szCs w:val="18"/>
              </w:rPr>
              <w:br/>
              <w:t>(Rare)</w:t>
            </w:r>
          </w:p>
        </w:tc>
        <w:tc>
          <w:tcPr>
            <w:tcW w:w="1417" w:type="dxa"/>
            <w:tcMar>
              <w:top w:w="57" w:type="dxa"/>
              <w:left w:w="57" w:type="dxa"/>
              <w:bottom w:w="57" w:type="dxa"/>
              <w:right w:w="57" w:type="dxa"/>
            </w:tcMar>
            <w:vAlign w:val="center"/>
          </w:tcPr>
          <w:p w14:paraId="6A8163AE" w14:textId="325BE67D" w:rsidR="002245D8" w:rsidRPr="006940FB" w:rsidRDefault="002245D8" w:rsidP="002245D8">
            <w:pPr>
              <w:pStyle w:val="NoSpacing"/>
              <w:jc w:val="center"/>
              <w:rPr>
                <w:sz w:val="18"/>
                <w:szCs w:val="18"/>
              </w:rPr>
            </w:pPr>
            <w:r w:rsidRPr="006940FB">
              <w:rPr>
                <w:sz w:val="18"/>
                <w:szCs w:val="18"/>
              </w:rPr>
              <w:t>Medium (Unlikely)</w:t>
            </w:r>
          </w:p>
        </w:tc>
        <w:tc>
          <w:tcPr>
            <w:tcW w:w="1417" w:type="dxa"/>
            <w:tcMar>
              <w:top w:w="57" w:type="dxa"/>
              <w:left w:w="57" w:type="dxa"/>
              <w:bottom w:w="57" w:type="dxa"/>
              <w:right w:w="57" w:type="dxa"/>
            </w:tcMar>
            <w:vAlign w:val="center"/>
          </w:tcPr>
          <w:p w14:paraId="00D9FD3B" w14:textId="4FA9BEC7" w:rsidR="002245D8" w:rsidRPr="006940FB" w:rsidRDefault="002245D8" w:rsidP="002245D8">
            <w:pPr>
              <w:pStyle w:val="NoSpacing"/>
              <w:jc w:val="center"/>
              <w:rPr>
                <w:sz w:val="18"/>
                <w:szCs w:val="18"/>
              </w:rPr>
            </w:pPr>
            <w:r w:rsidRPr="006940FB">
              <w:rPr>
                <w:sz w:val="18"/>
                <w:szCs w:val="18"/>
              </w:rPr>
              <w:t>High</w:t>
            </w:r>
            <w:r w:rsidRPr="006940FB">
              <w:rPr>
                <w:sz w:val="18"/>
                <w:szCs w:val="18"/>
              </w:rPr>
              <w:br/>
              <w:t>(Likely)</w:t>
            </w:r>
          </w:p>
        </w:tc>
        <w:tc>
          <w:tcPr>
            <w:tcW w:w="1417" w:type="dxa"/>
            <w:tcMar>
              <w:top w:w="57" w:type="dxa"/>
              <w:left w:w="57" w:type="dxa"/>
              <w:bottom w:w="57" w:type="dxa"/>
              <w:right w:w="57" w:type="dxa"/>
            </w:tcMar>
            <w:vAlign w:val="center"/>
          </w:tcPr>
          <w:p w14:paraId="47E0F3D5" w14:textId="79357DF8" w:rsidR="002245D8" w:rsidRPr="006940FB" w:rsidRDefault="002245D8" w:rsidP="002245D8">
            <w:pPr>
              <w:pStyle w:val="NoSpacing"/>
              <w:jc w:val="center"/>
              <w:rPr>
                <w:sz w:val="18"/>
                <w:szCs w:val="18"/>
                <w:lang w:eastAsia="fi-FI"/>
              </w:rPr>
            </w:pPr>
            <w:r w:rsidRPr="006940FB">
              <w:rPr>
                <w:sz w:val="18"/>
                <w:szCs w:val="18"/>
              </w:rPr>
              <w:t>Very High</w:t>
            </w:r>
            <w:r w:rsidRPr="006940FB">
              <w:rPr>
                <w:sz w:val="18"/>
                <w:szCs w:val="18"/>
              </w:rPr>
              <w:br/>
              <w:t>(Almost certain)</w:t>
            </w:r>
          </w:p>
        </w:tc>
      </w:tr>
      <w:tr w:rsidR="002245D8" w:rsidRPr="006940FB" w14:paraId="15C22621" w14:textId="45718D2E" w:rsidTr="00FC7400">
        <w:trPr>
          <w:trHeight w:val="283"/>
        </w:trPr>
        <w:tc>
          <w:tcPr>
            <w:tcW w:w="1417" w:type="dxa"/>
            <w:shd w:val="clear" w:color="auto" w:fill="F2F2F2" w:themeFill="background1"/>
            <w:tcMar>
              <w:top w:w="57" w:type="dxa"/>
              <w:left w:w="57" w:type="dxa"/>
              <w:bottom w:w="57" w:type="dxa"/>
              <w:right w:w="57" w:type="dxa"/>
            </w:tcMar>
            <w:vAlign w:val="center"/>
          </w:tcPr>
          <w:p w14:paraId="01642F59" w14:textId="02EBAE6C" w:rsidR="002245D8" w:rsidRPr="006940FB" w:rsidRDefault="002245D8" w:rsidP="002245D8">
            <w:pPr>
              <w:pStyle w:val="NoSpacing"/>
              <w:jc w:val="center"/>
              <w:rPr>
                <w:b/>
                <w:bCs/>
                <w:sz w:val="18"/>
                <w:szCs w:val="18"/>
              </w:rPr>
            </w:pPr>
            <w:r w:rsidRPr="006940FB">
              <w:rPr>
                <w:b/>
                <w:bCs/>
                <w:sz w:val="18"/>
                <w:szCs w:val="18"/>
              </w:rPr>
              <w:t>Impact</w:t>
            </w:r>
          </w:p>
        </w:tc>
        <w:tc>
          <w:tcPr>
            <w:tcW w:w="1417" w:type="dxa"/>
            <w:tcMar>
              <w:top w:w="57" w:type="dxa"/>
              <w:left w:w="57" w:type="dxa"/>
              <w:bottom w:w="57" w:type="dxa"/>
              <w:right w:w="57" w:type="dxa"/>
            </w:tcMar>
            <w:vAlign w:val="center"/>
          </w:tcPr>
          <w:p w14:paraId="7B792772" w14:textId="1E75010A" w:rsidR="002245D8" w:rsidRPr="006940FB" w:rsidRDefault="002245D8" w:rsidP="002245D8">
            <w:pPr>
              <w:pStyle w:val="NoSpacing"/>
              <w:jc w:val="center"/>
              <w:rPr>
                <w:sz w:val="18"/>
                <w:szCs w:val="18"/>
              </w:rPr>
            </w:pPr>
            <w:r w:rsidRPr="006940FB">
              <w:rPr>
                <w:sz w:val="18"/>
                <w:szCs w:val="18"/>
              </w:rPr>
              <w:t>No</w:t>
            </w:r>
            <w:r w:rsidR="00CF3D4B" w:rsidRPr="006940FB">
              <w:rPr>
                <w:sz w:val="18"/>
                <w:szCs w:val="18"/>
              </w:rPr>
              <w:t>ne</w:t>
            </w:r>
          </w:p>
        </w:tc>
        <w:tc>
          <w:tcPr>
            <w:tcW w:w="1417" w:type="dxa"/>
            <w:tcMar>
              <w:top w:w="57" w:type="dxa"/>
              <w:left w:w="57" w:type="dxa"/>
              <w:bottom w:w="57" w:type="dxa"/>
              <w:right w:w="57" w:type="dxa"/>
            </w:tcMar>
            <w:vAlign w:val="center"/>
          </w:tcPr>
          <w:p w14:paraId="5E814A28" w14:textId="77777777" w:rsidR="00CF3D4B" w:rsidRPr="006940FB" w:rsidRDefault="002245D8" w:rsidP="002245D8">
            <w:pPr>
              <w:pStyle w:val="NoSpacing"/>
              <w:jc w:val="center"/>
              <w:rPr>
                <w:sz w:val="18"/>
                <w:szCs w:val="18"/>
              </w:rPr>
            </w:pPr>
            <w:r w:rsidRPr="006940FB">
              <w:rPr>
                <w:sz w:val="18"/>
                <w:szCs w:val="18"/>
              </w:rPr>
              <w:t>Low</w:t>
            </w:r>
          </w:p>
          <w:p w14:paraId="71EB3081" w14:textId="2106BC2C" w:rsidR="002245D8" w:rsidRPr="006940FB" w:rsidRDefault="002245D8" w:rsidP="002245D8">
            <w:pPr>
              <w:pStyle w:val="NoSpacing"/>
              <w:jc w:val="center"/>
              <w:rPr>
                <w:sz w:val="18"/>
                <w:szCs w:val="18"/>
              </w:rPr>
            </w:pPr>
            <w:r w:rsidRPr="006940FB">
              <w:rPr>
                <w:sz w:val="18"/>
                <w:szCs w:val="18"/>
              </w:rPr>
              <w:t>(Negligible)</w:t>
            </w:r>
          </w:p>
        </w:tc>
        <w:tc>
          <w:tcPr>
            <w:tcW w:w="1417" w:type="dxa"/>
            <w:tcMar>
              <w:top w:w="57" w:type="dxa"/>
              <w:left w:w="57" w:type="dxa"/>
              <w:bottom w:w="57" w:type="dxa"/>
              <w:right w:w="57" w:type="dxa"/>
            </w:tcMar>
            <w:vAlign w:val="center"/>
          </w:tcPr>
          <w:p w14:paraId="2572FC68" w14:textId="77777777" w:rsidR="00CF3D4B" w:rsidRPr="006940FB" w:rsidRDefault="002245D8" w:rsidP="00CF3D4B">
            <w:pPr>
              <w:pStyle w:val="NoSpacing"/>
              <w:jc w:val="center"/>
              <w:rPr>
                <w:sz w:val="18"/>
                <w:szCs w:val="18"/>
              </w:rPr>
            </w:pPr>
            <w:r w:rsidRPr="006940FB">
              <w:rPr>
                <w:sz w:val="18"/>
                <w:szCs w:val="18"/>
              </w:rPr>
              <w:t>Medium</w:t>
            </w:r>
          </w:p>
          <w:p w14:paraId="66B0C66A" w14:textId="4749F2DB" w:rsidR="002245D8" w:rsidRPr="006940FB" w:rsidRDefault="002245D8" w:rsidP="002245D8">
            <w:pPr>
              <w:pStyle w:val="NoSpacing"/>
              <w:jc w:val="center"/>
              <w:rPr>
                <w:sz w:val="18"/>
                <w:szCs w:val="18"/>
              </w:rPr>
            </w:pPr>
            <w:r w:rsidRPr="006940FB">
              <w:rPr>
                <w:sz w:val="18"/>
                <w:szCs w:val="18"/>
              </w:rPr>
              <w:t>(Minor)</w:t>
            </w:r>
          </w:p>
        </w:tc>
        <w:tc>
          <w:tcPr>
            <w:tcW w:w="1417" w:type="dxa"/>
            <w:tcMar>
              <w:top w:w="57" w:type="dxa"/>
              <w:left w:w="57" w:type="dxa"/>
              <w:bottom w:w="57" w:type="dxa"/>
              <w:right w:w="57" w:type="dxa"/>
            </w:tcMar>
            <w:vAlign w:val="center"/>
          </w:tcPr>
          <w:p w14:paraId="2A7E09E8" w14:textId="77777777" w:rsidR="002245D8" w:rsidRPr="006940FB" w:rsidRDefault="002245D8" w:rsidP="002245D8">
            <w:pPr>
              <w:pStyle w:val="NoSpacing"/>
              <w:jc w:val="center"/>
              <w:rPr>
                <w:sz w:val="18"/>
                <w:szCs w:val="18"/>
              </w:rPr>
            </w:pPr>
            <w:r w:rsidRPr="006940FB">
              <w:rPr>
                <w:sz w:val="18"/>
                <w:szCs w:val="18"/>
              </w:rPr>
              <w:t>High</w:t>
            </w:r>
          </w:p>
          <w:p w14:paraId="26B8AC99" w14:textId="675B093B" w:rsidR="002245D8" w:rsidRPr="006940FB" w:rsidRDefault="002245D8" w:rsidP="002245D8">
            <w:pPr>
              <w:pStyle w:val="NoSpacing"/>
              <w:jc w:val="center"/>
              <w:rPr>
                <w:sz w:val="18"/>
                <w:szCs w:val="18"/>
              </w:rPr>
            </w:pPr>
            <w:r w:rsidRPr="006940FB">
              <w:rPr>
                <w:sz w:val="18"/>
                <w:szCs w:val="18"/>
              </w:rPr>
              <w:t>(Major)</w:t>
            </w:r>
          </w:p>
        </w:tc>
        <w:tc>
          <w:tcPr>
            <w:tcW w:w="1417" w:type="dxa"/>
            <w:tcMar>
              <w:top w:w="57" w:type="dxa"/>
              <w:left w:w="57" w:type="dxa"/>
              <w:bottom w:w="57" w:type="dxa"/>
              <w:right w:w="57" w:type="dxa"/>
            </w:tcMar>
            <w:vAlign w:val="center"/>
          </w:tcPr>
          <w:p w14:paraId="3041F30E" w14:textId="36D5D018" w:rsidR="002245D8" w:rsidRPr="006940FB" w:rsidRDefault="002245D8" w:rsidP="002245D8">
            <w:pPr>
              <w:pStyle w:val="NoSpacing"/>
              <w:jc w:val="center"/>
              <w:rPr>
                <w:sz w:val="18"/>
                <w:szCs w:val="18"/>
              </w:rPr>
            </w:pPr>
            <w:r w:rsidRPr="006940FB">
              <w:rPr>
                <w:sz w:val="18"/>
                <w:szCs w:val="18"/>
              </w:rPr>
              <w:t>Very High (Severe)</w:t>
            </w:r>
          </w:p>
        </w:tc>
      </w:tr>
    </w:tbl>
    <w:p w14:paraId="293533E7" w14:textId="77777777" w:rsidR="008919D9" w:rsidRPr="006940FB" w:rsidRDefault="008919D9" w:rsidP="008919D9"/>
    <w:p w14:paraId="6EA0B373" w14:textId="4E87574B" w:rsidR="00C25115" w:rsidRPr="006940FB" w:rsidRDefault="00FF6052" w:rsidP="003950A2">
      <w:r w:rsidRPr="006940FB">
        <w:t>Resulting probability and impact levels are placed on the risk matrix (</w:t>
      </w:r>
      <w:r w:rsidR="005B2991" w:rsidRPr="006940FB">
        <w:fldChar w:fldCharType="begin"/>
      </w:r>
      <w:r w:rsidR="005B2991" w:rsidRPr="006940FB">
        <w:instrText xml:space="preserve"> REF _Ref145317316 \h </w:instrText>
      </w:r>
      <w:r w:rsidR="005B2991" w:rsidRPr="006940FB">
        <w:fldChar w:fldCharType="separate"/>
      </w:r>
      <w:r w:rsidR="006940FB" w:rsidRPr="006940FB">
        <w:t xml:space="preserve">Table </w:t>
      </w:r>
      <w:r w:rsidR="006940FB">
        <w:rPr>
          <w:bCs/>
          <w:noProof/>
        </w:rPr>
        <w:t>8</w:t>
      </w:r>
      <w:r w:rsidR="005B2991" w:rsidRPr="006940FB">
        <w:fldChar w:fldCharType="end"/>
      </w:r>
      <w:r w:rsidRPr="006940FB">
        <w:t xml:space="preserve">) to find the resulting risk level. </w:t>
      </w:r>
      <w:r w:rsidR="00C25115" w:rsidRPr="006940FB">
        <w:t xml:space="preserve">If probability </w:t>
      </w:r>
      <w:r w:rsidR="00DB1000" w:rsidRPr="006940FB">
        <w:t>or impact is None, then there is no risk.</w:t>
      </w:r>
    </w:p>
    <w:p w14:paraId="3293A3D6" w14:textId="608FB8E1" w:rsidR="005B2991" w:rsidRPr="006940FB" w:rsidRDefault="005B2991" w:rsidP="00FF3C4E">
      <w:pPr>
        <w:pStyle w:val="Caption"/>
        <w:keepNext/>
        <w:keepLines/>
      </w:pPr>
      <w:bookmarkStart w:id="1387" w:name="_Ref145317316"/>
      <w:bookmarkStart w:id="1388" w:name="_Ref145317311"/>
      <w:r w:rsidRPr="006940FB">
        <w:rPr>
          <w:bCs w:val="0"/>
        </w:rPr>
        <w:lastRenderedPageBreak/>
        <w:t xml:space="preserve">Table </w:t>
      </w:r>
      <w:r w:rsidRPr="006940FB">
        <w:rPr>
          <w:bCs w:val="0"/>
        </w:rPr>
        <w:fldChar w:fldCharType="begin"/>
      </w:r>
      <w:r w:rsidRPr="006940FB">
        <w:rPr>
          <w:bCs w:val="0"/>
        </w:rPr>
        <w:instrText xml:space="preserve"> SEQ Table \* ARABIC </w:instrText>
      </w:r>
      <w:r w:rsidRPr="006940FB">
        <w:rPr>
          <w:bCs w:val="0"/>
        </w:rPr>
        <w:fldChar w:fldCharType="separate"/>
      </w:r>
      <w:r w:rsidR="006940FB">
        <w:rPr>
          <w:bCs w:val="0"/>
          <w:noProof/>
        </w:rPr>
        <w:t>8</w:t>
      </w:r>
      <w:r w:rsidRPr="006940FB">
        <w:rPr>
          <w:bCs w:val="0"/>
        </w:rPr>
        <w:fldChar w:fldCharType="end"/>
      </w:r>
      <w:bookmarkEnd w:id="1387"/>
      <w:r w:rsidRPr="006940FB">
        <w:rPr>
          <w:bCs w:val="0"/>
        </w:rPr>
        <w:tab/>
        <w:t>Risk Matrix</w:t>
      </w:r>
      <w:bookmarkEnd w:id="1388"/>
    </w:p>
    <w:tbl>
      <w:tblPr>
        <w:tblStyle w:val="ListTable3"/>
        <w:tblW w:w="6124" w:type="dxa"/>
        <w:tblBorders>
          <w:top w:val="none" w:sz="0" w:space="0" w:color="auto"/>
          <w:left w:val="none" w:sz="0" w:space="0" w:color="auto"/>
          <w:bottom w:val="none" w:sz="0" w:space="0" w:color="auto"/>
          <w:right w:val="none" w:sz="0" w:space="0" w:color="auto"/>
        </w:tblBorders>
        <w:tblLook w:val="0600" w:firstRow="0" w:lastRow="0" w:firstColumn="0" w:lastColumn="0" w:noHBand="1" w:noVBand="1"/>
      </w:tblPr>
      <w:tblGrid>
        <w:gridCol w:w="1134"/>
        <w:gridCol w:w="964"/>
        <w:gridCol w:w="964"/>
        <w:gridCol w:w="964"/>
        <w:gridCol w:w="964"/>
        <w:gridCol w:w="1134"/>
      </w:tblGrid>
      <w:tr w:rsidR="005B2991" w:rsidRPr="006940FB" w14:paraId="76D5B4DE" w14:textId="4DB8BED3" w:rsidTr="00FC7400">
        <w:trPr>
          <w:trHeight w:val="340"/>
        </w:trPr>
        <w:tc>
          <w:tcPr>
            <w:tcW w:w="1134" w:type="dxa"/>
            <w:tcMar>
              <w:top w:w="57" w:type="dxa"/>
              <w:left w:w="57" w:type="dxa"/>
              <w:bottom w:w="57" w:type="dxa"/>
              <w:right w:w="57" w:type="dxa"/>
            </w:tcMar>
            <w:vAlign w:val="center"/>
          </w:tcPr>
          <w:p w14:paraId="767BB720" w14:textId="62F62707" w:rsidR="005B2991" w:rsidRPr="006940FB" w:rsidRDefault="005B2991" w:rsidP="005B2991">
            <w:pPr>
              <w:pStyle w:val="NoSpacing"/>
              <w:keepNext/>
              <w:keepLines/>
              <w:jc w:val="center"/>
              <w:rPr>
                <w:b/>
                <w:bCs/>
                <w:sz w:val="18"/>
                <w:szCs w:val="18"/>
              </w:rPr>
            </w:pPr>
            <w:r w:rsidRPr="006940FB">
              <w:rPr>
                <w:b/>
                <w:bCs/>
                <w:sz w:val="18"/>
                <w:szCs w:val="18"/>
              </w:rPr>
              <w:t>Impact</w:t>
            </w:r>
          </w:p>
        </w:tc>
        <w:tc>
          <w:tcPr>
            <w:tcW w:w="964" w:type="dxa"/>
            <w:tcBorders>
              <w:bottom w:val="single" w:sz="12" w:space="0" w:color="auto"/>
            </w:tcBorders>
            <w:tcMar>
              <w:top w:w="57" w:type="dxa"/>
              <w:left w:w="57" w:type="dxa"/>
              <w:bottom w:w="57" w:type="dxa"/>
              <w:right w:w="57" w:type="dxa"/>
            </w:tcMar>
            <w:vAlign w:val="center"/>
          </w:tcPr>
          <w:p w14:paraId="032D2AF5" w14:textId="60710DCA" w:rsidR="005B2991" w:rsidRPr="006940FB" w:rsidRDefault="005B2991" w:rsidP="005B2991">
            <w:pPr>
              <w:pStyle w:val="NoSpacing"/>
              <w:keepNext/>
              <w:keepLines/>
              <w:jc w:val="center"/>
              <w:rPr>
                <w:sz w:val="18"/>
                <w:szCs w:val="18"/>
              </w:rPr>
            </w:pPr>
          </w:p>
        </w:tc>
        <w:tc>
          <w:tcPr>
            <w:tcW w:w="964" w:type="dxa"/>
            <w:tcBorders>
              <w:bottom w:val="single" w:sz="12" w:space="0" w:color="auto"/>
            </w:tcBorders>
            <w:tcMar>
              <w:top w:w="57" w:type="dxa"/>
              <w:left w:w="57" w:type="dxa"/>
              <w:bottom w:w="57" w:type="dxa"/>
              <w:right w:w="57" w:type="dxa"/>
            </w:tcMar>
            <w:vAlign w:val="center"/>
          </w:tcPr>
          <w:p w14:paraId="357C9BFD" w14:textId="77777777" w:rsidR="005B2991" w:rsidRPr="006940FB" w:rsidRDefault="005B2991" w:rsidP="005B2991">
            <w:pPr>
              <w:pStyle w:val="NoSpacing"/>
              <w:keepNext/>
              <w:keepLines/>
              <w:jc w:val="center"/>
              <w:rPr>
                <w:sz w:val="18"/>
                <w:szCs w:val="18"/>
              </w:rPr>
            </w:pPr>
          </w:p>
        </w:tc>
        <w:tc>
          <w:tcPr>
            <w:tcW w:w="964" w:type="dxa"/>
            <w:tcBorders>
              <w:bottom w:val="single" w:sz="12" w:space="0" w:color="auto"/>
            </w:tcBorders>
            <w:tcMar>
              <w:top w:w="57" w:type="dxa"/>
              <w:left w:w="57" w:type="dxa"/>
              <w:bottom w:w="57" w:type="dxa"/>
              <w:right w:w="57" w:type="dxa"/>
            </w:tcMar>
            <w:vAlign w:val="center"/>
          </w:tcPr>
          <w:p w14:paraId="6A8027A0" w14:textId="77777777" w:rsidR="005B2991" w:rsidRPr="006940FB" w:rsidRDefault="005B2991" w:rsidP="005B2991">
            <w:pPr>
              <w:pStyle w:val="NoSpacing"/>
              <w:keepNext/>
              <w:keepLines/>
              <w:jc w:val="center"/>
              <w:rPr>
                <w:sz w:val="18"/>
                <w:szCs w:val="18"/>
              </w:rPr>
            </w:pPr>
          </w:p>
        </w:tc>
        <w:tc>
          <w:tcPr>
            <w:tcW w:w="964" w:type="dxa"/>
            <w:tcBorders>
              <w:bottom w:val="single" w:sz="12" w:space="0" w:color="auto"/>
            </w:tcBorders>
            <w:tcMar>
              <w:top w:w="57" w:type="dxa"/>
              <w:left w:w="57" w:type="dxa"/>
              <w:bottom w:w="57" w:type="dxa"/>
              <w:right w:w="57" w:type="dxa"/>
            </w:tcMar>
            <w:vAlign w:val="center"/>
          </w:tcPr>
          <w:p w14:paraId="51AD236B" w14:textId="77777777" w:rsidR="005B2991" w:rsidRPr="006940FB" w:rsidRDefault="005B2991" w:rsidP="005B2991">
            <w:pPr>
              <w:pStyle w:val="NoSpacing"/>
              <w:keepNext/>
              <w:keepLines/>
              <w:jc w:val="center"/>
              <w:rPr>
                <w:sz w:val="18"/>
                <w:szCs w:val="18"/>
              </w:rPr>
            </w:pPr>
          </w:p>
        </w:tc>
        <w:tc>
          <w:tcPr>
            <w:tcW w:w="1134" w:type="dxa"/>
            <w:tcMar>
              <w:top w:w="57" w:type="dxa"/>
              <w:left w:w="57" w:type="dxa"/>
              <w:bottom w:w="57" w:type="dxa"/>
              <w:right w:w="57" w:type="dxa"/>
            </w:tcMar>
            <w:vAlign w:val="center"/>
          </w:tcPr>
          <w:p w14:paraId="437D77D3" w14:textId="77777777" w:rsidR="005B2991" w:rsidRPr="006940FB" w:rsidRDefault="005B2991" w:rsidP="005B2991">
            <w:pPr>
              <w:pStyle w:val="NoSpacing"/>
              <w:keepNext/>
              <w:keepLines/>
              <w:jc w:val="center"/>
              <w:rPr>
                <w:sz w:val="18"/>
                <w:szCs w:val="18"/>
              </w:rPr>
            </w:pPr>
          </w:p>
        </w:tc>
      </w:tr>
      <w:tr w:rsidR="005B2991" w:rsidRPr="006940FB" w14:paraId="5A077845" w14:textId="36C54204" w:rsidTr="00FC7400">
        <w:trPr>
          <w:trHeight w:val="340"/>
        </w:trPr>
        <w:tc>
          <w:tcPr>
            <w:tcW w:w="1134" w:type="dxa"/>
            <w:tcBorders>
              <w:right w:val="single" w:sz="12" w:space="0" w:color="auto"/>
            </w:tcBorders>
            <w:tcMar>
              <w:top w:w="57" w:type="dxa"/>
              <w:left w:w="57" w:type="dxa"/>
              <w:bottom w:w="57" w:type="dxa"/>
              <w:right w:w="57" w:type="dxa"/>
            </w:tcMar>
            <w:vAlign w:val="center"/>
          </w:tcPr>
          <w:p w14:paraId="20EB3A32" w14:textId="33EDBFA0" w:rsidR="005B2991" w:rsidRPr="006940FB" w:rsidRDefault="005B2991" w:rsidP="005B2991">
            <w:pPr>
              <w:pStyle w:val="NoSpacing"/>
              <w:keepNext/>
              <w:keepLines/>
              <w:jc w:val="center"/>
              <w:rPr>
                <w:sz w:val="18"/>
                <w:szCs w:val="18"/>
              </w:rPr>
            </w:pPr>
            <w:r w:rsidRPr="006940FB">
              <w:rPr>
                <w:sz w:val="18"/>
                <w:szCs w:val="18"/>
              </w:rPr>
              <w:t>Very High</w:t>
            </w:r>
          </w:p>
        </w:tc>
        <w:tc>
          <w:tcPr>
            <w:tcW w:w="964" w:type="dxa"/>
            <w:tcBorders>
              <w:top w:val="single" w:sz="12" w:space="0" w:color="auto"/>
              <w:left w:val="single" w:sz="12" w:space="0" w:color="auto"/>
              <w:bottom w:val="single" w:sz="4" w:space="0" w:color="auto"/>
              <w:right w:val="single" w:sz="4" w:space="0" w:color="auto"/>
            </w:tcBorders>
            <w:shd w:val="clear" w:color="auto" w:fill="FFC000"/>
            <w:tcMar>
              <w:top w:w="57" w:type="dxa"/>
              <w:left w:w="57" w:type="dxa"/>
              <w:bottom w:w="57" w:type="dxa"/>
              <w:right w:w="57" w:type="dxa"/>
            </w:tcMar>
            <w:vAlign w:val="center"/>
          </w:tcPr>
          <w:p w14:paraId="7B244B21" w14:textId="1F1DB0DC" w:rsidR="005B2991" w:rsidRPr="006940FB" w:rsidRDefault="005B2991" w:rsidP="005B2991">
            <w:pPr>
              <w:pStyle w:val="NoSpacing"/>
              <w:keepNext/>
              <w:keepLines/>
              <w:jc w:val="center"/>
              <w:rPr>
                <w:b/>
                <w:bCs/>
                <w:sz w:val="18"/>
                <w:szCs w:val="18"/>
              </w:rPr>
            </w:pPr>
            <w:r w:rsidRPr="006940FB">
              <w:rPr>
                <w:b/>
                <w:bCs/>
                <w:sz w:val="18"/>
                <w:szCs w:val="18"/>
              </w:rPr>
              <w:t>H</w:t>
            </w:r>
          </w:p>
        </w:tc>
        <w:tc>
          <w:tcPr>
            <w:tcW w:w="964" w:type="dxa"/>
            <w:tcBorders>
              <w:top w:val="single" w:sz="12" w:space="0" w:color="auto"/>
              <w:left w:val="single" w:sz="4" w:space="0" w:color="auto"/>
              <w:bottom w:val="single" w:sz="4" w:space="0" w:color="auto"/>
              <w:right w:val="single" w:sz="4" w:space="0" w:color="auto"/>
            </w:tcBorders>
            <w:shd w:val="clear" w:color="auto" w:fill="FFC000"/>
            <w:tcMar>
              <w:top w:w="57" w:type="dxa"/>
              <w:left w:w="57" w:type="dxa"/>
              <w:bottom w:w="57" w:type="dxa"/>
              <w:right w:w="57" w:type="dxa"/>
            </w:tcMar>
            <w:vAlign w:val="center"/>
          </w:tcPr>
          <w:p w14:paraId="3A632F51" w14:textId="375F6DC3" w:rsidR="005B2991" w:rsidRPr="006940FB" w:rsidRDefault="005B2991" w:rsidP="005B2991">
            <w:pPr>
              <w:pStyle w:val="NoSpacing"/>
              <w:keepNext/>
              <w:keepLines/>
              <w:jc w:val="center"/>
              <w:rPr>
                <w:b/>
                <w:bCs/>
                <w:sz w:val="18"/>
                <w:szCs w:val="18"/>
              </w:rPr>
            </w:pPr>
            <w:r w:rsidRPr="006940FB">
              <w:rPr>
                <w:b/>
                <w:bCs/>
                <w:sz w:val="18"/>
                <w:szCs w:val="18"/>
              </w:rPr>
              <w:t>H</w:t>
            </w:r>
          </w:p>
        </w:tc>
        <w:tc>
          <w:tcPr>
            <w:tcW w:w="964" w:type="dxa"/>
            <w:tcBorders>
              <w:top w:val="single" w:sz="12" w:space="0" w:color="auto"/>
              <w:left w:val="single" w:sz="4" w:space="0" w:color="auto"/>
              <w:bottom w:val="single" w:sz="4" w:space="0" w:color="auto"/>
              <w:right w:val="single" w:sz="4" w:space="0" w:color="auto"/>
            </w:tcBorders>
            <w:shd w:val="clear" w:color="auto" w:fill="FF0000"/>
            <w:tcMar>
              <w:top w:w="57" w:type="dxa"/>
              <w:left w:w="57" w:type="dxa"/>
              <w:bottom w:w="57" w:type="dxa"/>
              <w:right w:w="57" w:type="dxa"/>
            </w:tcMar>
            <w:vAlign w:val="center"/>
          </w:tcPr>
          <w:p w14:paraId="0A1B19DC" w14:textId="7AA5DBAF" w:rsidR="005B2991" w:rsidRPr="006940FB" w:rsidRDefault="005B2991" w:rsidP="005B2991">
            <w:pPr>
              <w:pStyle w:val="NoSpacing"/>
              <w:keepNext/>
              <w:keepLines/>
              <w:jc w:val="center"/>
              <w:rPr>
                <w:b/>
                <w:bCs/>
                <w:sz w:val="18"/>
                <w:szCs w:val="18"/>
              </w:rPr>
            </w:pPr>
            <w:r w:rsidRPr="006940FB">
              <w:rPr>
                <w:b/>
                <w:bCs/>
                <w:sz w:val="18"/>
                <w:szCs w:val="18"/>
              </w:rPr>
              <w:t>VH</w:t>
            </w:r>
          </w:p>
        </w:tc>
        <w:tc>
          <w:tcPr>
            <w:tcW w:w="964" w:type="dxa"/>
            <w:tcBorders>
              <w:top w:val="single" w:sz="12" w:space="0" w:color="auto"/>
              <w:left w:val="single" w:sz="4" w:space="0" w:color="auto"/>
              <w:bottom w:val="single" w:sz="4" w:space="0" w:color="auto"/>
              <w:right w:val="single" w:sz="12" w:space="0" w:color="auto"/>
            </w:tcBorders>
            <w:shd w:val="clear" w:color="auto" w:fill="FF0000"/>
            <w:tcMar>
              <w:top w:w="57" w:type="dxa"/>
              <w:left w:w="57" w:type="dxa"/>
              <w:bottom w:w="57" w:type="dxa"/>
              <w:right w:w="57" w:type="dxa"/>
            </w:tcMar>
            <w:vAlign w:val="center"/>
          </w:tcPr>
          <w:p w14:paraId="4CBBC1D2" w14:textId="7EC49E7E" w:rsidR="005B2991" w:rsidRPr="006940FB" w:rsidRDefault="005B2991" w:rsidP="005B2991">
            <w:pPr>
              <w:pStyle w:val="NoSpacing"/>
              <w:keepNext/>
              <w:keepLines/>
              <w:jc w:val="center"/>
              <w:rPr>
                <w:b/>
                <w:bCs/>
                <w:sz w:val="18"/>
                <w:szCs w:val="18"/>
              </w:rPr>
            </w:pPr>
            <w:r w:rsidRPr="006940FB">
              <w:rPr>
                <w:b/>
                <w:bCs/>
                <w:sz w:val="18"/>
                <w:szCs w:val="18"/>
              </w:rPr>
              <w:t>VH</w:t>
            </w:r>
          </w:p>
        </w:tc>
        <w:tc>
          <w:tcPr>
            <w:tcW w:w="1134" w:type="dxa"/>
            <w:tcBorders>
              <w:left w:val="single" w:sz="12" w:space="0" w:color="auto"/>
            </w:tcBorders>
            <w:tcMar>
              <w:top w:w="57" w:type="dxa"/>
              <w:left w:w="57" w:type="dxa"/>
              <w:bottom w:w="57" w:type="dxa"/>
              <w:right w:w="57" w:type="dxa"/>
            </w:tcMar>
            <w:vAlign w:val="center"/>
          </w:tcPr>
          <w:p w14:paraId="488265CD" w14:textId="77777777" w:rsidR="005B2991" w:rsidRPr="006940FB" w:rsidRDefault="005B2991" w:rsidP="005B2991">
            <w:pPr>
              <w:pStyle w:val="NoSpacing"/>
              <w:keepNext/>
              <w:keepLines/>
              <w:jc w:val="center"/>
              <w:rPr>
                <w:sz w:val="18"/>
                <w:szCs w:val="18"/>
              </w:rPr>
            </w:pPr>
          </w:p>
        </w:tc>
      </w:tr>
      <w:tr w:rsidR="005B2991" w:rsidRPr="006940FB" w14:paraId="5DC16CA0" w14:textId="751DA1C9" w:rsidTr="00FC7400">
        <w:trPr>
          <w:trHeight w:val="340"/>
        </w:trPr>
        <w:tc>
          <w:tcPr>
            <w:tcW w:w="1134" w:type="dxa"/>
            <w:tcBorders>
              <w:right w:val="single" w:sz="12" w:space="0" w:color="auto"/>
            </w:tcBorders>
            <w:tcMar>
              <w:top w:w="57" w:type="dxa"/>
              <w:left w:w="57" w:type="dxa"/>
              <w:bottom w:w="57" w:type="dxa"/>
              <w:right w:w="57" w:type="dxa"/>
            </w:tcMar>
            <w:vAlign w:val="center"/>
          </w:tcPr>
          <w:p w14:paraId="342C9584" w14:textId="70BBAFC0" w:rsidR="005B2991" w:rsidRPr="006940FB" w:rsidRDefault="005B2991" w:rsidP="005B2991">
            <w:pPr>
              <w:pStyle w:val="NoSpacing"/>
              <w:keepNext/>
              <w:keepLines/>
              <w:jc w:val="center"/>
              <w:rPr>
                <w:sz w:val="18"/>
                <w:szCs w:val="18"/>
              </w:rPr>
            </w:pPr>
            <w:r w:rsidRPr="006940FB">
              <w:rPr>
                <w:sz w:val="18"/>
                <w:szCs w:val="18"/>
              </w:rPr>
              <w:t>High</w:t>
            </w:r>
          </w:p>
        </w:tc>
        <w:tc>
          <w:tcPr>
            <w:tcW w:w="964" w:type="dxa"/>
            <w:tcBorders>
              <w:top w:val="single" w:sz="4" w:space="0" w:color="auto"/>
              <w:left w:val="single" w:sz="12" w:space="0" w:color="auto"/>
              <w:bottom w:val="single" w:sz="4" w:space="0" w:color="auto"/>
              <w:right w:val="single" w:sz="4" w:space="0" w:color="auto"/>
            </w:tcBorders>
            <w:shd w:val="clear" w:color="auto" w:fill="FFFF00"/>
            <w:tcMar>
              <w:top w:w="57" w:type="dxa"/>
              <w:left w:w="57" w:type="dxa"/>
              <w:bottom w:w="57" w:type="dxa"/>
              <w:right w:w="57" w:type="dxa"/>
            </w:tcMar>
            <w:vAlign w:val="center"/>
          </w:tcPr>
          <w:p w14:paraId="2D70BA1A" w14:textId="511698ED" w:rsidR="005B2991" w:rsidRPr="006940FB" w:rsidRDefault="005B2991" w:rsidP="005B2991">
            <w:pPr>
              <w:pStyle w:val="NoSpacing"/>
              <w:keepNext/>
              <w:keepLines/>
              <w:jc w:val="center"/>
              <w:rPr>
                <w:b/>
                <w:bCs/>
                <w:sz w:val="18"/>
                <w:szCs w:val="18"/>
              </w:rPr>
            </w:pPr>
            <w:r w:rsidRPr="006940FB">
              <w:rPr>
                <w:b/>
                <w:bCs/>
                <w:sz w:val="18"/>
                <w:szCs w:val="18"/>
              </w:rPr>
              <w:t>M</w:t>
            </w:r>
          </w:p>
        </w:tc>
        <w:tc>
          <w:tcPr>
            <w:tcW w:w="964" w:type="dxa"/>
            <w:tcBorders>
              <w:top w:val="single" w:sz="4" w:space="0" w:color="auto"/>
              <w:left w:val="single" w:sz="4" w:space="0" w:color="auto"/>
              <w:bottom w:val="single" w:sz="4" w:space="0" w:color="auto"/>
              <w:right w:val="single" w:sz="4" w:space="0" w:color="auto"/>
            </w:tcBorders>
            <w:shd w:val="clear" w:color="auto" w:fill="FFFF00"/>
            <w:tcMar>
              <w:top w:w="57" w:type="dxa"/>
              <w:left w:w="57" w:type="dxa"/>
              <w:bottom w:w="57" w:type="dxa"/>
              <w:right w:w="57" w:type="dxa"/>
            </w:tcMar>
            <w:vAlign w:val="center"/>
          </w:tcPr>
          <w:p w14:paraId="58A0466B" w14:textId="63029220" w:rsidR="005B2991" w:rsidRPr="006940FB" w:rsidRDefault="005B2991" w:rsidP="005B2991">
            <w:pPr>
              <w:pStyle w:val="NoSpacing"/>
              <w:keepNext/>
              <w:keepLines/>
              <w:jc w:val="center"/>
              <w:rPr>
                <w:b/>
                <w:bCs/>
                <w:sz w:val="18"/>
                <w:szCs w:val="18"/>
              </w:rPr>
            </w:pPr>
            <w:r w:rsidRPr="006940FB">
              <w:rPr>
                <w:b/>
                <w:bCs/>
                <w:sz w:val="18"/>
                <w:szCs w:val="18"/>
              </w:rPr>
              <w:t>M</w:t>
            </w:r>
          </w:p>
        </w:tc>
        <w:tc>
          <w:tcPr>
            <w:tcW w:w="964" w:type="dxa"/>
            <w:tcBorders>
              <w:top w:val="single" w:sz="4" w:space="0" w:color="auto"/>
              <w:left w:val="single" w:sz="4" w:space="0" w:color="auto"/>
              <w:bottom w:val="single" w:sz="4" w:space="0" w:color="auto"/>
              <w:right w:val="single" w:sz="4" w:space="0" w:color="auto"/>
            </w:tcBorders>
            <w:shd w:val="clear" w:color="auto" w:fill="FFC000"/>
            <w:tcMar>
              <w:top w:w="57" w:type="dxa"/>
              <w:left w:w="57" w:type="dxa"/>
              <w:bottom w:w="57" w:type="dxa"/>
              <w:right w:w="57" w:type="dxa"/>
            </w:tcMar>
            <w:vAlign w:val="center"/>
          </w:tcPr>
          <w:p w14:paraId="17BA61F2" w14:textId="47E9CC99" w:rsidR="005B2991" w:rsidRPr="006940FB" w:rsidRDefault="005B2991" w:rsidP="005B2991">
            <w:pPr>
              <w:pStyle w:val="NoSpacing"/>
              <w:keepNext/>
              <w:keepLines/>
              <w:jc w:val="center"/>
              <w:rPr>
                <w:b/>
                <w:bCs/>
                <w:sz w:val="18"/>
                <w:szCs w:val="18"/>
              </w:rPr>
            </w:pPr>
            <w:r w:rsidRPr="006940FB">
              <w:rPr>
                <w:b/>
                <w:bCs/>
                <w:sz w:val="18"/>
                <w:szCs w:val="18"/>
              </w:rPr>
              <w:t>H</w:t>
            </w:r>
          </w:p>
        </w:tc>
        <w:tc>
          <w:tcPr>
            <w:tcW w:w="964" w:type="dxa"/>
            <w:tcBorders>
              <w:top w:val="single" w:sz="4" w:space="0" w:color="auto"/>
              <w:left w:val="single" w:sz="4" w:space="0" w:color="auto"/>
              <w:bottom w:val="single" w:sz="4" w:space="0" w:color="auto"/>
              <w:right w:val="single" w:sz="12" w:space="0" w:color="auto"/>
            </w:tcBorders>
            <w:shd w:val="clear" w:color="auto" w:fill="FF0000"/>
            <w:tcMar>
              <w:top w:w="57" w:type="dxa"/>
              <w:left w:w="57" w:type="dxa"/>
              <w:bottom w:w="57" w:type="dxa"/>
              <w:right w:w="57" w:type="dxa"/>
            </w:tcMar>
            <w:vAlign w:val="center"/>
          </w:tcPr>
          <w:p w14:paraId="644C4A0B" w14:textId="41A690D9" w:rsidR="005B2991" w:rsidRPr="006940FB" w:rsidRDefault="005B2991" w:rsidP="005B2991">
            <w:pPr>
              <w:pStyle w:val="NoSpacing"/>
              <w:keepNext/>
              <w:keepLines/>
              <w:jc w:val="center"/>
              <w:rPr>
                <w:b/>
                <w:bCs/>
                <w:sz w:val="18"/>
                <w:szCs w:val="18"/>
              </w:rPr>
            </w:pPr>
            <w:r w:rsidRPr="006940FB">
              <w:rPr>
                <w:b/>
                <w:bCs/>
                <w:sz w:val="18"/>
                <w:szCs w:val="18"/>
              </w:rPr>
              <w:t>VH</w:t>
            </w:r>
          </w:p>
        </w:tc>
        <w:tc>
          <w:tcPr>
            <w:tcW w:w="1134" w:type="dxa"/>
            <w:tcBorders>
              <w:left w:val="single" w:sz="12" w:space="0" w:color="auto"/>
            </w:tcBorders>
            <w:tcMar>
              <w:top w:w="57" w:type="dxa"/>
              <w:left w:w="57" w:type="dxa"/>
              <w:bottom w:w="57" w:type="dxa"/>
              <w:right w:w="57" w:type="dxa"/>
            </w:tcMar>
            <w:vAlign w:val="center"/>
          </w:tcPr>
          <w:p w14:paraId="0CD49508" w14:textId="77777777" w:rsidR="005B2991" w:rsidRPr="006940FB" w:rsidRDefault="005B2991" w:rsidP="005B2991">
            <w:pPr>
              <w:pStyle w:val="NoSpacing"/>
              <w:keepNext/>
              <w:keepLines/>
              <w:jc w:val="center"/>
              <w:rPr>
                <w:sz w:val="18"/>
                <w:szCs w:val="18"/>
              </w:rPr>
            </w:pPr>
          </w:p>
        </w:tc>
      </w:tr>
      <w:tr w:rsidR="005B2991" w:rsidRPr="006940FB" w14:paraId="795320F4" w14:textId="51042723" w:rsidTr="00FC7400">
        <w:trPr>
          <w:trHeight w:val="340"/>
        </w:trPr>
        <w:tc>
          <w:tcPr>
            <w:tcW w:w="1134" w:type="dxa"/>
            <w:tcBorders>
              <w:right w:val="single" w:sz="12" w:space="0" w:color="auto"/>
            </w:tcBorders>
            <w:tcMar>
              <w:top w:w="57" w:type="dxa"/>
              <w:left w:w="57" w:type="dxa"/>
              <w:bottom w:w="57" w:type="dxa"/>
              <w:right w:w="57" w:type="dxa"/>
            </w:tcMar>
            <w:vAlign w:val="center"/>
          </w:tcPr>
          <w:p w14:paraId="7F88ADDF" w14:textId="3D0DB8B9" w:rsidR="005B2991" w:rsidRPr="006940FB" w:rsidRDefault="005B2991" w:rsidP="005B2991">
            <w:pPr>
              <w:pStyle w:val="NoSpacing"/>
              <w:keepNext/>
              <w:keepLines/>
              <w:jc w:val="center"/>
              <w:rPr>
                <w:sz w:val="18"/>
                <w:szCs w:val="18"/>
              </w:rPr>
            </w:pPr>
            <w:r w:rsidRPr="006940FB">
              <w:rPr>
                <w:sz w:val="18"/>
                <w:szCs w:val="18"/>
              </w:rPr>
              <w:t>Medium</w:t>
            </w:r>
          </w:p>
        </w:tc>
        <w:tc>
          <w:tcPr>
            <w:tcW w:w="964" w:type="dxa"/>
            <w:tcBorders>
              <w:top w:val="single" w:sz="4" w:space="0" w:color="auto"/>
              <w:left w:val="single" w:sz="12" w:space="0" w:color="auto"/>
              <w:bottom w:val="single" w:sz="4" w:space="0" w:color="auto"/>
              <w:right w:val="single" w:sz="4" w:space="0" w:color="auto"/>
            </w:tcBorders>
            <w:shd w:val="clear" w:color="auto" w:fill="92D050"/>
            <w:tcMar>
              <w:top w:w="57" w:type="dxa"/>
              <w:left w:w="57" w:type="dxa"/>
              <w:bottom w:w="57" w:type="dxa"/>
              <w:right w:w="57" w:type="dxa"/>
            </w:tcMar>
            <w:vAlign w:val="center"/>
          </w:tcPr>
          <w:p w14:paraId="39833348" w14:textId="6AF58DFE" w:rsidR="005B2991" w:rsidRPr="006940FB" w:rsidRDefault="005B2991" w:rsidP="005B2991">
            <w:pPr>
              <w:pStyle w:val="NoSpacing"/>
              <w:keepNext/>
              <w:keepLines/>
              <w:jc w:val="center"/>
              <w:rPr>
                <w:b/>
                <w:bCs/>
                <w:sz w:val="18"/>
                <w:szCs w:val="18"/>
              </w:rPr>
            </w:pPr>
            <w:r w:rsidRPr="006940FB">
              <w:rPr>
                <w:b/>
                <w:bCs/>
                <w:sz w:val="18"/>
                <w:szCs w:val="18"/>
              </w:rPr>
              <w:t>L</w:t>
            </w:r>
          </w:p>
        </w:tc>
        <w:tc>
          <w:tcPr>
            <w:tcW w:w="964" w:type="dxa"/>
            <w:tcBorders>
              <w:top w:val="single" w:sz="4" w:space="0" w:color="auto"/>
              <w:left w:val="single" w:sz="4" w:space="0" w:color="auto"/>
              <w:bottom w:val="single" w:sz="4" w:space="0" w:color="auto"/>
              <w:right w:val="single" w:sz="4" w:space="0" w:color="auto"/>
            </w:tcBorders>
            <w:shd w:val="clear" w:color="auto" w:fill="92D050"/>
            <w:tcMar>
              <w:top w:w="57" w:type="dxa"/>
              <w:left w:w="57" w:type="dxa"/>
              <w:bottom w:w="57" w:type="dxa"/>
              <w:right w:w="57" w:type="dxa"/>
            </w:tcMar>
            <w:vAlign w:val="center"/>
          </w:tcPr>
          <w:p w14:paraId="05A36985" w14:textId="74ACCFFB" w:rsidR="005B2991" w:rsidRPr="006940FB" w:rsidRDefault="005B2991" w:rsidP="005B2991">
            <w:pPr>
              <w:pStyle w:val="NoSpacing"/>
              <w:keepNext/>
              <w:keepLines/>
              <w:jc w:val="center"/>
              <w:rPr>
                <w:b/>
                <w:bCs/>
                <w:sz w:val="18"/>
                <w:szCs w:val="18"/>
              </w:rPr>
            </w:pPr>
            <w:r w:rsidRPr="006940FB">
              <w:rPr>
                <w:b/>
                <w:bCs/>
                <w:sz w:val="18"/>
                <w:szCs w:val="18"/>
              </w:rPr>
              <w:t>L</w:t>
            </w:r>
          </w:p>
        </w:tc>
        <w:tc>
          <w:tcPr>
            <w:tcW w:w="964" w:type="dxa"/>
            <w:tcBorders>
              <w:top w:val="single" w:sz="4" w:space="0" w:color="auto"/>
              <w:left w:val="single" w:sz="4" w:space="0" w:color="auto"/>
              <w:bottom w:val="single" w:sz="4" w:space="0" w:color="auto"/>
              <w:right w:val="single" w:sz="4" w:space="0" w:color="auto"/>
            </w:tcBorders>
            <w:shd w:val="clear" w:color="auto" w:fill="FFFF00"/>
            <w:tcMar>
              <w:top w:w="57" w:type="dxa"/>
              <w:left w:w="57" w:type="dxa"/>
              <w:bottom w:w="57" w:type="dxa"/>
              <w:right w:w="57" w:type="dxa"/>
            </w:tcMar>
            <w:vAlign w:val="center"/>
          </w:tcPr>
          <w:p w14:paraId="200C92ED" w14:textId="6F5AE584" w:rsidR="005B2991" w:rsidRPr="006940FB" w:rsidRDefault="005B2991" w:rsidP="005B2991">
            <w:pPr>
              <w:pStyle w:val="NoSpacing"/>
              <w:keepNext/>
              <w:keepLines/>
              <w:jc w:val="center"/>
              <w:rPr>
                <w:b/>
                <w:bCs/>
                <w:sz w:val="18"/>
                <w:szCs w:val="18"/>
              </w:rPr>
            </w:pPr>
            <w:r w:rsidRPr="006940FB">
              <w:rPr>
                <w:b/>
                <w:bCs/>
                <w:sz w:val="18"/>
                <w:szCs w:val="18"/>
              </w:rPr>
              <w:t>M</w:t>
            </w:r>
          </w:p>
        </w:tc>
        <w:tc>
          <w:tcPr>
            <w:tcW w:w="964" w:type="dxa"/>
            <w:tcBorders>
              <w:top w:val="single" w:sz="4" w:space="0" w:color="auto"/>
              <w:left w:val="single" w:sz="4" w:space="0" w:color="auto"/>
              <w:bottom w:val="single" w:sz="4" w:space="0" w:color="auto"/>
              <w:right w:val="single" w:sz="12" w:space="0" w:color="auto"/>
            </w:tcBorders>
            <w:shd w:val="clear" w:color="auto" w:fill="FFC000"/>
            <w:tcMar>
              <w:top w:w="57" w:type="dxa"/>
              <w:left w:w="57" w:type="dxa"/>
              <w:bottom w:w="57" w:type="dxa"/>
              <w:right w:w="57" w:type="dxa"/>
            </w:tcMar>
            <w:vAlign w:val="center"/>
          </w:tcPr>
          <w:p w14:paraId="4299C76D" w14:textId="2E0FBCFC" w:rsidR="005B2991" w:rsidRPr="006940FB" w:rsidRDefault="005B2991" w:rsidP="005B2991">
            <w:pPr>
              <w:pStyle w:val="NoSpacing"/>
              <w:keepNext/>
              <w:keepLines/>
              <w:jc w:val="center"/>
              <w:rPr>
                <w:b/>
                <w:bCs/>
                <w:sz w:val="18"/>
                <w:szCs w:val="18"/>
              </w:rPr>
            </w:pPr>
            <w:r w:rsidRPr="006940FB">
              <w:rPr>
                <w:b/>
                <w:bCs/>
                <w:sz w:val="18"/>
                <w:szCs w:val="18"/>
              </w:rPr>
              <w:t>H</w:t>
            </w:r>
          </w:p>
        </w:tc>
        <w:tc>
          <w:tcPr>
            <w:tcW w:w="1134" w:type="dxa"/>
            <w:tcBorders>
              <w:left w:val="single" w:sz="12" w:space="0" w:color="auto"/>
            </w:tcBorders>
            <w:tcMar>
              <w:top w:w="57" w:type="dxa"/>
              <w:left w:w="57" w:type="dxa"/>
              <w:bottom w:w="57" w:type="dxa"/>
              <w:right w:w="57" w:type="dxa"/>
            </w:tcMar>
            <w:vAlign w:val="center"/>
          </w:tcPr>
          <w:p w14:paraId="275E5504" w14:textId="77777777" w:rsidR="005B2991" w:rsidRPr="006940FB" w:rsidRDefault="005B2991" w:rsidP="005B2991">
            <w:pPr>
              <w:pStyle w:val="NoSpacing"/>
              <w:keepNext/>
              <w:keepLines/>
              <w:jc w:val="center"/>
              <w:rPr>
                <w:sz w:val="18"/>
                <w:szCs w:val="18"/>
              </w:rPr>
            </w:pPr>
          </w:p>
        </w:tc>
      </w:tr>
      <w:tr w:rsidR="005B2991" w:rsidRPr="006940FB" w14:paraId="589F4F69" w14:textId="164A7C9F" w:rsidTr="00FC7400">
        <w:trPr>
          <w:trHeight w:val="340"/>
        </w:trPr>
        <w:tc>
          <w:tcPr>
            <w:tcW w:w="1134" w:type="dxa"/>
            <w:tcBorders>
              <w:right w:val="single" w:sz="12" w:space="0" w:color="auto"/>
            </w:tcBorders>
            <w:tcMar>
              <w:top w:w="57" w:type="dxa"/>
              <w:left w:w="57" w:type="dxa"/>
              <w:bottom w:w="57" w:type="dxa"/>
              <w:right w:w="57" w:type="dxa"/>
            </w:tcMar>
            <w:vAlign w:val="center"/>
          </w:tcPr>
          <w:p w14:paraId="05241BA4" w14:textId="45D0BFCB" w:rsidR="005B2991" w:rsidRPr="006940FB" w:rsidRDefault="005B2991" w:rsidP="005B2991">
            <w:pPr>
              <w:pStyle w:val="NoSpacing"/>
              <w:keepNext/>
              <w:keepLines/>
              <w:jc w:val="center"/>
              <w:rPr>
                <w:sz w:val="18"/>
                <w:szCs w:val="18"/>
              </w:rPr>
            </w:pPr>
            <w:r w:rsidRPr="006940FB">
              <w:rPr>
                <w:sz w:val="18"/>
                <w:szCs w:val="18"/>
              </w:rPr>
              <w:t>Low</w:t>
            </w:r>
          </w:p>
        </w:tc>
        <w:tc>
          <w:tcPr>
            <w:tcW w:w="964" w:type="dxa"/>
            <w:tcBorders>
              <w:top w:val="single" w:sz="4" w:space="0" w:color="auto"/>
              <w:left w:val="single" w:sz="12" w:space="0" w:color="auto"/>
              <w:bottom w:val="single" w:sz="12" w:space="0" w:color="auto"/>
              <w:right w:val="single" w:sz="4" w:space="0" w:color="auto"/>
            </w:tcBorders>
            <w:shd w:val="clear" w:color="auto" w:fill="92D050"/>
            <w:tcMar>
              <w:top w:w="57" w:type="dxa"/>
              <w:left w:w="57" w:type="dxa"/>
              <w:bottom w:w="57" w:type="dxa"/>
              <w:right w:w="57" w:type="dxa"/>
            </w:tcMar>
            <w:vAlign w:val="center"/>
          </w:tcPr>
          <w:p w14:paraId="554524BD" w14:textId="69553791" w:rsidR="005B2991" w:rsidRPr="006940FB" w:rsidRDefault="005B2991" w:rsidP="005B2991">
            <w:pPr>
              <w:pStyle w:val="NoSpacing"/>
              <w:keepNext/>
              <w:keepLines/>
              <w:jc w:val="center"/>
              <w:rPr>
                <w:b/>
                <w:bCs/>
                <w:sz w:val="18"/>
                <w:szCs w:val="18"/>
              </w:rPr>
            </w:pPr>
            <w:r w:rsidRPr="006940FB">
              <w:rPr>
                <w:b/>
                <w:bCs/>
                <w:sz w:val="18"/>
                <w:szCs w:val="18"/>
              </w:rPr>
              <w:t>L</w:t>
            </w:r>
          </w:p>
        </w:tc>
        <w:tc>
          <w:tcPr>
            <w:tcW w:w="964" w:type="dxa"/>
            <w:tcBorders>
              <w:top w:val="single" w:sz="4" w:space="0" w:color="auto"/>
              <w:left w:val="single" w:sz="4" w:space="0" w:color="auto"/>
              <w:bottom w:val="single" w:sz="12" w:space="0" w:color="auto"/>
              <w:right w:val="single" w:sz="4" w:space="0" w:color="auto"/>
            </w:tcBorders>
            <w:shd w:val="clear" w:color="auto" w:fill="92D050"/>
            <w:tcMar>
              <w:top w:w="57" w:type="dxa"/>
              <w:left w:w="57" w:type="dxa"/>
              <w:bottom w:w="57" w:type="dxa"/>
              <w:right w:w="57" w:type="dxa"/>
            </w:tcMar>
            <w:vAlign w:val="center"/>
          </w:tcPr>
          <w:p w14:paraId="03573A6F" w14:textId="24B3C1C7" w:rsidR="005B2991" w:rsidRPr="006940FB" w:rsidRDefault="005B2991" w:rsidP="005B2991">
            <w:pPr>
              <w:pStyle w:val="NoSpacing"/>
              <w:keepNext/>
              <w:keepLines/>
              <w:jc w:val="center"/>
              <w:rPr>
                <w:b/>
                <w:bCs/>
                <w:sz w:val="18"/>
                <w:szCs w:val="18"/>
              </w:rPr>
            </w:pPr>
            <w:r w:rsidRPr="006940FB">
              <w:rPr>
                <w:b/>
                <w:bCs/>
                <w:sz w:val="18"/>
                <w:szCs w:val="18"/>
              </w:rPr>
              <w:t>L</w:t>
            </w:r>
          </w:p>
        </w:tc>
        <w:tc>
          <w:tcPr>
            <w:tcW w:w="964" w:type="dxa"/>
            <w:tcBorders>
              <w:top w:val="single" w:sz="4" w:space="0" w:color="auto"/>
              <w:left w:val="single" w:sz="4" w:space="0" w:color="auto"/>
              <w:bottom w:val="single" w:sz="12" w:space="0" w:color="auto"/>
              <w:right w:val="single" w:sz="4" w:space="0" w:color="auto"/>
            </w:tcBorders>
            <w:shd w:val="clear" w:color="auto" w:fill="FFFF00"/>
            <w:tcMar>
              <w:top w:w="57" w:type="dxa"/>
              <w:left w:w="57" w:type="dxa"/>
              <w:bottom w:w="57" w:type="dxa"/>
              <w:right w:w="57" w:type="dxa"/>
            </w:tcMar>
            <w:vAlign w:val="center"/>
          </w:tcPr>
          <w:p w14:paraId="6D64E6D3" w14:textId="0D23F44A" w:rsidR="005B2991" w:rsidRPr="006940FB" w:rsidRDefault="005B2991" w:rsidP="005B2991">
            <w:pPr>
              <w:pStyle w:val="NoSpacing"/>
              <w:keepNext/>
              <w:keepLines/>
              <w:jc w:val="center"/>
              <w:rPr>
                <w:b/>
                <w:bCs/>
                <w:sz w:val="18"/>
                <w:szCs w:val="18"/>
              </w:rPr>
            </w:pPr>
            <w:r w:rsidRPr="006940FB">
              <w:rPr>
                <w:b/>
                <w:bCs/>
                <w:sz w:val="18"/>
                <w:szCs w:val="18"/>
              </w:rPr>
              <w:t>M</w:t>
            </w:r>
          </w:p>
        </w:tc>
        <w:tc>
          <w:tcPr>
            <w:tcW w:w="964" w:type="dxa"/>
            <w:tcBorders>
              <w:top w:val="single" w:sz="4" w:space="0" w:color="auto"/>
              <w:left w:val="single" w:sz="4" w:space="0" w:color="auto"/>
              <w:bottom w:val="single" w:sz="12" w:space="0" w:color="auto"/>
              <w:right w:val="single" w:sz="12" w:space="0" w:color="auto"/>
            </w:tcBorders>
            <w:shd w:val="clear" w:color="auto" w:fill="FFFF00"/>
            <w:tcMar>
              <w:top w:w="57" w:type="dxa"/>
              <w:left w:w="57" w:type="dxa"/>
              <w:bottom w:w="57" w:type="dxa"/>
              <w:right w:w="57" w:type="dxa"/>
            </w:tcMar>
            <w:vAlign w:val="center"/>
          </w:tcPr>
          <w:p w14:paraId="71B76BFD" w14:textId="2CD1D575" w:rsidR="005B2991" w:rsidRPr="006940FB" w:rsidRDefault="005B2991" w:rsidP="005B2991">
            <w:pPr>
              <w:pStyle w:val="NoSpacing"/>
              <w:keepNext/>
              <w:keepLines/>
              <w:jc w:val="center"/>
              <w:rPr>
                <w:b/>
                <w:bCs/>
                <w:sz w:val="18"/>
                <w:szCs w:val="18"/>
              </w:rPr>
            </w:pPr>
            <w:r w:rsidRPr="006940FB">
              <w:rPr>
                <w:b/>
                <w:bCs/>
                <w:sz w:val="18"/>
                <w:szCs w:val="18"/>
              </w:rPr>
              <w:t>M</w:t>
            </w:r>
          </w:p>
        </w:tc>
        <w:tc>
          <w:tcPr>
            <w:tcW w:w="1134" w:type="dxa"/>
            <w:tcBorders>
              <w:left w:val="single" w:sz="12" w:space="0" w:color="auto"/>
            </w:tcBorders>
            <w:tcMar>
              <w:top w:w="57" w:type="dxa"/>
              <w:left w:w="57" w:type="dxa"/>
              <w:bottom w:w="57" w:type="dxa"/>
              <w:right w:w="57" w:type="dxa"/>
            </w:tcMar>
            <w:vAlign w:val="center"/>
          </w:tcPr>
          <w:p w14:paraId="429B9C9B" w14:textId="77777777" w:rsidR="005B2991" w:rsidRPr="006940FB" w:rsidRDefault="005B2991" w:rsidP="005B2991">
            <w:pPr>
              <w:pStyle w:val="NoSpacing"/>
              <w:keepNext/>
              <w:keepLines/>
              <w:jc w:val="center"/>
              <w:rPr>
                <w:sz w:val="18"/>
                <w:szCs w:val="18"/>
              </w:rPr>
            </w:pPr>
          </w:p>
        </w:tc>
      </w:tr>
      <w:tr w:rsidR="005B2991" w:rsidRPr="006940FB" w14:paraId="357FD674" w14:textId="01C8ED24" w:rsidTr="00FC7400">
        <w:trPr>
          <w:trHeight w:val="340"/>
        </w:trPr>
        <w:tc>
          <w:tcPr>
            <w:tcW w:w="1134" w:type="dxa"/>
            <w:tcMar>
              <w:top w:w="57" w:type="dxa"/>
              <w:left w:w="57" w:type="dxa"/>
              <w:bottom w:w="57" w:type="dxa"/>
              <w:right w:w="57" w:type="dxa"/>
            </w:tcMar>
            <w:vAlign w:val="center"/>
          </w:tcPr>
          <w:p w14:paraId="72B6466F" w14:textId="30DD1EE6" w:rsidR="005B2991" w:rsidRPr="006940FB" w:rsidRDefault="005B2991" w:rsidP="005B2991">
            <w:pPr>
              <w:pStyle w:val="NoSpacing"/>
              <w:keepNext/>
              <w:keepLines/>
              <w:jc w:val="center"/>
              <w:rPr>
                <w:sz w:val="18"/>
                <w:szCs w:val="18"/>
              </w:rPr>
            </w:pPr>
          </w:p>
        </w:tc>
        <w:tc>
          <w:tcPr>
            <w:tcW w:w="964" w:type="dxa"/>
            <w:tcBorders>
              <w:top w:val="single" w:sz="12" w:space="0" w:color="auto"/>
            </w:tcBorders>
            <w:tcMar>
              <w:top w:w="57" w:type="dxa"/>
              <w:left w:w="57" w:type="dxa"/>
              <w:bottom w:w="57" w:type="dxa"/>
              <w:right w:w="57" w:type="dxa"/>
            </w:tcMar>
            <w:vAlign w:val="center"/>
          </w:tcPr>
          <w:p w14:paraId="55B9019D" w14:textId="598EC82B" w:rsidR="005B2991" w:rsidRPr="006940FB" w:rsidRDefault="005B2991" w:rsidP="005B2991">
            <w:pPr>
              <w:pStyle w:val="NoSpacing"/>
              <w:keepNext/>
              <w:keepLines/>
              <w:jc w:val="center"/>
              <w:rPr>
                <w:sz w:val="18"/>
                <w:szCs w:val="18"/>
              </w:rPr>
            </w:pPr>
            <w:r w:rsidRPr="006940FB">
              <w:rPr>
                <w:sz w:val="18"/>
                <w:szCs w:val="18"/>
              </w:rPr>
              <w:t>Low</w:t>
            </w:r>
          </w:p>
        </w:tc>
        <w:tc>
          <w:tcPr>
            <w:tcW w:w="964" w:type="dxa"/>
            <w:tcBorders>
              <w:top w:val="single" w:sz="12" w:space="0" w:color="auto"/>
            </w:tcBorders>
            <w:tcMar>
              <w:top w:w="57" w:type="dxa"/>
              <w:left w:w="57" w:type="dxa"/>
              <w:bottom w:w="57" w:type="dxa"/>
              <w:right w:w="57" w:type="dxa"/>
            </w:tcMar>
            <w:vAlign w:val="center"/>
          </w:tcPr>
          <w:p w14:paraId="04E05737" w14:textId="3BE0B760" w:rsidR="005B2991" w:rsidRPr="006940FB" w:rsidRDefault="005B2991" w:rsidP="005B2991">
            <w:pPr>
              <w:pStyle w:val="NoSpacing"/>
              <w:keepNext/>
              <w:keepLines/>
              <w:jc w:val="center"/>
              <w:rPr>
                <w:sz w:val="18"/>
                <w:szCs w:val="18"/>
              </w:rPr>
            </w:pPr>
            <w:r w:rsidRPr="006940FB">
              <w:rPr>
                <w:sz w:val="18"/>
                <w:szCs w:val="18"/>
              </w:rPr>
              <w:t>Medium</w:t>
            </w:r>
          </w:p>
        </w:tc>
        <w:tc>
          <w:tcPr>
            <w:tcW w:w="964" w:type="dxa"/>
            <w:tcBorders>
              <w:top w:val="single" w:sz="12" w:space="0" w:color="auto"/>
            </w:tcBorders>
            <w:tcMar>
              <w:top w:w="57" w:type="dxa"/>
              <w:left w:w="57" w:type="dxa"/>
              <w:bottom w:w="57" w:type="dxa"/>
              <w:right w:w="57" w:type="dxa"/>
            </w:tcMar>
            <w:vAlign w:val="center"/>
          </w:tcPr>
          <w:p w14:paraId="2957290D" w14:textId="5FE41C18" w:rsidR="005B2991" w:rsidRPr="006940FB" w:rsidRDefault="005B2991" w:rsidP="005B2991">
            <w:pPr>
              <w:pStyle w:val="NoSpacing"/>
              <w:keepNext/>
              <w:keepLines/>
              <w:jc w:val="center"/>
              <w:rPr>
                <w:sz w:val="18"/>
                <w:szCs w:val="18"/>
              </w:rPr>
            </w:pPr>
            <w:r w:rsidRPr="006940FB">
              <w:rPr>
                <w:sz w:val="18"/>
                <w:szCs w:val="18"/>
              </w:rPr>
              <w:t>High</w:t>
            </w:r>
          </w:p>
        </w:tc>
        <w:tc>
          <w:tcPr>
            <w:tcW w:w="964" w:type="dxa"/>
            <w:tcBorders>
              <w:top w:val="single" w:sz="12" w:space="0" w:color="auto"/>
            </w:tcBorders>
            <w:tcMar>
              <w:top w:w="57" w:type="dxa"/>
              <w:left w:w="57" w:type="dxa"/>
              <w:bottom w:w="57" w:type="dxa"/>
              <w:right w:w="57" w:type="dxa"/>
            </w:tcMar>
            <w:vAlign w:val="center"/>
          </w:tcPr>
          <w:p w14:paraId="683673B8" w14:textId="6CFBCD7B" w:rsidR="005B2991" w:rsidRPr="006940FB" w:rsidRDefault="005B2991" w:rsidP="005B2991">
            <w:pPr>
              <w:pStyle w:val="NoSpacing"/>
              <w:keepNext/>
              <w:keepLines/>
              <w:jc w:val="center"/>
              <w:rPr>
                <w:sz w:val="18"/>
                <w:szCs w:val="18"/>
              </w:rPr>
            </w:pPr>
            <w:r w:rsidRPr="006940FB">
              <w:rPr>
                <w:sz w:val="18"/>
                <w:szCs w:val="18"/>
              </w:rPr>
              <w:t>Very High</w:t>
            </w:r>
          </w:p>
        </w:tc>
        <w:tc>
          <w:tcPr>
            <w:tcW w:w="1134" w:type="dxa"/>
            <w:tcMar>
              <w:top w:w="57" w:type="dxa"/>
              <w:left w:w="57" w:type="dxa"/>
              <w:bottom w:w="57" w:type="dxa"/>
              <w:right w:w="57" w:type="dxa"/>
            </w:tcMar>
            <w:vAlign w:val="center"/>
          </w:tcPr>
          <w:p w14:paraId="143E37A0" w14:textId="0CA06747" w:rsidR="005B2991" w:rsidRPr="006940FB" w:rsidRDefault="005B2991" w:rsidP="005B2991">
            <w:pPr>
              <w:pStyle w:val="NoSpacing"/>
              <w:keepNext/>
              <w:keepLines/>
              <w:jc w:val="center"/>
              <w:rPr>
                <w:b/>
                <w:bCs/>
                <w:sz w:val="18"/>
                <w:szCs w:val="18"/>
              </w:rPr>
            </w:pPr>
            <w:r w:rsidRPr="006940FB">
              <w:rPr>
                <w:b/>
                <w:bCs/>
                <w:sz w:val="18"/>
                <w:szCs w:val="18"/>
              </w:rPr>
              <w:t>Probability</w:t>
            </w:r>
          </w:p>
        </w:tc>
      </w:tr>
    </w:tbl>
    <w:p w14:paraId="1074A7E6" w14:textId="77777777" w:rsidR="005267D3" w:rsidRPr="006940FB" w:rsidRDefault="005267D3" w:rsidP="003950A2"/>
    <w:p w14:paraId="7924F289" w14:textId="33BE5A79" w:rsidR="006C3EE8" w:rsidRPr="006940FB" w:rsidRDefault="006C3EE8" w:rsidP="006C3EE8">
      <w:r w:rsidRPr="006940FB">
        <w:t xml:space="preserve">The matrix is aligned with Presentation, </w:t>
      </w:r>
      <w:hyperlink r:id="rId27" w:history="1">
        <w:r w:rsidR="006569DF" w:rsidRPr="006940FB">
          <w:rPr>
            <w:rStyle w:val="Hyperlink"/>
          </w:rPr>
          <w:t xml:space="preserve">GFFI-24:004751 </w:t>
        </w:r>
        <w:proofErr w:type="spellStart"/>
        <w:r w:rsidR="006569DF" w:rsidRPr="006940FB">
          <w:rPr>
            <w:rStyle w:val="Hyperlink"/>
          </w:rPr>
          <w:t>Uen</w:t>
        </w:r>
        <w:proofErr w:type="spellEnd"/>
      </w:hyperlink>
      <w:r w:rsidRPr="006940FB">
        <w:t xml:space="preserve">, </w:t>
      </w:r>
      <w:r w:rsidR="002F49C2" w:rsidRPr="006940FB">
        <w:t>Ericsson’s ERM Framework</w:t>
      </w:r>
      <w:r w:rsidRPr="006940FB">
        <w:t xml:space="preserve"> </w:t>
      </w:r>
      <w:r w:rsidRPr="006940FB">
        <w:fldChar w:fldCharType="begin"/>
      </w:r>
      <w:r w:rsidRPr="006940FB">
        <w:instrText xml:space="preserve"> REF _Ref118273191 \r \h </w:instrText>
      </w:r>
      <w:r w:rsidRPr="006940FB">
        <w:fldChar w:fldCharType="separate"/>
      </w:r>
      <w:r w:rsidR="006940FB">
        <w:t>[11]</w:t>
      </w:r>
      <w:r w:rsidRPr="006940FB">
        <w:fldChar w:fldCharType="end"/>
      </w:r>
      <w:r w:rsidRPr="006940FB">
        <w:t xml:space="preserve">, and Instruction, </w:t>
      </w:r>
      <w:hyperlink r:id="rId28" w:history="1">
        <w:r w:rsidRPr="006940FB">
          <w:rPr>
            <w:rStyle w:val="Hyperlink"/>
          </w:rPr>
          <w:t xml:space="preserve">GFFI-21:031779 </w:t>
        </w:r>
        <w:proofErr w:type="spellStart"/>
        <w:r w:rsidRPr="006940FB">
          <w:rPr>
            <w:rStyle w:val="Hyperlink"/>
          </w:rPr>
          <w:t>Uen</w:t>
        </w:r>
        <w:proofErr w:type="spellEnd"/>
      </w:hyperlink>
      <w:r w:rsidRPr="006940FB">
        <w:t xml:space="preserve">, Information Security Risk Management </w:t>
      </w:r>
      <w:r w:rsidRPr="006940FB">
        <w:fldChar w:fldCharType="begin"/>
      </w:r>
      <w:r w:rsidRPr="006940FB">
        <w:instrText xml:space="preserve"> REF _Ref118273197 \r \h </w:instrText>
      </w:r>
      <w:r w:rsidRPr="006940FB">
        <w:fldChar w:fldCharType="separate"/>
      </w:r>
      <w:r w:rsidR="006940FB">
        <w:t>[12]</w:t>
      </w:r>
      <w:r w:rsidRPr="006940FB">
        <w:fldChar w:fldCharType="end"/>
      </w:r>
      <w:r w:rsidRPr="006940FB">
        <w:t>.</w:t>
      </w:r>
    </w:p>
    <w:p w14:paraId="478F1299" w14:textId="746637B9" w:rsidR="00FF6052" w:rsidRPr="006940FB" w:rsidRDefault="00FF6052" w:rsidP="003950A2">
      <w:r w:rsidRPr="006940FB">
        <w:t>The risk levels are used in prioritizing risks and highlighting the unacceptable risks.</w:t>
      </w:r>
    </w:p>
    <w:p w14:paraId="56C96221" w14:textId="38E117B7" w:rsidR="00FF6052" w:rsidRPr="006940FB" w:rsidRDefault="00FF6052" w:rsidP="003950A2">
      <w:pPr>
        <w:keepNext/>
        <w:rPr>
          <w:b/>
          <w:u w:val="single"/>
        </w:rPr>
      </w:pPr>
      <w:r w:rsidRPr="006940FB">
        <w:rPr>
          <w:b/>
          <w:u w:val="single"/>
        </w:rPr>
        <w:t>Risk Level Descriptions</w:t>
      </w:r>
    </w:p>
    <w:p w14:paraId="06C67112" w14:textId="6416E9A5" w:rsidR="00FF6052" w:rsidRPr="006940FB" w:rsidRDefault="00FF6052" w:rsidP="009E1F8C">
      <w:pPr>
        <w:pStyle w:val="ListBullet2"/>
        <w:numPr>
          <w:ilvl w:val="0"/>
          <w:numId w:val="44"/>
        </w:numPr>
        <w:tabs>
          <w:tab w:val="left" w:pos="1304"/>
        </w:tabs>
      </w:pPr>
      <w:r w:rsidRPr="006940FB">
        <w:t>VH stands for Very High risk which has severe impact and is likely to occur. Risk is unacceptable and actions must be taken</w:t>
      </w:r>
      <w:r w:rsidR="00C01B3C" w:rsidRPr="006940FB">
        <w:t xml:space="preserve"> with highest priority</w:t>
      </w:r>
      <w:r w:rsidRPr="006940FB">
        <w:t>.</w:t>
      </w:r>
    </w:p>
    <w:p w14:paraId="05EC744B" w14:textId="66317976" w:rsidR="00FF6052" w:rsidRPr="006940FB" w:rsidRDefault="00FF6052" w:rsidP="009E1F8C">
      <w:pPr>
        <w:pStyle w:val="ListBullet2"/>
        <w:numPr>
          <w:ilvl w:val="0"/>
          <w:numId w:val="44"/>
        </w:numPr>
        <w:tabs>
          <w:tab w:val="left" w:pos="1304"/>
        </w:tabs>
      </w:pPr>
      <w:r w:rsidRPr="006940FB">
        <w:t xml:space="preserve">H stands for High risk which has either unlikely but </w:t>
      </w:r>
      <w:r w:rsidR="0F87DBA8" w:rsidRPr="006940FB">
        <w:t xml:space="preserve">with </w:t>
      </w:r>
      <w:r w:rsidRPr="006940FB">
        <w:t xml:space="preserve">severe impact or likely but </w:t>
      </w:r>
      <w:r w:rsidR="440447D3" w:rsidRPr="006940FB">
        <w:t xml:space="preserve">with </w:t>
      </w:r>
      <w:r w:rsidRPr="006940FB">
        <w:t>less than severe impact. Risk is unacceptable and actions should be taken.</w:t>
      </w:r>
    </w:p>
    <w:p w14:paraId="5B360FED" w14:textId="77777777" w:rsidR="00FF6052" w:rsidRPr="006940FB" w:rsidRDefault="00FF6052" w:rsidP="009E1F8C">
      <w:pPr>
        <w:pStyle w:val="ListBullet2"/>
        <w:numPr>
          <w:ilvl w:val="0"/>
          <w:numId w:val="44"/>
        </w:numPr>
        <w:tabs>
          <w:tab w:val="left" w:pos="1304"/>
        </w:tabs>
      </w:pPr>
      <w:r w:rsidRPr="006940FB">
        <w:t xml:space="preserve">M stands for </w:t>
      </w:r>
      <w:proofErr w:type="gramStart"/>
      <w:r w:rsidRPr="006940FB">
        <w:t>Medium</w:t>
      </w:r>
      <w:proofErr w:type="gramEnd"/>
      <w:r w:rsidRPr="006940FB">
        <w:t xml:space="preserve"> risk. These are unlikely </w:t>
      </w:r>
      <w:proofErr w:type="gramStart"/>
      <w:r w:rsidRPr="006940FB">
        <w:t>but have</w:t>
      </w:r>
      <w:proofErr w:type="gramEnd"/>
      <w:r w:rsidRPr="006940FB">
        <w:t xml:space="preserve"> major impact or likely </w:t>
      </w:r>
      <w:proofErr w:type="gramStart"/>
      <w:r w:rsidRPr="006940FB">
        <w:t>but have</w:t>
      </w:r>
      <w:proofErr w:type="gramEnd"/>
      <w:r w:rsidRPr="006940FB">
        <w:t xml:space="preserve"> only minor or negligible impact. Risks should be addressed, but they can also be accepted.</w:t>
      </w:r>
    </w:p>
    <w:p w14:paraId="440DD728" w14:textId="77777777" w:rsidR="00FF6052" w:rsidRPr="006940FB" w:rsidRDefault="00FF6052" w:rsidP="009E1F8C">
      <w:pPr>
        <w:pStyle w:val="ListBullet2"/>
        <w:numPr>
          <w:ilvl w:val="0"/>
          <w:numId w:val="44"/>
        </w:numPr>
        <w:tabs>
          <w:tab w:val="left" w:pos="1304"/>
        </w:tabs>
      </w:pPr>
      <w:r w:rsidRPr="006940FB">
        <w:t xml:space="preserve">L stands for Low risk. They are unlikely and have only minor or negligible impact. Risks are recommended to be addressed, if feasible, but may otherwise be accepted. </w:t>
      </w:r>
    </w:p>
    <w:p w14:paraId="6203EE20" w14:textId="77777777" w:rsidR="00FF6052" w:rsidRPr="006940FB" w:rsidRDefault="00FF6052" w:rsidP="003950A2">
      <w:r w:rsidRPr="006940FB">
        <w:t>The probability and impact vectors shall be provided along with the overall risk rating to be able to come back to the original evaluation factors. E.g.</w:t>
      </w:r>
    </w:p>
    <w:p w14:paraId="4BD31E3C" w14:textId="77777777" w:rsidR="00FF6052" w:rsidRPr="006940FB" w:rsidRDefault="00FF6052" w:rsidP="003950A2">
      <w:pPr>
        <w:rPr>
          <w:rStyle w:val="Strong"/>
          <w:rFonts w:ascii="Consolas" w:hAnsi="Consolas" w:cs="Courier New"/>
          <w:b w:val="0"/>
          <w:bCs w:val="0"/>
          <w:sz w:val="20"/>
          <w:szCs w:val="20"/>
        </w:rPr>
      </w:pPr>
      <w:r w:rsidRPr="006940FB">
        <w:rPr>
          <w:rStyle w:val="Strong"/>
          <w:rFonts w:ascii="Consolas" w:hAnsi="Consolas" w:cs="Courier New"/>
          <w:b w:val="0"/>
          <w:bCs w:val="0"/>
          <w:sz w:val="20"/>
          <w:szCs w:val="20"/>
        </w:rPr>
        <w:t>(SL:1/MO:6/OP:1/SZ:3/EX:3/AW:6/AV:3/ID:3/LC:6/LI:6/LA:3/PV:0/NC:0/FD:6/RD:3/)</w:t>
      </w:r>
    </w:p>
    <w:p w14:paraId="6FDE5493" w14:textId="46BD378A" w:rsidR="00FF6052" w:rsidRDefault="007E3009" w:rsidP="003950A2">
      <w:pPr>
        <w:widowControl w:val="0"/>
        <w:rPr>
          <w:ins w:id="1389" w:author="Heikki Mäki" w:date="2026-01-15T10:31:00Z" w16du:dateUtc="2026-01-15T08:31:00Z"/>
        </w:rPr>
      </w:pPr>
      <w:hyperlink r:id="rId29" w:history="1">
        <w:r w:rsidRPr="006940FB">
          <w:rPr>
            <w:rStyle w:val="Hyperlink"/>
          </w:rPr>
          <w:t>Product Security Risk Rating Calculator</w:t>
        </w:r>
      </w:hyperlink>
      <w:r w:rsidRPr="006940FB">
        <w:t xml:space="preserve"> </w:t>
      </w:r>
      <w:r w:rsidR="002223D5" w:rsidRPr="006940FB">
        <w:fldChar w:fldCharType="begin"/>
      </w:r>
      <w:r w:rsidR="002223D5" w:rsidRPr="006940FB">
        <w:instrText xml:space="preserve"> REF _Ref118466125 \r \h </w:instrText>
      </w:r>
      <w:r w:rsidR="002223D5" w:rsidRPr="006940FB">
        <w:fldChar w:fldCharType="separate"/>
      </w:r>
      <w:r w:rsidR="006940FB">
        <w:t>[20]</w:t>
      </w:r>
      <w:r w:rsidR="002223D5" w:rsidRPr="006940FB">
        <w:fldChar w:fldCharType="end"/>
      </w:r>
      <w:r w:rsidR="002223D5" w:rsidRPr="006940FB">
        <w:t xml:space="preserve"> </w:t>
      </w:r>
      <w:r w:rsidR="000079E7" w:rsidRPr="006940FB">
        <w:t>intr</w:t>
      </w:r>
      <w:r w:rsidR="00BA3252" w:rsidRPr="006940FB">
        <w:t>a</w:t>
      </w:r>
      <w:r w:rsidR="000079E7" w:rsidRPr="006940FB">
        <w:t xml:space="preserve">net tool </w:t>
      </w:r>
      <w:r w:rsidR="00FD4756" w:rsidRPr="006940FB">
        <w:t xml:space="preserve">is provided for calculating the risk from given factors. The vector and the link provided by the calculator can be embedded to other tools used in risk management. </w:t>
      </w:r>
    </w:p>
    <w:p w14:paraId="2D0DB924" w14:textId="62704B8B" w:rsidR="00C23B0B" w:rsidRDefault="00C23B0B" w:rsidP="00C23B0B">
      <w:pPr>
        <w:pStyle w:val="Heading5"/>
        <w:rPr>
          <w:ins w:id="1390" w:author="Heikki Mäki" w:date="2026-01-15T10:31:00Z" w16du:dateUtc="2026-01-15T08:31:00Z"/>
        </w:rPr>
      </w:pPr>
      <w:ins w:id="1391" w:author="Heikki Mäki" w:date="2026-01-15T10:31:00Z" w16du:dateUtc="2026-01-15T08:31:00Z">
        <w:r>
          <w:lastRenderedPageBreak/>
          <w:t>Risk Acceptance Criteria</w:t>
        </w:r>
      </w:ins>
    </w:p>
    <w:p w14:paraId="22C97311" w14:textId="4C34167E" w:rsidR="003F140C" w:rsidRDefault="003F140C" w:rsidP="00C23B0B">
      <w:pPr>
        <w:rPr>
          <w:ins w:id="1392" w:author="Heikki Mäki" w:date="2026-01-15T11:58:00Z" w16du:dateUtc="2026-01-15T09:58:00Z"/>
        </w:rPr>
      </w:pPr>
      <w:ins w:id="1393" w:author="Heikki Mäki" w:date="2026-01-15T10:32:00Z" w16du:dateUtc="2026-01-15T08:32:00Z">
        <w:r>
          <w:t xml:space="preserve">The </w:t>
        </w:r>
      </w:ins>
      <w:ins w:id="1394" w:author="Heikki Mäki" w:date="2026-01-15T10:33:00Z" w16du:dateUtc="2026-01-15T08:33:00Z">
        <w:r w:rsidR="00E51384">
          <w:t xml:space="preserve">risk acceptance criteria </w:t>
        </w:r>
        <w:proofErr w:type="gramStart"/>
        <w:r w:rsidR="00E51384">
          <w:t>is</w:t>
        </w:r>
      </w:ins>
      <w:proofErr w:type="gramEnd"/>
      <w:ins w:id="1395" w:author="Heikki Mäki" w:date="2026-01-15T10:42:00Z" w16du:dateUtc="2026-01-15T08:42:00Z">
        <w:r w:rsidR="0092781E">
          <w:t xml:space="preserve"> defined as below.</w:t>
        </w:r>
      </w:ins>
      <w:ins w:id="1396" w:author="Heikki Mäki" w:date="2026-01-15T10:57:00Z" w16du:dateUtc="2026-01-15T08:57:00Z">
        <w:r w:rsidR="00907002">
          <w:t xml:space="preserve"> Risk acceptance criteria </w:t>
        </w:r>
        <w:proofErr w:type="gramStart"/>
        <w:r w:rsidR="00907002">
          <w:t>is</w:t>
        </w:r>
        <w:proofErr w:type="gramEnd"/>
        <w:r w:rsidR="00907002">
          <w:t xml:space="preserve"> used to determine which risk treatments are available </w:t>
        </w:r>
        <w:r w:rsidR="00442F4B">
          <w:t>for risk of different levels. Unacceptable risks cannot be accepted nor transferred.</w:t>
        </w:r>
      </w:ins>
    </w:p>
    <w:p w14:paraId="353F5D21" w14:textId="5856FF59" w:rsidR="005907BD" w:rsidRDefault="005907BD" w:rsidP="00C23B0B">
      <w:pPr>
        <w:rPr>
          <w:ins w:id="1397" w:author="Heikki Mäki" w:date="2026-01-15T10:41:00Z" w16du:dateUtc="2026-01-15T08:41:00Z"/>
        </w:rPr>
      </w:pPr>
      <w:ins w:id="1398" w:author="Heikki Mäki" w:date="2026-01-15T11:58:00Z" w16du:dateUtc="2026-01-15T09:58:00Z">
        <w:r>
          <w:t xml:space="preserve">TODO: Justify </w:t>
        </w:r>
        <w:proofErr w:type="gramStart"/>
        <w:r>
          <w:t>this criteria</w:t>
        </w:r>
        <w:proofErr w:type="gramEnd"/>
        <w:r>
          <w:t>.</w:t>
        </w:r>
      </w:ins>
    </w:p>
    <w:p w14:paraId="1ADD2B9D" w14:textId="026A2676" w:rsidR="0092781E" w:rsidRPr="006940FB" w:rsidRDefault="0092781E" w:rsidP="0092781E">
      <w:pPr>
        <w:pStyle w:val="Caption"/>
        <w:keepNext/>
        <w:keepLines/>
        <w:rPr>
          <w:ins w:id="1399" w:author="Heikki Mäki" w:date="2026-01-15T10:41:00Z" w16du:dateUtc="2026-01-15T08:41:00Z"/>
        </w:rPr>
      </w:pPr>
      <w:ins w:id="1400" w:author="Heikki Mäki" w:date="2026-01-15T10:41:00Z" w16du:dateUtc="2026-01-15T08:41:00Z">
        <w:r w:rsidRPr="006940FB">
          <w:rPr>
            <w:bCs w:val="0"/>
          </w:rPr>
          <w:t xml:space="preserve">Table </w:t>
        </w:r>
        <w:r w:rsidRPr="006940FB">
          <w:rPr>
            <w:bCs w:val="0"/>
          </w:rPr>
          <w:fldChar w:fldCharType="begin"/>
        </w:r>
        <w:r w:rsidRPr="006940FB">
          <w:rPr>
            <w:bCs w:val="0"/>
          </w:rPr>
          <w:instrText xml:space="preserve"> SEQ Table \* ARABIC </w:instrText>
        </w:r>
        <w:r w:rsidRPr="006940FB">
          <w:rPr>
            <w:bCs w:val="0"/>
          </w:rPr>
          <w:fldChar w:fldCharType="separate"/>
        </w:r>
        <w:r>
          <w:rPr>
            <w:bCs w:val="0"/>
            <w:noProof/>
          </w:rPr>
          <w:t>8</w:t>
        </w:r>
        <w:r w:rsidRPr="006940FB">
          <w:rPr>
            <w:bCs w:val="0"/>
          </w:rPr>
          <w:fldChar w:fldCharType="end"/>
        </w:r>
        <w:r w:rsidRPr="006940FB">
          <w:rPr>
            <w:bCs w:val="0"/>
          </w:rPr>
          <w:tab/>
          <w:t xml:space="preserve">Risk </w:t>
        </w:r>
        <w:r>
          <w:rPr>
            <w:bCs w:val="0"/>
          </w:rPr>
          <w:t>Acceptance Criteria</w:t>
        </w:r>
      </w:ins>
    </w:p>
    <w:tbl>
      <w:tblPr>
        <w:tblStyle w:val="TableGrid"/>
        <w:tblW w:w="5103" w:type="dxa"/>
        <w:tblBorders>
          <w:top w:val="single" w:sz="12" w:space="0" w:color="auto"/>
          <w:left w:val="single" w:sz="12" w:space="0" w:color="auto"/>
          <w:bottom w:val="single" w:sz="12" w:space="0" w:color="auto"/>
          <w:right w:val="single" w:sz="12" w:space="0" w:color="auto"/>
        </w:tblBorders>
        <w:tblLook w:val="0600" w:firstRow="0" w:lastRow="0" w:firstColumn="0" w:lastColumn="0" w:noHBand="1" w:noVBand="1"/>
        <w:tblPrChange w:id="1401" w:author="Heikki Mäki" w:date="2026-01-15T10:41:00Z" w16du:dateUtc="2026-01-15T08:41:00Z">
          <w:tblPr>
            <w:tblStyle w:val="TableGrid"/>
            <w:tblW w:w="4252" w:type="dxa"/>
            <w:tblBorders>
              <w:top w:val="single" w:sz="12" w:space="0" w:color="auto"/>
              <w:left w:val="single" w:sz="12" w:space="0" w:color="auto"/>
              <w:bottom w:val="single" w:sz="12" w:space="0" w:color="auto"/>
              <w:right w:val="single" w:sz="12" w:space="0" w:color="auto"/>
            </w:tblBorders>
            <w:tblLook w:val="0600" w:firstRow="0" w:lastRow="0" w:firstColumn="0" w:lastColumn="0" w:noHBand="1" w:noVBand="1"/>
          </w:tblPr>
        </w:tblPrChange>
      </w:tblPr>
      <w:tblGrid>
        <w:gridCol w:w="2268"/>
        <w:gridCol w:w="2835"/>
        <w:tblGridChange w:id="1402">
          <w:tblGrid>
            <w:gridCol w:w="2268"/>
            <w:gridCol w:w="567"/>
            <w:gridCol w:w="1417"/>
            <w:gridCol w:w="284"/>
            <w:gridCol w:w="567"/>
          </w:tblGrid>
        </w:tblGridChange>
      </w:tblGrid>
      <w:tr w:rsidR="00CA7AC0" w:rsidRPr="006940FB" w14:paraId="1542AAAF" w14:textId="77777777" w:rsidTr="0092781E">
        <w:trPr>
          <w:trHeight w:val="283"/>
          <w:ins w:id="1403" w:author="Heikki Mäki" w:date="2026-01-15T10:35:00Z" w16du:dateUtc="2026-01-15T08:35:00Z"/>
          <w:trPrChange w:id="1404" w:author="Heikki Mäki" w:date="2026-01-15T10:41:00Z" w16du:dateUtc="2026-01-15T08:41:00Z">
            <w:trPr>
              <w:gridAfter w:val="0"/>
              <w:trHeight w:val="283"/>
            </w:trPr>
          </w:trPrChange>
        </w:trPr>
        <w:tc>
          <w:tcPr>
            <w:tcW w:w="2268" w:type="dxa"/>
            <w:tcMar>
              <w:top w:w="57" w:type="dxa"/>
              <w:left w:w="57" w:type="dxa"/>
              <w:bottom w:w="57" w:type="dxa"/>
              <w:right w:w="57" w:type="dxa"/>
            </w:tcMar>
            <w:vAlign w:val="center"/>
            <w:tcPrChange w:id="1405" w:author="Heikki Mäki" w:date="2026-01-15T10:41:00Z" w16du:dateUtc="2026-01-15T08:41:00Z">
              <w:tcPr>
                <w:tcW w:w="2835" w:type="dxa"/>
                <w:gridSpan w:val="2"/>
                <w:tcMar>
                  <w:top w:w="57" w:type="dxa"/>
                  <w:left w:w="57" w:type="dxa"/>
                  <w:bottom w:w="57" w:type="dxa"/>
                  <w:right w:w="57" w:type="dxa"/>
                </w:tcMar>
                <w:vAlign w:val="center"/>
              </w:tcPr>
            </w:tcPrChange>
          </w:tcPr>
          <w:p w14:paraId="7B2A74A2" w14:textId="25041335" w:rsidR="00DC496A" w:rsidRPr="006940FB" w:rsidRDefault="00DC496A" w:rsidP="007E5A0C">
            <w:pPr>
              <w:pStyle w:val="NoSpacing"/>
              <w:jc w:val="center"/>
              <w:rPr>
                <w:ins w:id="1406" w:author="Heikki Mäki" w:date="2026-01-15T10:35:00Z" w16du:dateUtc="2026-01-15T08:35:00Z"/>
                <w:b/>
                <w:bCs/>
                <w:sz w:val="18"/>
                <w:szCs w:val="18"/>
              </w:rPr>
            </w:pPr>
            <w:ins w:id="1407" w:author="Heikki Mäki" w:date="2026-01-15T10:35:00Z" w16du:dateUtc="2026-01-15T08:35:00Z">
              <w:r>
                <w:rPr>
                  <w:b/>
                  <w:bCs/>
                  <w:sz w:val="18"/>
                  <w:szCs w:val="18"/>
                </w:rPr>
                <w:t>Risk</w:t>
              </w:r>
            </w:ins>
          </w:p>
        </w:tc>
        <w:tc>
          <w:tcPr>
            <w:tcW w:w="2835" w:type="dxa"/>
            <w:tcMar>
              <w:top w:w="57" w:type="dxa"/>
              <w:left w:w="57" w:type="dxa"/>
              <w:bottom w:w="57" w:type="dxa"/>
              <w:right w:w="57" w:type="dxa"/>
            </w:tcMar>
            <w:vAlign w:val="center"/>
            <w:tcPrChange w:id="1408" w:author="Heikki Mäki" w:date="2026-01-15T10:41:00Z" w16du:dateUtc="2026-01-15T08:41:00Z">
              <w:tcPr>
                <w:tcW w:w="1417" w:type="dxa"/>
                <w:tcMar>
                  <w:top w:w="57" w:type="dxa"/>
                  <w:left w:w="57" w:type="dxa"/>
                  <w:bottom w:w="57" w:type="dxa"/>
                  <w:right w:w="57" w:type="dxa"/>
                </w:tcMar>
                <w:vAlign w:val="center"/>
              </w:tcPr>
            </w:tcPrChange>
          </w:tcPr>
          <w:p w14:paraId="26C95806" w14:textId="41BDDD2E" w:rsidR="00DC496A" w:rsidRPr="006940FB" w:rsidRDefault="00DC496A" w:rsidP="007E5A0C">
            <w:pPr>
              <w:pStyle w:val="NoSpacing"/>
              <w:jc w:val="center"/>
              <w:rPr>
                <w:ins w:id="1409" w:author="Heikki Mäki" w:date="2026-01-15T10:35:00Z" w16du:dateUtc="2026-01-15T08:35:00Z"/>
                <w:b/>
                <w:bCs/>
                <w:sz w:val="18"/>
                <w:szCs w:val="18"/>
              </w:rPr>
            </w:pPr>
            <w:ins w:id="1410" w:author="Heikki Mäki" w:date="2026-01-15T10:36:00Z" w16du:dateUtc="2026-01-15T08:36:00Z">
              <w:r>
                <w:rPr>
                  <w:b/>
                  <w:bCs/>
                  <w:sz w:val="18"/>
                  <w:szCs w:val="18"/>
                </w:rPr>
                <w:t>Risk acceptance criteria</w:t>
              </w:r>
            </w:ins>
          </w:p>
        </w:tc>
      </w:tr>
      <w:tr w:rsidR="00CA7AC0" w:rsidRPr="006940FB" w14:paraId="3320CE1A" w14:textId="77777777" w:rsidTr="0092781E">
        <w:trPr>
          <w:trHeight w:val="283"/>
          <w:ins w:id="1411" w:author="Heikki Mäki" w:date="2026-01-15T10:35:00Z" w16du:dateUtc="2026-01-15T08:35:00Z"/>
          <w:trPrChange w:id="1412" w:author="Heikki Mäki" w:date="2026-01-15T10:41:00Z" w16du:dateUtc="2026-01-15T08:41:00Z">
            <w:trPr>
              <w:gridAfter w:val="0"/>
              <w:trHeight w:val="283"/>
            </w:trPr>
          </w:trPrChange>
        </w:trPr>
        <w:tc>
          <w:tcPr>
            <w:tcW w:w="2268" w:type="dxa"/>
            <w:tcMar>
              <w:top w:w="57" w:type="dxa"/>
              <w:left w:w="57" w:type="dxa"/>
              <w:bottom w:w="57" w:type="dxa"/>
              <w:right w:w="57" w:type="dxa"/>
            </w:tcMar>
            <w:vAlign w:val="center"/>
            <w:tcPrChange w:id="1413" w:author="Heikki Mäki" w:date="2026-01-15T10:41:00Z" w16du:dateUtc="2026-01-15T08:41:00Z">
              <w:tcPr>
                <w:tcW w:w="2835" w:type="dxa"/>
                <w:gridSpan w:val="2"/>
                <w:tcMar>
                  <w:top w:w="57" w:type="dxa"/>
                  <w:left w:w="57" w:type="dxa"/>
                  <w:bottom w:w="57" w:type="dxa"/>
                  <w:right w:w="57" w:type="dxa"/>
                </w:tcMar>
                <w:vAlign w:val="center"/>
              </w:tcPr>
            </w:tcPrChange>
          </w:tcPr>
          <w:p w14:paraId="399AC082" w14:textId="0598F9B8" w:rsidR="00DC496A" w:rsidRPr="00E464E0" w:rsidRDefault="00DC496A" w:rsidP="007E5A0C">
            <w:pPr>
              <w:pStyle w:val="NoSpacing"/>
              <w:jc w:val="center"/>
              <w:rPr>
                <w:ins w:id="1414" w:author="Heikki Mäki" w:date="2026-01-15T10:35:00Z" w16du:dateUtc="2026-01-15T08:35:00Z"/>
                <w:sz w:val="18"/>
                <w:szCs w:val="18"/>
                <w:rPrChange w:id="1415" w:author="Heikki Mäki" w:date="2026-01-15T10:40:00Z" w16du:dateUtc="2026-01-15T08:40:00Z">
                  <w:rPr>
                    <w:ins w:id="1416" w:author="Heikki Mäki" w:date="2026-01-15T10:35:00Z" w16du:dateUtc="2026-01-15T08:35:00Z"/>
                    <w:b/>
                    <w:bCs/>
                    <w:sz w:val="18"/>
                    <w:szCs w:val="18"/>
                  </w:rPr>
                </w:rPrChange>
              </w:rPr>
            </w:pPr>
            <w:ins w:id="1417" w:author="Heikki Mäki" w:date="2026-01-15T10:35:00Z" w16du:dateUtc="2026-01-15T08:35:00Z">
              <w:r w:rsidRPr="00E464E0">
                <w:rPr>
                  <w:sz w:val="18"/>
                  <w:szCs w:val="18"/>
                  <w:rPrChange w:id="1418" w:author="Heikki Mäki" w:date="2026-01-15T10:40:00Z" w16du:dateUtc="2026-01-15T08:40:00Z">
                    <w:rPr>
                      <w:b/>
                      <w:bCs/>
                      <w:sz w:val="18"/>
                      <w:szCs w:val="18"/>
                    </w:rPr>
                  </w:rPrChange>
                </w:rPr>
                <w:t>Low</w:t>
              </w:r>
            </w:ins>
          </w:p>
        </w:tc>
        <w:tc>
          <w:tcPr>
            <w:tcW w:w="2835" w:type="dxa"/>
            <w:tcMar>
              <w:top w:w="57" w:type="dxa"/>
              <w:left w:w="57" w:type="dxa"/>
              <w:bottom w:w="57" w:type="dxa"/>
              <w:right w:w="57" w:type="dxa"/>
            </w:tcMar>
            <w:vAlign w:val="center"/>
            <w:tcPrChange w:id="1419" w:author="Heikki Mäki" w:date="2026-01-15T10:41:00Z" w16du:dateUtc="2026-01-15T08:41:00Z">
              <w:tcPr>
                <w:tcW w:w="1417" w:type="dxa"/>
                <w:tcMar>
                  <w:top w:w="57" w:type="dxa"/>
                  <w:left w:w="57" w:type="dxa"/>
                  <w:bottom w:w="57" w:type="dxa"/>
                  <w:right w:w="57" w:type="dxa"/>
                </w:tcMar>
                <w:vAlign w:val="center"/>
              </w:tcPr>
            </w:tcPrChange>
          </w:tcPr>
          <w:p w14:paraId="7D4DF79A" w14:textId="12286ECB" w:rsidR="00DC496A" w:rsidRPr="006940FB" w:rsidRDefault="00DC496A" w:rsidP="007E5A0C">
            <w:pPr>
              <w:pStyle w:val="NoSpacing"/>
              <w:jc w:val="center"/>
              <w:rPr>
                <w:ins w:id="1420" w:author="Heikki Mäki" w:date="2026-01-15T10:35:00Z" w16du:dateUtc="2026-01-15T08:35:00Z"/>
                <w:sz w:val="18"/>
                <w:szCs w:val="18"/>
              </w:rPr>
            </w:pPr>
            <w:ins w:id="1421" w:author="Heikki Mäki" w:date="2026-01-15T10:36:00Z" w16du:dateUtc="2026-01-15T08:36:00Z">
              <w:r>
                <w:rPr>
                  <w:sz w:val="18"/>
                  <w:szCs w:val="18"/>
                </w:rPr>
                <w:t>Acceptable</w:t>
              </w:r>
            </w:ins>
          </w:p>
        </w:tc>
      </w:tr>
      <w:tr w:rsidR="00CA7AC0" w:rsidRPr="006940FB" w14:paraId="3B9E7F0F" w14:textId="77777777" w:rsidTr="0092781E">
        <w:trPr>
          <w:trHeight w:val="283"/>
          <w:ins w:id="1422" w:author="Heikki Mäki" w:date="2026-01-15T10:35:00Z" w16du:dateUtc="2026-01-15T08:35:00Z"/>
          <w:trPrChange w:id="1423" w:author="Heikki Mäki" w:date="2026-01-15T10:41:00Z" w16du:dateUtc="2026-01-15T08:41:00Z">
            <w:trPr>
              <w:gridAfter w:val="0"/>
              <w:trHeight w:val="283"/>
            </w:trPr>
          </w:trPrChange>
        </w:trPr>
        <w:tc>
          <w:tcPr>
            <w:tcW w:w="2268" w:type="dxa"/>
            <w:tcMar>
              <w:top w:w="57" w:type="dxa"/>
              <w:left w:w="57" w:type="dxa"/>
              <w:bottom w:w="57" w:type="dxa"/>
              <w:right w:w="57" w:type="dxa"/>
            </w:tcMar>
            <w:vAlign w:val="center"/>
            <w:tcPrChange w:id="1424" w:author="Heikki Mäki" w:date="2026-01-15T10:41:00Z" w16du:dateUtc="2026-01-15T08:41:00Z">
              <w:tcPr>
                <w:tcW w:w="2835" w:type="dxa"/>
                <w:gridSpan w:val="2"/>
                <w:tcMar>
                  <w:top w:w="57" w:type="dxa"/>
                  <w:left w:w="57" w:type="dxa"/>
                  <w:bottom w:w="57" w:type="dxa"/>
                  <w:right w:w="57" w:type="dxa"/>
                </w:tcMar>
                <w:vAlign w:val="center"/>
              </w:tcPr>
            </w:tcPrChange>
          </w:tcPr>
          <w:p w14:paraId="0C8F83E8" w14:textId="6E6EDDD8" w:rsidR="00DC496A" w:rsidRPr="00E464E0" w:rsidRDefault="00DC496A" w:rsidP="007E5A0C">
            <w:pPr>
              <w:pStyle w:val="NoSpacing"/>
              <w:jc w:val="center"/>
              <w:rPr>
                <w:ins w:id="1425" w:author="Heikki Mäki" w:date="2026-01-15T10:35:00Z" w16du:dateUtc="2026-01-15T08:35:00Z"/>
                <w:sz w:val="18"/>
                <w:szCs w:val="18"/>
                <w:rPrChange w:id="1426" w:author="Heikki Mäki" w:date="2026-01-15T10:40:00Z" w16du:dateUtc="2026-01-15T08:40:00Z">
                  <w:rPr>
                    <w:ins w:id="1427" w:author="Heikki Mäki" w:date="2026-01-15T10:35:00Z" w16du:dateUtc="2026-01-15T08:35:00Z"/>
                    <w:b/>
                    <w:bCs/>
                    <w:sz w:val="18"/>
                    <w:szCs w:val="18"/>
                  </w:rPr>
                </w:rPrChange>
              </w:rPr>
            </w:pPr>
            <w:ins w:id="1428" w:author="Heikki Mäki" w:date="2026-01-15T10:35:00Z" w16du:dateUtc="2026-01-15T08:35:00Z">
              <w:r w:rsidRPr="00E464E0">
                <w:rPr>
                  <w:sz w:val="18"/>
                  <w:szCs w:val="18"/>
                  <w:rPrChange w:id="1429" w:author="Heikki Mäki" w:date="2026-01-15T10:40:00Z" w16du:dateUtc="2026-01-15T08:40:00Z">
                    <w:rPr>
                      <w:b/>
                      <w:bCs/>
                      <w:sz w:val="18"/>
                      <w:szCs w:val="18"/>
                    </w:rPr>
                  </w:rPrChange>
                </w:rPr>
                <w:t>Medium</w:t>
              </w:r>
            </w:ins>
          </w:p>
        </w:tc>
        <w:tc>
          <w:tcPr>
            <w:tcW w:w="2835" w:type="dxa"/>
            <w:tcMar>
              <w:top w:w="57" w:type="dxa"/>
              <w:left w:w="57" w:type="dxa"/>
              <w:bottom w:w="57" w:type="dxa"/>
              <w:right w:w="57" w:type="dxa"/>
            </w:tcMar>
            <w:vAlign w:val="center"/>
            <w:tcPrChange w:id="1430" w:author="Heikki Mäki" w:date="2026-01-15T10:41:00Z" w16du:dateUtc="2026-01-15T08:41:00Z">
              <w:tcPr>
                <w:tcW w:w="1417" w:type="dxa"/>
                <w:tcMar>
                  <w:top w:w="57" w:type="dxa"/>
                  <w:left w:w="57" w:type="dxa"/>
                  <w:bottom w:w="57" w:type="dxa"/>
                  <w:right w:w="57" w:type="dxa"/>
                </w:tcMar>
                <w:vAlign w:val="center"/>
              </w:tcPr>
            </w:tcPrChange>
          </w:tcPr>
          <w:p w14:paraId="126EB18F" w14:textId="2B447F85" w:rsidR="00DC496A" w:rsidRPr="006940FB" w:rsidRDefault="00DC496A" w:rsidP="007E5A0C">
            <w:pPr>
              <w:pStyle w:val="NoSpacing"/>
              <w:jc w:val="center"/>
              <w:rPr>
                <w:ins w:id="1431" w:author="Heikki Mäki" w:date="2026-01-15T10:35:00Z" w16du:dateUtc="2026-01-15T08:35:00Z"/>
                <w:sz w:val="18"/>
                <w:szCs w:val="18"/>
              </w:rPr>
            </w:pPr>
            <w:ins w:id="1432" w:author="Heikki Mäki" w:date="2026-01-15T10:36:00Z" w16du:dateUtc="2026-01-15T08:36:00Z">
              <w:r>
                <w:rPr>
                  <w:sz w:val="18"/>
                  <w:szCs w:val="18"/>
                </w:rPr>
                <w:t>Acceptable</w:t>
              </w:r>
            </w:ins>
          </w:p>
        </w:tc>
      </w:tr>
      <w:tr w:rsidR="0092781E" w:rsidRPr="006940FB" w14:paraId="7A26E9FB" w14:textId="77777777" w:rsidTr="0092781E">
        <w:tblPrEx>
          <w:tblPrExChange w:id="1433" w:author="Heikki Mäki" w:date="2026-01-15T10:41:00Z" w16du:dateUtc="2026-01-15T08:41:00Z">
            <w:tblPrEx>
              <w:tblW w:w="4536" w:type="dxa"/>
            </w:tblPrEx>
          </w:tblPrExChange>
        </w:tblPrEx>
        <w:trPr>
          <w:trHeight w:val="283"/>
          <w:ins w:id="1434" w:author="Heikki Mäki" w:date="2026-01-15T10:36:00Z" w16du:dateUtc="2026-01-15T08:36:00Z"/>
          <w:trPrChange w:id="1435" w:author="Heikki Mäki" w:date="2026-01-15T10:41:00Z" w16du:dateUtc="2026-01-15T08:41:00Z">
            <w:trPr>
              <w:gridAfter w:val="0"/>
              <w:trHeight w:val="283"/>
            </w:trPr>
          </w:trPrChange>
        </w:trPr>
        <w:tc>
          <w:tcPr>
            <w:tcW w:w="2268" w:type="dxa"/>
            <w:tcMar>
              <w:top w:w="57" w:type="dxa"/>
              <w:left w:w="57" w:type="dxa"/>
              <w:bottom w:w="57" w:type="dxa"/>
              <w:right w:w="57" w:type="dxa"/>
            </w:tcMar>
            <w:vAlign w:val="center"/>
            <w:tcPrChange w:id="1436" w:author="Heikki Mäki" w:date="2026-01-15T10:41:00Z" w16du:dateUtc="2026-01-15T08:41:00Z">
              <w:tcPr>
                <w:tcW w:w="2268" w:type="dxa"/>
                <w:tcMar>
                  <w:top w:w="57" w:type="dxa"/>
                  <w:left w:w="57" w:type="dxa"/>
                  <w:bottom w:w="57" w:type="dxa"/>
                  <w:right w:w="57" w:type="dxa"/>
                </w:tcMar>
                <w:vAlign w:val="center"/>
              </w:tcPr>
            </w:tcPrChange>
          </w:tcPr>
          <w:p w14:paraId="28B799B1" w14:textId="2B225E98" w:rsidR="00DC496A" w:rsidRPr="00E464E0" w:rsidRDefault="00DC496A" w:rsidP="007E5A0C">
            <w:pPr>
              <w:pStyle w:val="NoSpacing"/>
              <w:jc w:val="center"/>
              <w:rPr>
                <w:ins w:id="1437" w:author="Heikki Mäki" w:date="2026-01-15T10:36:00Z" w16du:dateUtc="2026-01-15T08:36:00Z"/>
                <w:sz w:val="18"/>
                <w:szCs w:val="18"/>
                <w:rPrChange w:id="1438" w:author="Heikki Mäki" w:date="2026-01-15T10:40:00Z" w16du:dateUtc="2026-01-15T08:40:00Z">
                  <w:rPr>
                    <w:ins w:id="1439" w:author="Heikki Mäki" w:date="2026-01-15T10:36:00Z" w16du:dateUtc="2026-01-15T08:36:00Z"/>
                    <w:b/>
                    <w:bCs/>
                    <w:sz w:val="18"/>
                    <w:szCs w:val="18"/>
                  </w:rPr>
                </w:rPrChange>
              </w:rPr>
            </w:pPr>
            <w:ins w:id="1440" w:author="Heikki Mäki" w:date="2026-01-15T10:36:00Z" w16du:dateUtc="2026-01-15T08:36:00Z">
              <w:r w:rsidRPr="00E464E0">
                <w:rPr>
                  <w:sz w:val="18"/>
                  <w:szCs w:val="18"/>
                  <w:rPrChange w:id="1441" w:author="Heikki Mäki" w:date="2026-01-15T10:40:00Z" w16du:dateUtc="2026-01-15T08:40:00Z">
                    <w:rPr>
                      <w:b/>
                      <w:bCs/>
                      <w:sz w:val="18"/>
                      <w:szCs w:val="18"/>
                    </w:rPr>
                  </w:rPrChange>
                </w:rPr>
                <w:t>High</w:t>
              </w:r>
            </w:ins>
          </w:p>
        </w:tc>
        <w:tc>
          <w:tcPr>
            <w:tcW w:w="2835" w:type="dxa"/>
            <w:tcMar>
              <w:top w:w="57" w:type="dxa"/>
              <w:left w:w="57" w:type="dxa"/>
              <w:bottom w:w="57" w:type="dxa"/>
              <w:right w:w="57" w:type="dxa"/>
            </w:tcMar>
            <w:vAlign w:val="center"/>
            <w:tcPrChange w:id="1442" w:author="Heikki Mäki" w:date="2026-01-15T10:41:00Z" w16du:dateUtc="2026-01-15T08:41:00Z">
              <w:tcPr>
                <w:tcW w:w="2268" w:type="dxa"/>
                <w:gridSpan w:val="3"/>
                <w:tcMar>
                  <w:top w:w="57" w:type="dxa"/>
                  <w:left w:w="57" w:type="dxa"/>
                  <w:bottom w:w="57" w:type="dxa"/>
                  <w:right w:w="57" w:type="dxa"/>
                </w:tcMar>
                <w:vAlign w:val="center"/>
              </w:tcPr>
            </w:tcPrChange>
          </w:tcPr>
          <w:p w14:paraId="268FEA94" w14:textId="53A23524" w:rsidR="00DC496A" w:rsidRPr="006940FB" w:rsidRDefault="00DC496A" w:rsidP="007E5A0C">
            <w:pPr>
              <w:pStyle w:val="NoSpacing"/>
              <w:jc w:val="center"/>
              <w:rPr>
                <w:ins w:id="1443" w:author="Heikki Mäki" w:date="2026-01-15T10:36:00Z" w16du:dateUtc="2026-01-15T08:36:00Z"/>
                <w:sz w:val="18"/>
                <w:szCs w:val="18"/>
              </w:rPr>
            </w:pPr>
            <w:ins w:id="1444" w:author="Heikki Mäki" w:date="2026-01-15T10:36:00Z" w16du:dateUtc="2026-01-15T08:36:00Z">
              <w:r>
                <w:rPr>
                  <w:sz w:val="18"/>
                  <w:szCs w:val="18"/>
                </w:rPr>
                <w:t>Unacceptable</w:t>
              </w:r>
            </w:ins>
          </w:p>
        </w:tc>
      </w:tr>
      <w:tr w:rsidR="00CA7AC0" w:rsidRPr="006940FB" w14:paraId="06B5149B" w14:textId="77777777" w:rsidTr="0092781E">
        <w:trPr>
          <w:trHeight w:val="283"/>
          <w:ins w:id="1445" w:author="Heikki Mäki" w:date="2026-01-15T10:35:00Z" w16du:dateUtc="2026-01-15T08:35:00Z"/>
          <w:trPrChange w:id="1446" w:author="Heikki Mäki" w:date="2026-01-15T10:41:00Z" w16du:dateUtc="2026-01-15T08:41:00Z">
            <w:trPr>
              <w:gridAfter w:val="0"/>
              <w:trHeight w:val="283"/>
            </w:trPr>
          </w:trPrChange>
        </w:trPr>
        <w:tc>
          <w:tcPr>
            <w:tcW w:w="2268" w:type="dxa"/>
            <w:tcMar>
              <w:top w:w="57" w:type="dxa"/>
              <w:left w:w="57" w:type="dxa"/>
              <w:bottom w:w="57" w:type="dxa"/>
              <w:right w:w="57" w:type="dxa"/>
            </w:tcMar>
            <w:vAlign w:val="center"/>
            <w:tcPrChange w:id="1447" w:author="Heikki Mäki" w:date="2026-01-15T10:41:00Z" w16du:dateUtc="2026-01-15T08:41:00Z">
              <w:tcPr>
                <w:tcW w:w="2835" w:type="dxa"/>
                <w:gridSpan w:val="2"/>
                <w:tcMar>
                  <w:top w:w="57" w:type="dxa"/>
                  <w:left w:w="57" w:type="dxa"/>
                  <w:bottom w:w="57" w:type="dxa"/>
                  <w:right w:w="57" w:type="dxa"/>
                </w:tcMar>
                <w:vAlign w:val="center"/>
              </w:tcPr>
            </w:tcPrChange>
          </w:tcPr>
          <w:p w14:paraId="4A7D408F" w14:textId="7EA1DA78" w:rsidR="00DC496A" w:rsidRPr="00E464E0" w:rsidRDefault="00DC496A" w:rsidP="007E5A0C">
            <w:pPr>
              <w:pStyle w:val="NoSpacing"/>
              <w:jc w:val="center"/>
              <w:rPr>
                <w:ins w:id="1448" w:author="Heikki Mäki" w:date="2026-01-15T10:35:00Z" w16du:dateUtc="2026-01-15T08:35:00Z"/>
                <w:sz w:val="18"/>
                <w:szCs w:val="18"/>
                <w:rPrChange w:id="1449" w:author="Heikki Mäki" w:date="2026-01-15T10:40:00Z" w16du:dateUtc="2026-01-15T08:40:00Z">
                  <w:rPr>
                    <w:ins w:id="1450" w:author="Heikki Mäki" w:date="2026-01-15T10:35:00Z" w16du:dateUtc="2026-01-15T08:35:00Z"/>
                    <w:b/>
                    <w:bCs/>
                    <w:sz w:val="18"/>
                    <w:szCs w:val="18"/>
                  </w:rPr>
                </w:rPrChange>
              </w:rPr>
            </w:pPr>
            <w:ins w:id="1451" w:author="Heikki Mäki" w:date="2026-01-15T10:36:00Z" w16du:dateUtc="2026-01-15T08:36:00Z">
              <w:r w:rsidRPr="00E464E0">
                <w:rPr>
                  <w:sz w:val="18"/>
                  <w:szCs w:val="18"/>
                  <w:rPrChange w:id="1452" w:author="Heikki Mäki" w:date="2026-01-15T10:40:00Z" w16du:dateUtc="2026-01-15T08:40:00Z">
                    <w:rPr>
                      <w:b/>
                      <w:bCs/>
                      <w:sz w:val="18"/>
                      <w:szCs w:val="18"/>
                    </w:rPr>
                  </w:rPrChange>
                </w:rPr>
                <w:t>Very High</w:t>
              </w:r>
            </w:ins>
          </w:p>
        </w:tc>
        <w:tc>
          <w:tcPr>
            <w:tcW w:w="2835" w:type="dxa"/>
            <w:tcMar>
              <w:top w:w="57" w:type="dxa"/>
              <w:left w:w="57" w:type="dxa"/>
              <w:bottom w:w="57" w:type="dxa"/>
              <w:right w:w="57" w:type="dxa"/>
            </w:tcMar>
            <w:vAlign w:val="center"/>
            <w:tcPrChange w:id="1453" w:author="Heikki Mäki" w:date="2026-01-15T10:41:00Z" w16du:dateUtc="2026-01-15T08:41:00Z">
              <w:tcPr>
                <w:tcW w:w="1417" w:type="dxa"/>
                <w:tcMar>
                  <w:top w:w="57" w:type="dxa"/>
                  <w:left w:w="57" w:type="dxa"/>
                  <w:bottom w:w="57" w:type="dxa"/>
                  <w:right w:w="57" w:type="dxa"/>
                </w:tcMar>
                <w:vAlign w:val="center"/>
              </w:tcPr>
            </w:tcPrChange>
          </w:tcPr>
          <w:p w14:paraId="428F18BE" w14:textId="589979B9" w:rsidR="00DC496A" w:rsidRPr="006940FB" w:rsidRDefault="00DC496A" w:rsidP="007E5A0C">
            <w:pPr>
              <w:pStyle w:val="NoSpacing"/>
              <w:jc w:val="center"/>
              <w:rPr>
                <w:ins w:id="1454" w:author="Heikki Mäki" w:date="2026-01-15T10:35:00Z" w16du:dateUtc="2026-01-15T08:35:00Z"/>
                <w:sz w:val="18"/>
                <w:szCs w:val="18"/>
              </w:rPr>
            </w:pPr>
            <w:ins w:id="1455" w:author="Heikki Mäki" w:date="2026-01-15T10:36:00Z" w16du:dateUtc="2026-01-15T08:36:00Z">
              <w:r>
                <w:rPr>
                  <w:sz w:val="18"/>
                  <w:szCs w:val="18"/>
                </w:rPr>
                <w:t>Unacceptable</w:t>
              </w:r>
            </w:ins>
          </w:p>
        </w:tc>
      </w:tr>
    </w:tbl>
    <w:p w14:paraId="51B53D6D" w14:textId="77777777" w:rsidR="00C10F31" w:rsidRDefault="00C10F31" w:rsidP="00C10F31">
      <w:pPr>
        <w:rPr>
          <w:ins w:id="1456" w:author="Heikki Mäki" w:date="2026-01-15T10:44:00Z" w16du:dateUtc="2026-01-15T08:44:00Z"/>
        </w:rPr>
      </w:pPr>
    </w:p>
    <w:p w14:paraId="24F0E473" w14:textId="75809023" w:rsidR="00FF2D4A" w:rsidRPr="00C10F31" w:rsidRDefault="00FF2D4A" w:rsidP="00C10F31">
      <w:pPr>
        <w:rPr>
          <w:ins w:id="1457" w:author="Heikki Mäki" w:date="2026-01-15T10:42:00Z" w16du:dateUtc="2026-01-15T08:42:00Z"/>
        </w:rPr>
        <w:pPrChange w:id="1458" w:author="Heikki Mäki" w:date="2026-01-15T10:42:00Z" w16du:dateUtc="2026-01-15T08:42:00Z">
          <w:pPr>
            <w:widowControl w:val="0"/>
          </w:pPr>
        </w:pPrChange>
      </w:pPr>
      <w:proofErr w:type="gramStart"/>
      <w:ins w:id="1459" w:author="Heikki Mäki" w:date="2026-01-15T10:44:00Z" w16du:dateUtc="2026-01-15T08:44:00Z">
        <w:r>
          <w:t>Product</w:t>
        </w:r>
        <w:proofErr w:type="gramEnd"/>
        <w:r>
          <w:t xml:space="preserve"> may choose to use stricter risk acceptance criteria</w:t>
        </w:r>
      </w:ins>
      <w:ins w:id="1460" w:author="Heikki Mäki" w:date="2026-01-15T10:57:00Z" w16du:dateUtc="2026-01-15T08:57:00Z">
        <w:r w:rsidR="00AC31F5">
          <w:t xml:space="preserve"> with </w:t>
        </w:r>
      </w:ins>
      <w:ins w:id="1461" w:author="Heikki Mäki" w:date="2026-01-15T10:58:00Z" w16du:dateUtc="2026-01-15T08:58:00Z">
        <w:r w:rsidR="00AC31F5">
          <w:t>justification.</w:t>
        </w:r>
      </w:ins>
    </w:p>
    <w:p w14:paraId="573EBA2A" w14:textId="7A00EA28" w:rsidR="00FF6052" w:rsidRPr="006940FB" w:rsidRDefault="00FF6052" w:rsidP="00545461">
      <w:pPr>
        <w:pStyle w:val="Heading3"/>
      </w:pPr>
      <w:bookmarkStart w:id="1462" w:name="_Toc35422270"/>
      <w:bookmarkStart w:id="1463" w:name="_Identify_need_for"/>
      <w:bookmarkStart w:id="1464" w:name="_Toc141946278"/>
      <w:bookmarkStart w:id="1465" w:name="_Toc142906219"/>
      <w:bookmarkStart w:id="1466" w:name="_Toc143076139"/>
      <w:bookmarkStart w:id="1467" w:name="_Toc143157116"/>
      <w:bookmarkStart w:id="1468" w:name="_Toc143164482"/>
      <w:bookmarkStart w:id="1469" w:name="_Toc141946279"/>
      <w:bookmarkStart w:id="1470" w:name="_Toc142906220"/>
      <w:bookmarkStart w:id="1471" w:name="_Toc143076140"/>
      <w:bookmarkStart w:id="1472" w:name="_Toc143157117"/>
      <w:bookmarkStart w:id="1473" w:name="_Toc143164483"/>
      <w:bookmarkStart w:id="1474" w:name="_Toc141946280"/>
      <w:bookmarkStart w:id="1475" w:name="_Toc142906221"/>
      <w:bookmarkStart w:id="1476" w:name="_Toc143076141"/>
      <w:bookmarkStart w:id="1477" w:name="_Toc143157118"/>
      <w:bookmarkStart w:id="1478" w:name="_Toc143164484"/>
      <w:bookmarkStart w:id="1479" w:name="_Toc141786622"/>
      <w:bookmarkStart w:id="1480" w:name="_Toc141864124"/>
      <w:bookmarkStart w:id="1481" w:name="_Toc141946281"/>
      <w:bookmarkStart w:id="1482" w:name="_Toc142906222"/>
      <w:bookmarkStart w:id="1483" w:name="_Toc143076142"/>
      <w:bookmarkStart w:id="1484" w:name="_Toc143157119"/>
      <w:bookmarkStart w:id="1485" w:name="_Toc143164485"/>
      <w:bookmarkStart w:id="1486" w:name="_Toc141786623"/>
      <w:bookmarkStart w:id="1487" w:name="_Toc141864125"/>
      <w:bookmarkStart w:id="1488" w:name="_Toc141946282"/>
      <w:bookmarkStart w:id="1489" w:name="_Toc142906223"/>
      <w:bookmarkStart w:id="1490" w:name="_Toc143076143"/>
      <w:bookmarkStart w:id="1491" w:name="_Toc143157120"/>
      <w:bookmarkStart w:id="1492" w:name="_Toc143164486"/>
      <w:bookmarkStart w:id="1493" w:name="_Toc141786624"/>
      <w:bookmarkStart w:id="1494" w:name="_Toc141864126"/>
      <w:bookmarkStart w:id="1495" w:name="_Toc141946283"/>
      <w:bookmarkStart w:id="1496" w:name="_Toc142906224"/>
      <w:bookmarkStart w:id="1497" w:name="_Toc143076144"/>
      <w:bookmarkStart w:id="1498" w:name="_Toc143157121"/>
      <w:bookmarkStart w:id="1499" w:name="_Toc143164487"/>
      <w:bookmarkStart w:id="1500" w:name="_Toc141786625"/>
      <w:bookmarkStart w:id="1501" w:name="_Toc141864127"/>
      <w:bookmarkStart w:id="1502" w:name="_Toc141946284"/>
      <w:bookmarkStart w:id="1503" w:name="_Toc142906225"/>
      <w:bookmarkStart w:id="1504" w:name="_Toc143076145"/>
      <w:bookmarkStart w:id="1505" w:name="_Toc143157122"/>
      <w:bookmarkStart w:id="1506" w:name="_Toc143164488"/>
      <w:bookmarkStart w:id="1507" w:name="_Document_risks_and"/>
      <w:bookmarkStart w:id="1508" w:name="_Toc38004861"/>
      <w:bookmarkStart w:id="1509" w:name="_Toc41371405"/>
      <w:bookmarkStart w:id="1510" w:name="_Toc41371849"/>
      <w:bookmarkStart w:id="1511" w:name="_Toc87960306"/>
      <w:bookmarkStart w:id="1512" w:name="_Toc200458658"/>
      <w:bookmarkEnd w:id="1345"/>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r w:rsidRPr="006940FB">
        <w:t>Document Risks</w:t>
      </w:r>
      <w:bookmarkEnd w:id="1508"/>
      <w:bookmarkEnd w:id="1509"/>
      <w:bookmarkEnd w:id="1510"/>
      <w:bookmarkEnd w:id="1511"/>
      <w:bookmarkEnd w:id="1512"/>
    </w:p>
    <w:p w14:paraId="1C78BE71" w14:textId="4D8709A3" w:rsidR="00FF6052" w:rsidRPr="006940FB" w:rsidRDefault="009E0FDB" w:rsidP="001507B9">
      <w:r w:rsidRPr="006940FB">
        <w:rPr>
          <w:b/>
          <w:bCs/>
        </w:rPr>
        <w:t>RA-DR-1</w:t>
      </w:r>
      <w:r w:rsidR="00FC693F" w:rsidRPr="006940FB">
        <w:rPr>
          <w:b/>
          <w:bCs/>
        </w:rPr>
        <w:t xml:space="preserve"> </w:t>
      </w:r>
      <w:r w:rsidR="00FF6052" w:rsidRPr="006940FB">
        <w:t xml:space="preserve">Insert risks </w:t>
      </w:r>
      <w:r w:rsidR="004A6FF3" w:rsidRPr="006940FB">
        <w:t>in</w:t>
      </w:r>
      <w:r w:rsidR="00FF6052" w:rsidRPr="006940FB">
        <w:t xml:space="preserve">to </w:t>
      </w:r>
      <w:r w:rsidR="004A6FF3" w:rsidRPr="006940FB">
        <w:t xml:space="preserve">product/solution </w:t>
      </w:r>
      <w:r w:rsidR="00FF6052" w:rsidRPr="006940FB">
        <w:t>risk register with relevant information, at least</w:t>
      </w:r>
    </w:p>
    <w:p w14:paraId="5F2EBF14" w14:textId="77777777" w:rsidR="00FF6052" w:rsidRPr="006940FB" w:rsidRDefault="00FF6052" w:rsidP="003950A2">
      <w:pPr>
        <w:pStyle w:val="ListBullet"/>
        <w:tabs>
          <w:tab w:val="left" w:pos="1304"/>
        </w:tabs>
      </w:pPr>
      <w:r w:rsidRPr="006940FB">
        <w:t>Risk identifier</w:t>
      </w:r>
    </w:p>
    <w:p w14:paraId="1F654DCA" w14:textId="77777777" w:rsidR="00FF6052" w:rsidRPr="006940FB" w:rsidRDefault="00FF6052" w:rsidP="003950A2">
      <w:pPr>
        <w:pStyle w:val="ListBullet"/>
        <w:tabs>
          <w:tab w:val="left" w:pos="1304"/>
        </w:tabs>
      </w:pPr>
      <w:r w:rsidRPr="006940FB">
        <w:t>Risk title</w:t>
      </w:r>
    </w:p>
    <w:p w14:paraId="0C660AF7" w14:textId="3EB905F3" w:rsidR="00FF6052" w:rsidRPr="006940FB" w:rsidRDefault="00FF6052" w:rsidP="003950A2">
      <w:pPr>
        <w:pStyle w:val="ListBullet"/>
        <w:tabs>
          <w:tab w:val="left" w:pos="1304"/>
        </w:tabs>
      </w:pPr>
      <w:r w:rsidRPr="006940FB">
        <w:t xml:space="preserve">Risk description including </w:t>
      </w:r>
      <w:r w:rsidR="005C30CC" w:rsidRPr="006940FB">
        <w:t xml:space="preserve">event, </w:t>
      </w:r>
      <w:r w:rsidR="007314C8" w:rsidRPr="006940FB">
        <w:t xml:space="preserve">causes, </w:t>
      </w:r>
      <w:r w:rsidR="00CF6BB4" w:rsidRPr="006940FB">
        <w:t>effect</w:t>
      </w:r>
      <w:r w:rsidR="009E1AF9" w:rsidRPr="006940FB">
        <w:t xml:space="preserve"> on assets</w:t>
      </w:r>
      <w:r w:rsidR="007314C8" w:rsidRPr="006940FB">
        <w:t xml:space="preserve"> </w:t>
      </w:r>
      <w:r w:rsidR="00CF6BB4" w:rsidRPr="006940FB">
        <w:t xml:space="preserve">and </w:t>
      </w:r>
      <w:r w:rsidRPr="006940FB">
        <w:t>consequences</w:t>
      </w:r>
    </w:p>
    <w:p w14:paraId="41BF4B45" w14:textId="77777777" w:rsidR="00FF6052" w:rsidRPr="006940FB" w:rsidRDefault="00FF6052" w:rsidP="003950A2">
      <w:pPr>
        <w:pStyle w:val="ListBullet"/>
        <w:tabs>
          <w:tab w:val="left" w:pos="1304"/>
        </w:tabs>
      </w:pPr>
      <w:r w:rsidRPr="006940FB">
        <w:t>Risk rating including probability and impact</w:t>
      </w:r>
    </w:p>
    <w:p w14:paraId="62B76FFB" w14:textId="5CB1EC57" w:rsidR="00FF6052" w:rsidRPr="006940FB" w:rsidRDefault="00FF6052" w:rsidP="003950A2">
      <w:pPr>
        <w:pStyle w:val="ListBullet"/>
        <w:tabs>
          <w:tab w:val="left" w:pos="1304"/>
        </w:tabs>
      </w:pPr>
      <w:r w:rsidRPr="006940FB">
        <w:t>Threat/vulnerability</w:t>
      </w:r>
      <w:r w:rsidR="00DB7EB8" w:rsidRPr="006940FB">
        <w:t xml:space="preserve"> </w:t>
      </w:r>
    </w:p>
    <w:p w14:paraId="324FC8D3" w14:textId="47FEECF0" w:rsidR="00FF6052" w:rsidRPr="006940FB" w:rsidRDefault="00FF6052" w:rsidP="003950A2">
      <w:pPr>
        <w:pStyle w:val="ListBullet"/>
        <w:tabs>
          <w:tab w:val="left" w:pos="1304"/>
        </w:tabs>
      </w:pPr>
      <w:r w:rsidRPr="006940FB">
        <w:t>Privacy impact</w:t>
      </w:r>
    </w:p>
    <w:p w14:paraId="39D81BEC" w14:textId="77777777" w:rsidR="00FF6052" w:rsidRPr="006940FB" w:rsidRDefault="00FF6052" w:rsidP="003950A2">
      <w:pPr>
        <w:pStyle w:val="ListBullet"/>
        <w:tabs>
          <w:tab w:val="left" w:pos="1304"/>
        </w:tabs>
      </w:pPr>
      <w:r w:rsidRPr="006940FB">
        <w:t>Existing controls</w:t>
      </w:r>
    </w:p>
    <w:p w14:paraId="32B3FB56" w14:textId="77777777" w:rsidR="00FF6052" w:rsidRPr="006940FB" w:rsidRDefault="00FF6052" w:rsidP="003950A2">
      <w:pPr>
        <w:pStyle w:val="ListBullet"/>
        <w:tabs>
          <w:tab w:val="left" w:pos="1304"/>
        </w:tabs>
      </w:pPr>
      <w:r w:rsidRPr="006940FB">
        <w:t>Affected asset/component</w:t>
      </w:r>
    </w:p>
    <w:p w14:paraId="3DBDDA79" w14:textId="1FC1D3A0" w:rsidR="00FF6052" w:rsidRPr="006940FB" w:rsidRDefault="00FF6052" w:rsidP="003950A2">
      <w:pPr>
        <w:pStyle w:val="ListBullet"/>
        <w:tabs>
          <w:tab w:val="left" w:pos="1304"/>
        </w:tabs>
      </w:pPr>
      <w:r w:rsidRPr="006940FB">
        <w:t>Recommendation</w:t>
      </w:r>
      <w:r w:rsidR="00D65BEC" w:rsidRPr="006940FB">
        <w:t xml:space="preserve"> of risk treatment</w:t>
      </w:r>
    </w:p>
    <w:p w14:paraId="5946360E" w14:textId="039C78D0" w:rsidR="00FF6052" w:rsidRPr="006940FB" w:rsidRDefault="00FF6052" w:rsidP="00C553FD">
      <w:pPr>
        <w:pStyle w:val="ListBullet"/>
        <w:tabs>
          <w:tab w:val="left" w:pos="1304"/>
        </w:tabs>
      </w:pPr>
      <w:r w:rsidRPr="006940FB">
        <w:t>Risk owner</w:t>
      </w:r>
    </w:p>
    <w:p w14:paraId="75E03F01" w14:textId="5F0CD754" w:rsidR="00A61BA6" w:rsidRPr="006940FB" w:rsidRDefault="002C783F" w:rsidP="00A61BA6">
      <w:r w:rsidRPr="006940FB">
        <w:t>A</w:t>
      </w:r>
      <w:r w:rsidR="00797DD1" w:rsidRPr="006940FB">
        <w:t xml:space="preserve"> </w:t>
      </w:r>
      <w:r w:rsidR="3FEFFAC0" w:rsidRPr="006940FB">
        <w:t>r</w:t>
      </w:r>
      <w:r w:rsidR="0069376B" w:rsidRPr="006940FB">
        <w:t xml:space="preserve">ecommended </w:t>
      </w:r>
      <w:r w:rsidR="004C2B35" w:rsidRPr="006940FB">
        <w:t xml:space="preserve">method of implementing </w:t>
      </w:r>
      <w:r w:rsidR="00436F4D" w:rsidRPr="006940FB">
        <w:t>risk register</w:t>
      </w:r>
      <w:r w:rsidR="00ED535A" w:rsidRPr="006940FB">
        <w:t xml:space="preserve"> </w:t>
      </w:r>
      <w:r w:rsidR="004C2B35" w:rsidRPr="006940FB">
        <w:t xml:space="preserve">is to apply </w:t>
      </w:r>
      <w:hyperlink r:id="rId30" w:history="1">
        <w:r w:rsidR="004C2B35" w:rsidRPr="006940FB">
          <w:rPr>
            <w:rStyle w:val="Hyperlink"/>
          </w:rPr>
          <w:t>Risk Management</w:t>
        </w:r>
        <w:r w:rsidR="004C6B20" w:rsidRPr="006940FB">
          <w:rPr>
            <w:rStyle w:val="Hyperlink"/>
          </w:rPr>
          <w:t xml:space="preserve"> project</w:t>
        </w:r>
        <w:r w:rsidR="004C2B35" w:rsidRPr="006940FB">
          <w:rPr>
            <w:rStyle w:val="Hyperlink"/>
          </w:rPr>
          <w:t xml:space="preserve"> template in Jira</w:t>
        </w:r>
      </w:hyperlink>
      <w:r w:rsidR="00455928" w:rsidRPr="006940FB">
        <w:t xml:space="preserve"> </w:t>
      </w:r>
      <w:r w:rsidR="00455928" w:rsidRPr="006940FB">
        <w:fldChar w:fldCharType="begin"/>
      </w:r>
      <w:r w:rsidR="00455928" w:rsidRPr="006940FB">
        <w:instrText xml:space="preserve"> REF _Ref128387957 \r \h </w:instrText>
      </w:r>
      <w:r w:rsidR="00455928" w:rsidRPr="006940FB">
        <w:fldChar w:fldCharType="separate"/>
      </w:r>
      <w:r w:rsidR="006940FB">
        <w:t>[23]</w:t>
      </w:r>
      <w:r w:rsidR="00455928" w:rsidRPr="006940FB">
        <w:fldChar w:fldCharType="end"/>
      </w:r>
      <w:r w:rsidR="009A44E3" w:rsidRPr="006940FB">
        <w:t>.</w:t>
      </w:r>
    </w:p>
    <w:p w14:paraId="3843A03C" w14:textId="77777777" w:rsidR="00A44D0D" w:rsidRPr="006940FB" w:rsidRDefault="00A44D0D" w:rsidP="00A44D0D">
      <w:pPr>
        <w:pStyle w:val="Heading3"/>
      </w:pPr>
      <w:bookmarkStart w:id="1513" w:name="_Collect_evidence_from"/>
      <w:bookmarkStart w:id="1514" w:name="_Toc200458659"/>
      <w:bookmarkStart w:id="1515" w:name="_Toc38004862"/>
      <w:bookmarkStart w:id="1516" w:name="_Toc41371406"/>
      <w:bookmarkStart w:id="1517" w:name="_Toc41371850"/>
      <w:bookmarkStart w:id="1518" w:name="_Toc87960307"/>
      <w:bookmarkEnd w:id="1513"/>
      <w:r w:rsidRPr="006940FB">
        <w:t>Plan Risk Treatment</w:t>
      </w:r>
      <w:bookmarkEnd w:id="1514"/>
    </w:p>
    <w:p w14:paraId="1566EAC0" w14:textId="22AEFB57" w:rsidR="00A44D0D" w:rsidRPr="006940FB" w:rsidRDefault="009E0FDB" w:rsidP="001507B9">
      <w:r w:rsidRPr="006940FB">
        <w:rPr>
          <w:b/>
          <w:bCs/>
        </w:rPr>
        <w:t>RA-RT-1</w:t>
      </w:r>
      <w:r w:rsidR="00FC693F" w:rsidRPr="006940FB">
        <w:rPr>
          <w:b/>
          <w:bCs/>
        </w:rPr>
        <w:t xml:space="preserve"> </w:t>
      </w:r>
      <w:r w:rsidR="002956D0" w:rsidRPr="006940FB">
        <w:t>Plan risk treatment for each identified risk</w:t>
      </w:r>
      <w:r w:rsidR="009332EC" w:rsidRPr="006940FB">
        <w:t xml:space="preserve">. </w:t>
      </w:r>
      <w:r w:rsidR="3ACAEF24" w:rsidRPr="006940FB">
        <w:t xml:space="preserve">A </w:t>
      </w:r>
      <w:r w:rsidR="00A44D0D" w:rsidRPr="006940FB">
        <w:t xml:space="preserve">Risk </w:t>
      </w:r>
      <w:r w:rsidR="009332EC" w:rsidRPr="006940FB">
        <w:t>T</w:t>
      </w:r>
      <w:r w:rsidR="00A44D0D" w:rsidRPr="006940FB">
        <w:t xml:space="preserve">reatment </w:t>
      </w:r>
      <w:r w:rsidR="009332EC" w:rsidRPr="006940FB">
        <w:t>P</w:t>
      </w:r>
      <w:r w:rsidR="00A44D0D" w:rsidRPr="006940FB">
        <w:t xml:space="preserve">lan is where prioritized risks are described together with the planned treatment actions to obtain an acceptable risk level. </w:t>
      </w:r>
    </w:p>
    <w:p w14:paraId="02CE2DAA" w14:textId="77777777" w:rsidR="00A44D0D" w:rsidRPr="006940FB" w:rsidRDefault="00A44D0D" w:rsidP="001507B9">
      <w:pPr>
        <w:keepNext/>
      </w:pPr>
      <w:r w:rsidRPr="006940FB">
        <w:lastRenderedPageBreak/>
        <w:t>Risk treatment has these alternatives</w:t>
      </w:r>
    </w:p>
    <w:p w14:paraId="3ABA86E9" w14:textId="10AC57CB" w:rsidR="00A44D0D" w:rsidRPr="006940FB" w:rsidRDefault="00A44D0D" w:rsidP="00C553FD">
      <w:pPr>
        <w:pStyle w:val="ListBullet"/>
      </w:pPr>
      <w:r w:rsidRPr="006940FB">
        <w:rPr>
          <w:b/>
          <w:bCs/>
        </w:rPr>
        <w:t>Mitigate</w:t>
      </w:r>
      <w:r w:rsidRPr="006940FB">
        <w:t xml:space="preserve"> – Lower or remove the risk by implementing a security control or </w:t>
      </w:r>
      <w:r w:rsidR="7E8E68E9" w:rsidRPr="006940FB">
        <w:t>by</w:t>
      </w:r>
      <w:r w:rsidRPr="006940FB">
        <w:t xml:space="preserve"> applying a secure design pattern or the principle of defense in depth. Mitigations can lower the probability, impact or both.</w:t>
      </w:r>
    </w:p>
    <w:p w14:paraId="20D65C4F" w14:textId="191B0166" w:rsidR="00A44D0D" w:rsidRPr="006940FB" w:rsidRDefault="00A44D0D" w:rsidP="00C553FD">
      <w:pPr>
        <w:pStyle w:val="ListBullet"/>
      </w:pPr>
      <w:r w:rsidRPr="006940FB">
        <w:rPr>
          <w:b/>
          <w:bCs/>
        </w:rPr>
        <w:t>Transfer</w:t>
      </w:r>
      <w:r w:rsidRPr="006940FB">
        <w:t xml:space="preserve"> – Have another party accept or mitigate the risk via a contract (e.g.</w:t>
      </w:r>
      <w:r w:rsidR="6FB73366" w:rsidRPr="006940FB">
        <w:t>,</w:t>
      </w:r>
      <w:r w:rsidRPr="006940FB">
        <w:t xml:space="preserve"> write specific instructions for mitigations that must be implemented in deployment or take out an insurance policy).</w:t>
      </w:r>
    </w:p>
    <w:p w14:paraId="5AA00E00" w14:textId="77777777" w:rsidR="00A44D0D" w:rsidRPr="006940FB" w:rsidRDefault="00A44D0D" w:rsidP="00C553FD">
      <w:pPr>
        <w:pStyle w:val="ListBullet"/>
      </w:pPr>
      <w:r w:rsidRPr="006940FB">
        <w:rPr>
          <w:b/>
          <w:bCs/>
        </w:rPr>
        <w:t>Accept</w:t>
      </w:r>
      <w:r w:rsidRPr="006940FB">
        <w:t xml:space="preserve"> – Take the risk in the delivered product or solution.</w:t>
      </w:r>
    </w:p>
    <w:p w14:paraId="494604E5" w14:textId="485D7276" w:rsidR="00A44D0D" w:rsidRPr="006940FB" w:rsidRDefault="00A44D0D" w:rsidP="00C553FD">
      <w:pPr>
        <w:pStyle w:val="ListBullet"/>
      </w:pPr>
      <w:r w:rsidRPr="006940FB">
        <w:rPr>
          <w:b/>
          <w:bCs/>
        </w:rPr>
        <w:t>Avoid</w:t>
      </w:r>
      <w:r w:rsidRPr="006940FB">
        <w:t xml:space="preserve"> – Decide to not start or continue with the activity or feature that causes the risk (e.g.</w:t>
      </w:r>
      <w:r w:rsidR="431E483F" w:rsidRPr="006940FB">
        <w:t>,</w:t>
      </w:r>
      <w:r w:rsidRPr="006940FB">
        <w:t xml:space="preserve"> discontinuing development of high risk feature whose risk cannot be mitigated).</w:t>
      </w:r>
    </w:p>
    <w:p w14:paraId="6AB80CFD" w14:textId="18BBD037" w:rsidR="00473E79" w:rsidRDefault="009A6313" w:rsidP="001507B9">
      <w:pPr>
        <w:rPr>
          <w:ins w:id="1519" w:author="Heikki Mäki" w:date="2026-01-16T14:33:00Z" w16du:dateUtc="2026-01-16T12:33:00Z"/>
          <w:iCs/>
        </w:rPr>
      </w:pPr>
      <w:ins w:id="1520" w:author="Heikki Mäki" w:date="2026-01-16T14:33:00Z" w16du:dateUtc="2026-01-16T12:33:00Z">
        <w:r w:rsidRPr="009A6313">
          <w:rPr>
            <w:b/>
            <w:bCs/>
            <w:iCs/>
            <w:rPrChange w:id="1521" w:author="Heikki Mäki" w:date="2026-01-16T14:33:00Z" w16du:dateUtc="2026-01-16T12:33:00Z">
              <w:rPr>
                <w:iCs/>
              </w:rPr>
            </w:rPrChange>
          </w:rPr>
          <w:t>RA-RT-1.1</w:t>
        </w:r>
        <w:r>
          <w:rPr>
            <w:iCs/>
          </w:rPr>
          <w:t xml:space="preserve"> </w:t>
        </w:r>
      </w:ins>
      <w:ins w:id="1522" w:author="Heikki Mäki" w:date="2026-01-16T14:32:00Z" w16du:dateUtc="2026-01-16T12:32:00Z">
        <w:r w:rsidR="00E94E46">
          <w:rPr>
            <w:iCs/>
          </w:rPr>
          <w:t>The selected r</w:t>
        </w:r>
      </w:ins>
      <w:ins w:id="1523" w:author="Heikki Mäki" w:date="2026-01-15T11:59:00Z" w16du:dateUtc="2026-01-15T09:59:00Z">
        <w:r w:rsidR="0087210F">
          <w:rPr>
            <w:iCs/>
          </w:rPr>
          <w:t>isk treatme</w:t>
        </w:r>
      </w:ins>
      <w:ins w:id="1524" w:author="Heikki Mäki" w:date="2026-01-15T12:00:00Z" w16du:dateUtc="2026-01-15T10:00:00Z">
        <w:r w:rsidR="0087210F">
          <w:rPr>
            <w:iCs/>
          </w:rPr>
          <w:t xml:space="preserve">nt </w:t>
        </w:r>
      </w:ins>
      <w:ins w:id="1525" w:author="Heikki Mäki" w:date="2026-01-16T14:32:00Z" w16du:dateUtc="2026-01-16T12:32:00Z">
        <w:r w:rsidR="00E94E46">
          <w:rPr>
            <w:iCs/>
          </w:rPr>
          <w:t xml:space="preserve">shall be aligned </w:t>
        </w:r>
      </w:ins>
      <w:ins w:id="1526" w:author="Heikki Mäki" w:date="2026-01-15T12:00:00Z" w16du:dateUtc="2026-01-15T10:00:00Z">
        <w:r w:rsidR="0087210F">
          <w:rPr>
            <w:iCs/>
          </w:rPr>
          <w:t>with risk acceptance criteria. Risks above the criteria cannot be accepted nor transferred.</w:t>
        </w:r>
      </w:ins>
    </w:p>
    <w:p w14:paraId="6795A1E7" w14:textId="0C4EA8FC" w:rsidR="009A6313" w:rsidRPr="00473E79" w:rsidRDefault="009A6313" w:rsidP="001507B9">
      <w:pPr>
        <w:rPr>
          <w:ins w:id="1527" w:author="Heikki Mäki" w:date="2026-01-15T11:59:00Z" w16du:dateUtc="2026-01-15T09:59:00Z"/>
          <w:iCs/>
          <w:rPrChange w:id="1528" w:author="Heikki Mäki" w:date="2026-01-15T11:59:00Z" w16du:dateUtc="2026-01-15T09:59:00Z">
            <w:rPr>
              <w:ins w:id="1529" w:author="Heikki Mäki" w:date="2026-01-15T11:59:00Z" w16du:dateUtc="2026-01-15T09:59:00Z"/>
              <w:b/>
              <w:bCs/>
              <w:iCs/>
            </w:rPr>
          </w:rPrChange>
        </w:rPr>
      </w:pPr>
      <w:ins w:id="1530" w:author="Heikki Mäki" w:date="2026-01-16T14:33:00Z" w16du:dateUtc="2026-01-16T12:33:00Z">
        <w:r w:rsidRPr="000F6C85">
          <w:rPr>
            <w:b/>
            <w:bCs/>
            <w:iCs/>
            <w:rPrChange w:id="1531" w:author="Heikki Mäki" w:date="2026-01-16T14:34:00Z" w16du:dateUtc="2026-01-16T12:34:00Z">
              <w:rPr>
                <w:iCs/>
              </w:rPr>
            </w:rPrChange>
          </w:rPr>
          <w:t>RA-RT-1.2</w:t>
        </w:r>
        <w:r w:rsidR="000C78A1">
          <w:rPr>
            <w:iCs/>
          </w:rPr>
          <w:t xml:space="preserve"> </w:t>
        </w:r>
      </w:ins>
      <w:ins w:id="1532" w:author="Heikki Mäki" w:date="2026-01-16T14:34:00Z" w16du:dateUtc="2026-01-16T12:34:00Z">
        <w:r w:rsidR="000F6C85">
          <w:rPr>
            <w:iCs/>
          </w:rPr>
          <w:t>Residual risk after risk mitigation shall be assessed.</w:t>
        </w:r>
      </w:ins>
    </w:p>
    <w:p w14:paraId="1E369870" w14:textId="60C117B9" w:rsidR="00A44D0D" w:rsidRPr="006940FB" w:rsidRDefault="009E0FDB" w:rsidP="001507B9">
      <w:r w:rsidRPr="006940FB">
        <w:rPr>
          <w:b/>
          <w:bCs/>
          <w:iCs/>
        </w:rPr>
        <w:t>RA-RT-2</w:t>
      </w:r>
      <w:r w:rsidR="00FC693F" w:rsidRPr="006940FB">
        <w:rPr>
          <w:b/>
          <w:bCs/>
          <w:iCs/>
        </w:rPr>
        <w:t xml:space="preserve"> </w:t>
      </w:r>
      <w:r w:rsidR="00A44D0D" w:rsidRPr="006940FB">
        <w:t xml:space="preserve">Treatment actions that need further work </w:t>
      </w:r>
      <w:r w:rsidRPr="006940FB">
        <w:t xml:space="preserve">shall be </w:t>
      </w:r>
      <w:r w:rsidR="00A44D0D" w:rsidRPr="006940FB">
        <w:t>inserted into the product backlog. Mitigation and transfer are such.</w:t>
      </w:r>
    </w:p>
    <w:p w14:paraId="77ADB0FB" w14:textId="545AF901" w:rsidR="00BC73A1" w:rsidRPr="006940FB" w:rsidRDefault="00D83E4A" w:rsidP="001507B9">
      <w:r w:rsidRPr="006940FB">
        <w:rPr>
          <w:b/>
          <w:bCs/>
          <w:iCs/>
        </w:rPr>
        <w:t>RA-RT-3</w:t>
      </w:r>
      <w:r w:rsidR="00FC693F" w:rsidRPr="006940FB">
        <w:rPr>
          <w:b/>
          <w:bCs/>
          <w:iCs/>
        </w:rPr>
        <w:t xml:space="preserve"> </w:t>
      </w:r>
      <w:r w:rsidR="0017774B" w:rsidRPr="006940FB">
        <w:t xml:space="preserve">In the risk register, </w:t>
      </w:r>
      <w:r w:rsidR="00BC73A1" w:rsidRPr="006940FB">
        <w:t xml:space="preserve">the following information shall be captured during </w:t>
      </w:r>
      <w:proofErr w:type="gramStart"/>
      <w:r w:rsidR="00BC73A1" w:rsidRPr="006940FB">
        <w:t>the risk</w:t>
      </w:r>
      <w:proofErr w:type="gramEnd"/>
      <w:r w:rsidR="00BC73A1" w:rsidRPr="006940FB">
        <w:t xml:space="preserve"> treatment</w:t>
      </w:r>
    </w:p>
    <w:p w14:paraId="5D6B95DA" w14:textId="65856BEE" w:rsidR="00BC73A1" w:rsidRPr="006940FB" w:rsidRDefault="00BC73A1" w:rsidP="00BC73A1">
      <w:pPr>
        <w:pStyle w:val="ListBullet"/>
        <w:tabs>
          <w:tab w:val="left" w:pos="1304"/>
        </w:tabs>
      </w:pPr>
      <w:r w:rsidRPr="006940FB">
        <w:t>Risk status</w:t>
      </w:r>
    </w:p>
    <w:p w14:paraId="0360B207" w14:textId="77777777" w:rsidR="00BC73A1" w:rsidRDefault="00BC73A1" w:rsidP="00BC73A1">
      <w:pPr>
        <w:pStyle w:val="ListBullet"/>
        <w:tabs>
          <w:tab w:val="left" w:pos="1304"/>
        </w:tabs>
        <w:rPr>
          <w:ins w:id="1533" w:author="Heikki Mäki" w:date="2026-01-15T11:58:00Z" w16du:dateUtc="2026-01-15T09:58:00Z"/>
        </w:rPr>
      </w:pPr>
      <w:r w:rsidRPr="006940FB">
        <w:t>Risk treatment actions</w:t>
      </w:r>
    </w:p>
    <w:p w14:paraId="0BEED90C" w14:textId="44D2BE67" w:rsidR="0085505C" w:rsidRPr="006940FB" w:rsidRDefault="0085505C" w:rsidP="00BC73A1">
      <w:pPr>
        <w:pStyle w:val="ListBullet"/>
        <w:tabs>
          <w:tab w:val="left" w:pos="1304"/>
        </w:tabs>
      </w:pPr>
      <w:ins w:id="1534" w:author="Heikki Mäki" w:date="2026-01-15T11:58:00Z" w16du:dateUtc="2026-01-15T09:58:00Z">
        <w:r>
          <w:t>Justification for chose</w:t>
        </w:r>
      </w:ins>
      <w:ins w:id="1535" w:author="Heikki Mäki" w:date="2026-01-15T13:16:00Z" w16du:dateUtc="2026-01-15T11:16:00Z">
        <w:r w:rsidR="00660EA7">
          <w:t>n</w:t>
        </w:r>
      </w:ins>
      <w:ins w:id="1536" w:author="Heikki Mäki" w:date="2026-01-15T11:58:00Z" w16du:dateUtc="2026-01-15T09:58:00Z">
        <w:r>
          <w:t xml:space="preserve"> risk treatment</w:t>
        </w:r>
      </w:ins>
    </w:p>
    <w:p w14:paraId="2F9A6440" w14:textId="77777777" w:rsidR="00BC73A1" w:rsidRPr="006940FB" w:rsidRDefault="00BC73A1" w:rsidP="00BC73A1">
      <w:pPr>
        <w:pStyle w:val="ListBullet"/>
        <w:tabs>
          <w:tab w:val="left" w:pos="1304"/>
        </w:tabs>
      </w:pPr>
      <w:r w:rsidRPr="006940FB">
        <w:t>Mitigations and their statuses</w:t>
      </w:r>
    </w:p>
    <w:p w14:paraId="5104BD72" w14:textId="10650E29" w:rsidR="00BC73A1" w:rsidRPr="006940FB" w:rsidRDefault="00BC73A1" w:rsidP="00BC73A1">
      <w:pPr>
        <w:pStyle w:val="ListBullet"/>
        <w:tabs>
          <w:tab w:val="left" w:pos="1304"/>
        </w:tabs>
      </w:pPr>
      <w:r w:rsidRPr="006940FB">
        <w:t xml:space="preserve">Residual risk </w:t>
      </w:r>
      <w:r w:rsidR="00A766B8" w:rsidRPr="006940FB">
        <w:t xml:space="preserve">after </w:t>
      </w:r>
      <w:r w:rsidR="001828CC" w:rsidRPr="006940FB">
        <w:t>mitigations have been implemented</w:t>
      </w:r>
    </w:p>
    <w:p w14:paraId="3DE4A238" w14:textId="77777777" w:rsidR="00BC73A1" w:rsidRPr="006940FB" w:rsidRDefault="00BC73A1" w:rsidP="00BC73A1">
      <w:pPr>
        <w:pStyle w:val="ListBullet"/>
        <w:tabs>
          <w:tab w:val="left" w:pos="1304"/>
        </w:tabs>
      </w:pPr>
      <w:r w:rsidRPr="006940FB">
        <w:t>Link to exemption data</w:t>
      </w:r>
    </w:p>
    <w:p w14:paraId="07301617" w14:textId="77777777" w:rsidR="00BC73A1" w:rsidRPr="006940FB" w:rsidRDefault="00BC73A1" w:rsidP="00BC73A1">
      <w:pPr>
        <w:pStyle w:val="ListBullet"/>
        <w:tabs>
          <w:tab w:val="left" w:pos="1304"/>
        </w:tabs>
      </w:pPr>
      <w:r w:rsidRPr="006940FB">
        <w:t>Change history with timestamps and author of the change</w:t>
      </w:r>
    </w:p>
    <w:p w14:paraId="6DE2752F" w14:textId="77777777" w:rsidR="00EE4193" w:rsidRPr="006940FB" w:rsidRDefault="00EE4193" w:rsidP="00EE4193">
      <w:pPr>
        <w:pStyle w:val="ListBullet"/>
        <w:numPr>
          <w:ilvl w:val="0"/>
          <w:numId w:val="0"/>
        </w:numPr>
      </w:pPr>
    </w:p>
    <w:p w14:paraId="38ABDA0C" w14:textId="69496929" w:rsidR="00EE4193" w:rsidRPr="006940FB" w:rsidRDefault="00D83E4A" w:rsidP="00FF34A7">
      <w:pPr>
        <w:pStyle w:val="ListBullet"/>
        <w:numPr>
          <w:ilvl w:val="0"/>
          <w:numId w:val="0"/>
        </w:numPr>
      </w:pPr>
      <w:r w:rsidRPr="006940FB">
        <w:rPr>
          <w:b/>
          <w:bCs/>
        </w:rPr>
        <w:t>RA-RT-4</w:t>
      </w:r>
      <w:r w:rsidR="00FC693F" w:rsidRPr="006940FB">
        <w:rPr>
          <w:b/>
          <w:bCs/>
        </w:rPr>
        <w:t xml:space="preserve"> </w:t>
      </w:r>
      <w:r w:rsidR="00877A6D" w:rsidRPr="006940FB">
        <w:t>R</w:t>
      </w:r>
      <w:r w:rsidR="00EE4193" w:rsidRPr="006940FB">
        <w:t xml:space="preserve">isk statuses and the progress of treatment actions in the risk treatment plan </w:t>
      </w:r>
      <w:r w:rsidR="00D1341E" w:rsidRPr="006940FB">
        <w:t xml:space="preserve">shall be </w:t>
      </w:r>
      <w:r w:rsidR="00EE4193" w:rsidRPr="006940FB">
        <w:t xml:space="preserve">followed up </w:t>
      </w:r>
      <w:r w:rsidR="00877A6D" w:rsidRPr="006940FB">
        <w:t>continually</w:t>
      </w:r>
      <w:r w:rsidR="00EE4193" w:rsidRPr="006940FB">
        <w:t>.</w:t>
      </w:r>
    </w:p>
    <w:p w14:paraId="00A6305B" w14:textId="77777777" w:rsidR="00625CC2" w:rsidRPr="006940FB" w:rsidRDefault="00625CC2" w:rsidP="151752E2">
      <w:pPr>
        <w:pStyle w:val="Heading3"/>
      </w:pPr>
      <w:bookmarkStart w:id="1537" w:name="_Toc200458660"/>
      <w:r w:rsidRPr="006940FB">
        <w:t>Identify Need for Other Assurance Activities</w:t>
      </w:r>
      <w:bookmarkEnd w:id="1537"/>
    </w:p>
    <w:p w14:paraId="0299D500" w14:textId="44413207" w:rsidR="00625CC2" w:rsidRPr="006940FB" w:rsidRDefault="001C4617" w:rsidP="00FF34A7">
      <w:r w:rsidRPr="006940FB">
        <w:rPr>
          <w:b/>
          <w:bCs/>
          <w:iCs/>
        </w:rPr>
        <w:t>RA-OA-1</w:t>
      </w:r>
      <w:r w:rsidR="00FC693F" w:rsidRPr="006940FB">
        <w:rPr>
          <w:b/>
          <w:bCs/>
          <w:iCs/>
        </w:rPr>
        <w:t xml:space="preserve"> </w:t>
      </w:r>
      <w:r w:rsidR="00625CC2" w:rsidRPr="006940FB">
        <w:t xml:space="preserve">Identify which of the secure coding and vulnerability analysis advanced level activities should be performed and create tasks for these in product backlog </w:t>
      </w:r>
      <w:r w:rsidR="424A83DC" w:rsidRPr="006940FB">
        <w:t xml:space="preserve">referencing the </w:t>
      </w:r>
      <w:r w:rsidR="00625CC2" w:rsidRPr="006940FB">
        <w:t>relevant risks.</w:t>
      </w:r>
    </w:p>
    <w:p w14:paraId="1F2D5250" w14:textId="77777777" w:rsidR="00FF6052" w:rsidRPr="006940FB" w:rsidRDefault="00FF6052" w:rsidP="00545461">
      <w:pPr>
        <w:pStyle w:val="Heading3"/>
      </w:pPr>
      <w:bookmarkStart w:id="1538" w:name="_Toc141786628"/>
      <w:bookmarkStart w:id="1539" w:name="_Toc141864130"/>
      <w:bookmarkStart w:id="1540" w:name="_Toc141946288"/>
      <w:bookmarkStart w:id="1541" w:name="_Toc142906229"/>
      <w:bookmarkStart w:id="1542" w:name="_Toc143076149"/>
      <w:bookmarkStart w:id="1543" w:name="_Toc143157126"/>
      <w:bookmarkStart w:id="1544" w:name="_Toc143164492"/>
      <w:bookmarkStart w:id="1545" w:name="_Toc141786629"/>
      <w:bookmarkStart w:id="1546" w:name="_Toc141864131"/>
      <w:bookmarkStart w:id="1547" w:name="_Toc141946289"/>
      <w:bookmarkStart w:id="1548" w:name="_Toc142906230"/>
      <w:bookmarkStart w:id="1549" w:name="_Toc143076150"/>
      <w:bookmarkStart w:id="1550" w:name="_Toc143157127"/>
      <w:bookmarkStart w:id="1551" w:name="_Toc143164493"/>
      <w:bookmarkStart w:id="1552" w:name="_Produce_risk_assessment"/>
      <w:bookmarkStart w:id="1553" w:name="_Toc38004864"/>
      <w:bookmarkStart w:id="1554" w:name="_Toc41371407"/>
      <w:bookmarkStart w:id="1555" w:name="_Toc41371851"/>
      <w:bookmarkStart w:id="1556" w:name="_Toc87960308"/>
      <w:bookmarkStart w:id="1557" w:name="_Toc200458661"/>
      <w:bookmarkEnd w:id="1515"/>
      <w:bookmarkEnd w:id="1516"/>
      <w:bookmarkEnd w:id="1517"/>
      <w:bookmarkEnd w:id="1518"/>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proofErr w:type="gramStart"/>
      <w:r w:rsidRPr="006940FB">
        <w:t>Produce</w:t>
      </w:r>
      <w:proofErr w:type="gramEnd"/>
      <w:r w:rsidRPr="006940FB">
        <w:t xml:space="preserve"> Risk Assessment and Privacy Impact Assessment Report</w:t>
      </w:r>
      <w:bookmarkEnd w:id="1553"/>
      <w:bookmarkEnd w:id="1554"/>
      <w:bookmarkEnd w:id="1555"/>
      <w:bookmarkEnd w:id="1556"/>
      <w:bookmarkEnd w:id="1557"/>
    </w:p>
    <w:p w14:paraId="074657A3" w14:textId="08D5F594" w:rsidR="00981EF3" w:rsidRPr="006940FB" w:rsidRDefault="00A30C11" w:rsidP="00D6692C">
      <w:r w:rsidRPr="006940FB">
        <w:rPr>
          <w:b/>
          <w:bCs/>
        </w:rPr>
        <w:t>RA-RE-1</w:t>
      </w:r>
      <w:r w:rsidR="00FC693F" w:rsidRPr="006940FB">
        <w:rPr>
          <w:b/>
          <w:bCs/>
        </w:rPr>
        <w:t xml:space="preserve"> </w:t>
      </w:r>
      <w:r w:rsidR="00AE54DF" w:rsidRPr="006940FB">
        <w:t xml:space="preserve">Upon </w:t>
      </w:r>
      <w:r w:rsidR="002A709C" w:rsidRPr="006940FB">
        <w:t>M</w:t>
      </w:r>
      <w:r w:rsidR="00EA291F" w:rsidRPr="006940FB">
        <w:t xml:space="preserve">ajor </w:t>
      </w:r>
      <w:r w:rsidR="00AE54DF" w:rsidRPr="006940FB">
        <w:t>product or solution release</w:t>
      </w:r>
      <w:r w:rsidR="790BE809" w:rsidRPr="006940FB">
        <w:t>,</w:t>
      </w:r>
      <w:r w:rsidR="00AE54DF" w:rsidRPr="006940FB">
        <w:t xml:space="preserve"> a report shall be produced showing </w:t>
      </w:r>
      <w:r w:rsidR="00817035" w:rsidRPr="006940FB">
        <w:t>the evidence of the performed assessments</w:t>
      </w:r>
      <w:r w:rsidR="00EE2EAD" w:rsidRPr="006940FB">
        <w:t xml:space="preserve">, </w:t>
      </w:r>
      <w:r w:rsidR="00140F08" w:rsidRPr="006940FB">
        <w:t xml:space="preserve">compliance </w:t>
      </w:r>
      <w:proofErr w:type="gramStart"/>
      <w:r w:rsidR="00140F08" w:rsidRPr="006940FB">
        <w:t>to</w:t>
      </w:r>
      <w:proofErr w:type="gramEnd"/>
      <w:r w:rsidR="00140F08" w:rsidRPr="006940FB">
        <w:t xml:space="preserve"> basic level activi</w:t>
      </w:r>
      <w:r w:rsidR="00E44E05" w:rsidRPr="006940FB">
        <w:t>ti</w:t>
      </w:r>
      <w:r w:rsidR="00140F08" w:rsidRPr="006940FB">
        <w:t xml:space="preserve">es, </w:t>
      </w:r>
      <w:r w:rsidR="00AE54DF" w:rsidRPr="006940FB">
        <w:t xml:space="preserve">the status </w:t>
      </w:r>
      <w:r w:rsidR="00DB57D6" w:rsidRPr="006940FB">
        <w:t xml:space="preserve">of </w:t>
      </w:r>
      <w:r w:rsidR="00AE54DF" w:rsidRPr="006940FB">
        <w:t>the risk treatment plan and the residual risks.</w:t>
      </w:r>
    </w:p>
    <w:p w14:paraId="268E42E4" w14:textId="33C4282F" w:rsidR="00AE54DF" w:rsidRPr="006940FB" w:rsidRDefault="0006074E" w:rsidP="00D6692C">
      <w:r w:rsidRPr="006940FB">
        <w:lastRenderedPageBreak/>
        <w:t>Avoided risks do not need to be reported.</w:t>
      </w:r>
      <w:r w:rsidR="00D6692C" w:rsidRPr="006940FB">
        <w:t xml:space="preserve"> </w:t>
      </w:r>
      <w:r w:rsidR="00AE54DF" w:rsidRPr="006940FB">
        <w:t xml:space="preserve">A risk assessment report does not need to be produced separately for every feature risk assessment. Instead, the feature </w:t>
      </w:r>
      <w:r w:rsidR="00403843" w:rsidRPr="006940FB">
        <w:t xml:space="preserve">risks </w:t>
      </w:r>
      <w:r w:rsidR="00C37B4A" w:rsidRPr="006940FB">
        <w:t xml:space="preserve">can be </w:t>
      </w:r>
      <w:r w:rsidR="00AE54DF" w:rsidRPr="006940FB">
        <w:t xml:space="preserve">collected into the product </w:t>
      </w:r>
      <w:r w:rsidR="00403843" w:rsidRPr="006940FB">
        <w:t>specific</w:t>
      </w:r>
      <w:r w:rsidR="00AE54DF" w:rsidRPr="006940FB">
        <w:t xml:space="preserve"> report.</w:t>
      </w:r>
    </w:p>
    <w:p w14:paraId="08AF8127" w14:textId="19AD701E" w:rsidR="00FF6052" w:rsidRPr="006940FB" w:rsidRDefault="007D5EDD" w:rsidP="00D201AE">
      <w:hyperlink r:id="rId31" w:history="1">
        <w:r w:rsidRPr="006940FB">
          <w:rPr>
            <w:rStyle w:val="Hyperlink"/>
          </w:rPr>
          <w:t xml:space="preserve">6/002 01-LXE 108 0035 </w:t>
        </w:r>
        <w:proofErr w:type="spellStart"/>
        <w:r w:rsidRPr="006940FB">
          <w:rPr>
            <w:rStyle w:val="Hyperlink"/>
          </w:rPr>
          <w:t>Uen</w:t>
        </w:r>
        <w:proofErr w:type="spellEnd"/>
      </w:hyperlink>
      <w:r w:rsidR="005D07F1" w:rsidRPr="006940FB">
        <w:t>, RA and PIA Report Template</w:t>
      </w:r>
      <w:r w:rsidR="005D07F1" w:rsidRPr="006940FB" w:rsidDel="006D0551">
        <w:t xml:space="preserve"> </w:t>
      </w:r>
      <w:r w:rsidR="0016749B" w:rsidRPr="006940FB">
        <w:t xml:space="preserve">(Word) </w:t>
      </w:r>
      <w:r w:rsidR="00D009AB" w:rsidRPr="006940FB">
        <w:fldChar w:fldCharType="begin"/>
      </w:r>
      <w:r w:rsidR="00D009AB" w:rsidRPr="006940FB">
        <w:instrText xml:space="preserve"> REF _Ref118273086 \r \h </w:instrText>
      </w:r>
      <w:r w:rsidR="00D009AB" w:rsidRPr="006940FB">
        <w:fldChar w:fldCharType="separate"/>
      </w:r>
      <w:r w:rsidR="006940FB">
        <w:t>[9]</w:t>
      </w:r>
      <w:r w:rsidR="00D009AB" w:rsidRPr="006940FB">
        <w:fldChar w:fldCharType="end"/>
      </w:r>
      <w:r w:rsidR="00D009AB" w:rsidRPr="006940FB">
        <w:t xml:space="preserve"> </w:t>
      </w:r>
      <w:r w:rsidR="0016749B" w:rsidRPr="006940FB">
        <w:t xml:space="preserve">or </w:t>
      </w:r>
      <w:hyperlink r:id="rId32" w:history="1">
        <w:r w:rsidR="00C2787D" w:rsidRPr="006940FB">
          <w:rPr>
            <w:rStyle w:val="Hyperlink"/>
          </w:rPr>
          <w:t xml:space="preserve">5/002 01-LXE 108 0035 </w:t>
        </w:r>
        <w:proofErr w:type="spellStart"/>
        <w:r w:rsidR="00C2787D" w:rsidRPr="006940FB">
          <w:rPr>
            <w:rStyle w:val="Hyperlink"/>
          </w:rPr>
          <w:t>Uen</w:t>
        </w:r>
        <w:proofErr w:type="spellEnd"/>
      </w:hyperlink>
      <w:r w:rsidR="0009483F" w:rsidRPr="006940FB">
        <w:t>,</w:t>
      </w:r>
      <w:r w:rsidR="0016749B" w:rsidRPr="006940FB">
        <w:t xml:space="preserve"> </w:t>
      </w:r>
      <w:r w:rsidR="00D91058" w:rsidRPr="006940FB">
        <w:t>RA and PIA Report Template</w:t>
      </w:r>
      <w:r w:rsidR="00D91058" w:rsidRPr="006940FB" w:rsidDel="006D0551">
        <w:t xml:space="preserve"> </w:t>
      </w:r>
      <w:r w:rsidR="0016749B" w:rsidRPr="006940FB">
        <w:t>(</w:t>
      </w:r>
      <w:r w:rsidR="00F24901" w:rsidRPr="006940FB">
        <w:t>M</w:t>
      </w:r>
      <w:r w:rsidR="0016749B" w:rsidRPr="006940FB">
        <w:t xml:space="preserve">arkdown) </w:t>
      </w:r>
      <w:r w:rsidR="008214F4" w:rsidRPr="006940FB">
        <w:fldChar w:fldCharType="begin"/>
      </w:r>
      <w:r w:rsidR="008214F4" w:rsidRPr="006940FB">
        <w:instrText xml:space="preserve"> REF _Ref133996701 \r \h </w:instrText>
      </w:r>
      <w:r w:rsidR="008214F4" w:rsidRPr="006940FB">
        <w:fldChar w:fldCharType="separate"/>
      </w:r>
      <w:r w:rsidR="006940FB">
        <w:t>[10]</w:t>
      </w:r>
      <w:r w:rsidR="008214F4" w:rsidRPr="006940FB">
        <w:fldChar w:fldCharType="end"/>
      </w:r>
      <w:r w:rsidR="00A63845" w:rsidRPr="006940FB">
        <w:t xml:space="preserve"> </w:t>
      </w:r>
      <w:r w:rsidR="001F3F05" w:rsidRPr="006940FB">
        <w:t>should be used as report template</w:t>
      </w:r>
      <w:r w:rsidR="00FE5130" w:rsidRPr="006940FB">
        <w:t xml:space="preserve">. </w:t>
      </w:r>
      <w:r w:rsidR="00FF6052" w:rsidRPr="006940FB">
        <w:t>Report shall be classified as Ericsson Confidential.</w:t>
      </w:r>
    </w:p>
    <w:p w14:paraId="3FE294B7" w14:textId="7EDB71EE" w:rsidR="00AF283F" w:rsidRPr="006940FB" w:rsidRDefault="00AC2614" w:rsidP="00D201AE">
      <w:r w:rsidRPr="006940FB">
        <w:rPr>
          <w:b/>
          <w:bCs/>
        </w:rPr>
        <w:t>RA-RE-</w:t>
      </w:r>
      <w:r w:rsidR="007A021F" w:rsidRPr="006940FB">
        <w:rPr>
          <w:b/>
          <w:bCs/>
        </w:rPr>
        <w:t>2</w:t>
      </w:r>
      <w:r w:rsidR="00FC693F" w:rsidRPr="006940FB">
        <w:rPr>
          <w:b/>
          <w:bCs/>
        </w:rPr>
        <w:t xml:space="preserve"> </w:t>
      </w:r>
      <w:r w:rsidR="009E6053" w:rsidRPr="006940FB">
        <w:t xml:space="preserve">Report shall be reviewed </w:t>
      </w:r>
      <w:r w:rsidR="006B2462" w:rsidRPr="006940FB">
        <w:t xml:space="preserve">once per year </w:t>
      </w:r>
      <w:r w:rsidR="005E295C" w:rsidRPr="006940FB">
        <w:t xml:space="preserve">by a </w:t>
      </w:r>
      <w:r w:rsidR="008352B5" w:rsidRPr="006940FB">
        <w:t>competent</w:t>
      </w:r>
      <w:r w:rsidR="005E295C" w:rsidRPr="006940FB">
        <w:t xml:space="preserve"> </w:t>
      </w:r>
      <w:r w:rsidR="00CF2DB5" w:rsidRPr="006940FB">
        <w:t>person</w:t>
      </w:r>
      <w:r w:rsidR="005E295C" w:rsidRPr="006940FB">
        <w:t xml:space="preserve"> who </w:t>
      </w:r>
      <w:r w:rsidR="00791CF4" w:rsidRPr="006940FB">
        <w:t>has n</w:t>
      </w:r>
      <w:r w:rsidR="005E295C" w:rsidRPr="006940FB">
        <w:t xml:space="preserve">ot </w:t>
      </w:r>
      <w:r w:rsidR="00791CF4" w:rsidRPr="006940FB">
        <w:t xml:space="preserve">been </w:t>
      </w:r>
      <w:r w:rsidR="005E295C" w:rsidRPr="006940FB">
        <w:t xml:space="preserve">involved </w:t>
      </w:r>
      <w:r w:rsidR="006B0713" w:rsidRPr="006940FB">
        <w:t>in</w:t>
      </w:r>
      <w:r w:rsidR="005E295C" w:rsidRPr="006940FB">
        <w:t xml:space="preserve"> </w:t>
      </w:r>
      <w:r w:rsidR="00B07895" w:rsidRPr="006940FB">
        <w:t>the assessment</w:t>
      </w:r>
      <w:r w:rsidR="004C728E" w:rsidRPr="006940FB">
        <w:t xml:space="preserve"> to determine </w:t>
      </w:r>
      <w:r w:rsidR="0025774E" w:rsidRPr="006940FB">
        <w:t xml:space="preserve">whether it </w:t>
      </w:r>
      <w:r w:rsidR="004C728E" w:rsidRPr="006940FB">
        <w:t>adequately identif</w:t>
      </w:r>
      <w:r w:rsidR="009A2357" w:rsidRPr="006940FB">
        <w:t>ies</w:t>
      </w:r>
      <w:r w:rsidR="004C728E" w:rsidRPr="006940FB">
        <w:t xml:space="preserve"> </w:t>
      </w:r>
      <w:r w:rsidR="000F69BD" w:rsidRPr="006940FB">
        <w:t xml:space="preserve">relevant </w:t>
      </w:r>
      <w:r w:rsidR="004C728E" w:rsidRPr="006940FB">
        <w:t>risks.</w:t>
      </w:r>
      <w:r w:rsidR="29245F0D" w:rsidRPr="006940FB">
        <w:t xml:space="preserve"> </w:t>
      </w:r>
      <w:r w:rsidR="00713E77" w:rsidRPr="006940FB">
        <w:t xml:space="preserve">Appendix chapter in the </w:t>
      </w:r>
      <w:hyperlink r:id="rId33" w:history="1">
        <w:r w:rsidR="00B10452" w:rsidRPr="006940FB">
          <w:rPr>
            <w:rStyle w:val="Hyperlink"/>
          </w:rPr>
          <w:t xml:space="preserve">6/002 01-LXE 108 0035 </w:t>
        </w:r>
        <w:proofErr w:type="spellStart"/>
        <w:r w:rsidR="00B10452" w:rsidRPr="006940FB">
          <w:rPr>
            <w:rStyle w:val="Hyperlink"/>
          </w:rPr>
          <w:t>Uen</w:t>
        </w:r>
        <w:proofErr w:type="spellEnd"/>
      </w:hyperlink>
      <w:r w:rsidR="39ABDFD0" w:rsidRPr="006940FB">
        <w:t>,</w:t>
      </w:r>
      <w:r w:rsidR="46CD935F" w:rsidRPr="006940FB">
        <w:t xml:space="preserve"> </w:t>
      </w:r>
      <w:r w:rsidR="39ABDFD0" w:rsidRPr="006940FB">
        <w:t>RA and PIA Report Template (Word</w:t>
      </w:r>
      <w:r w:rsidR="621F478E" w:rsidRPr="006940FB">
        <w:t>)</w:t>
      </w:r>
      <w:r w:rsidR="6FDF22C7" w:rsidRPr="006940FB">
        <w:t xml:space="preserve"> </w:t>
      </w:r>
      <w:r w:rsidR="009E6053" w:rsidRPr="006940FB">
        <w:fldChar w:fldCharType="begin"/>
      </w:r>
      <w:r w:rsidR="009E6053" w:rsidRPr="006940FB">
        <w:instrText xml:space="preserve"> REF _Ref118273086 \r \h </w:instrText>
      </w:r>
      <w:r w:rsidR="009E6053" w:rsidRPr="006940FB">
        <w:fldChar w:fldCharType="separate"/>
      </w:r>
      <w:r w:rsidR="006940FB">
        <w:t>[9]</w:t>
      </w:r>
      <w:r w:rsidR="009E6053" w:rsidRPr="006940FB">
        <w:fldChar w:fldCharType="end"/>
      </w:r>
      <w:r w:rsidR="002352FF" w:rsidRPr="006940FB">
        <w:t xml:space="preserve"> </w:t>
      </w:r>
      <w:r w:rsidR="00713E77" w:rsidRPr="006940FB">
        <w:t xml:space="preserve">can be used </w:t>
      </w:r>
      <w:r w:rsidR="3F1EB5D0" w:rsidRPr="006940FB">
        <w:t>for the review record.</w:t>
      </w:r>
    </w:p>
    <w:p w14:paraId="4FFA6426" w14:textId="000AFE9C" w:rsidR="00FF6052" w:rsidRDefault="00AC2614" w:rsidP="00D201AE">
      <w:pPr>
        <w:rPr>
          <w:ins w:id="1558" w:author="Heikki Mäki" w:date="2026-01-15T13:14:00Z" w16du:dateUtc="2026-01-15T11:14:00Z"/>
        </w:rPr>
      </w:pPr>
      <w:r w:rsidRPr="006940FB">
        <w:rPr>
          <w:b/>
          <w:bCs/>
        </w:rPr>
        <w:t>RA-RE-</w:t>
      </w:r>
      <w:r w:rsidR="007A021F" w:rsidRPr="006940FB">
        <w:rPr>
          <w:b/>
          <w:bCs/>
        </w:rPr>
        <w:t>3</w:t>
      </w:r>
      <w:r w:rsidR="00FC693F" w:rsidRPr="006940FB">
        <w:rPr>
          <w:b/>
          <w:bCs/>
        </w:rPr>
        <w:t xml:space="preserve"> </w:t>
      </w:r>
      <w:r w:rsidR="00FF6052" w:rsidRPr="006940FB">
        <w:t xml:space="preserve">Report shall be delivered to </w:t>
      </w:r>
      <w:r w:rsidR="00FC4B42" w:rsidRPr="006940FB">
        <w:t xml:space="preserve">person(s) </w:t>
      </w:r>
      <w:r w:rsidR="00AC358A" w:rsidRPr="006940FB">
        <w:t xml:space="preserve">accountable and </w:t>
      </w:r>
      <w:r w:rsidR="00FF6052" w:rsidRPr="006940FB">
        <w:t xml:space="preserve">responsible of the product or solution and to </w:t>
      </w:r>
      <w:r w:rsidR="00457682" w:rsidRPr="006940FB">
        <w:t>GFTL Product Security according to Instruction,</w:t>
      </w:r>
      <w:r w:rsidR="005010E8" w:rsidRPr="006940FB">
        <w:t xml:space="preserve"> </w:t>
      </w:r>
      <w:hyperlink r:id="rId34" w:history="1">
        <w:r w:rsidR="005010E8" w:rsidRPr="006940FB">
          <w:rPr>
            <w:rStyle w:val="Hyperlink"/>
          </w:rPr>
          <w:t xml:space="preserve">14/000 21-LXE 108 0035 </w:t>
        </w:r>
        <w:proofErr w:type="spellStart"/>
        <w:r w:rsidR="005010E8" w:rsidRPr="006940FB">
          <w:rPr>
            <w:rStyle w:val="Hyperlink"/>
          </w:rPr>
          <w:t>Uen</w:t>
        </w:r>
        <w:proofErr w:type="spellEnd"/>
      </w:hyperlink>
      <w:r w:rsidR="00457682" w:rsidRPr="006940FB">
        <w:t xml:space="preserve">, </w:t>
      </w:r>
      <w:r w:rsidR="00750361" w:rsidRPr="006940FB">
        <w:t xml:space="preserve">Product Security </w:t>
      </w:r>
      <w:r w:rsidR="00A96DC7" w:rsidRPr="006940FB">
        <w:t xml:space="preserve">and Privacy </w:t>
      </w:r>
      <w:r w:rsidR="006A18E1" w:rsidRPr="006940FB">
        <w:t xml:space="preserve">Documentation Sharing </w:t>
      </w:r>
      <w:r w:rsidR="00A419CC" w:rsidRPr="006940FB">
        <w:fldChar w:fldCharType="begin"/>
      </w:r>
      <w:r w:rsidR="00A419CC" w:rsidRPr="006940FB">
        <w:instrText xml:space="preserve"> REF _Ref143676105 \r \h </w:instrText>
      </w:r>
      <w:r w:rsidR="00A419CC" w:rsidRPr="006940FB">
        <w:fldChar w:fldCharType="separate"/>
      </w:r>
      <w:r w:rsidR="006940FB">
        <w:t>[24]</w:t>
      </w:r>
      <w:r w:rsidR="00A419CC" w:rsidRPr="006940FB">
        <w:fldChar w:fldCharType="end"/>
      </w:r>
      <w:r w:rsidR="00FF6052" w:rsidRPr="006940FB">
        <w:t>.</w:t>
      </w:r>
    </w:p>
    <w:p w14:paraId="05517A05" w14:textId="5AC32524" w:rsidR="001D1ED2" w:rsidRPr="006940FB" w:rsidRDefault="001D1ED2" w:rsidP="00D201AE">
      <w:ins w:id="1559" w:author="Heikki Mäki" w:date="2026-01-15T13:14:00Z" w16du:dateUtc="2026-01-15T11:14:00Z">
        <w:r w:rsidRPr="00F32F22">
          <w:rPr>
            <w:b/>
            <w:bCs/>
            <w:rPrChange w:id="1560" w:author="Heikki Mäki" w:date="2026-01-15T13:15:00Z" w16du:dateUtc="2026-01-15T11:15:00Z">
              <w:rPr/>
            </w:rPrChange>
          </w:rPr>
          <w:t>RA-RE-</w:t>
        </w:r>
      </w:ins>
      <w:ins w:id="1561" w:author="Heikki Mäki" w:date="2026-01-15T13:15:00Z" w16du:dateUtc="2026-01-15T11:15:00Z">
        <w:r w:rsidR="00F32F22" w:rsidRPr="00F32F22">
          <w:rPr>
            <w:b/>
            <w:bCs/>
            <w:rPrChange w:id="1562" w:author="Heikki Mäki" w:date="2026-01-15T13:15:00Z" w16du:dateUtc="2026-01-15T11:15:00Z">
              <w:rPr/>
            </w:rPrChange>
          </w:rPr>
          <w:t>4</w:t>
        </w:r>
      </w:ins>
      <w:ins w:id="1563" w:author="Heikki Mäki" w:date="2026-01-15T13:14:00Z" w16du:dateUtc="2026-01-15T11:14:00Z">
        <w:r>
          <w:t xml:space="preserve"> </w:t>
        </w:r>
      </w:ins>
      <w:ins w:id="1564" w:author="Heikki Mäki" w:date="2026-01-15T13:15:00Z" w16du:dateUtc="2026-01-15T11:15:00Z">
        <w:r w:rsidR="00E00570">
          <w:t xml:space="preserve">Report shall be included </w:t>
        </w:r>
      </w:ins>
      <w:ins w:id="1565" w:author="Heikki Mäki" w:date="2026-01-15T13:14:00Z" w16du:dateUtc="2026-01-15T11:14:00Z">
        <w:r w:rsidR="00E00570">
          <w:t>in product's technical documentation.</w:t>
        </w:r>
      </w:ins>
    </w:p>
    <w:p w14:paraId="12A9F3A0" w14:textId="70817AE2" w:rsidR="00693B8E" w:rsidRPr="006940FB" w:rsidRDefault="009D3556" w:rsidP="00CC104F">
      <w:pPr>
        <w:pStyle w:val="Heading3"/>
      </w:pPr>
      <w:bookmarkStart w:id="1566" w:name="_Toc141946291"/>
      <w:bookmarkStart w:id="1567" w:name="_Toc142906232"/>
      <w:bookmarkStart w:id="1568" w:name="_Toc143076152"/>
      <w:bookmarkStart w:id="1569" w:name="_Toc143157129"/>
      <w:bookmarkStart w:id="1570" w:name="_Toc143164495"/>
      <w:bookmarkStart w:id="1571" w:name="_Toc200458662"/>
      <w:bookmarkEnd w:id="1566"/>
      <w:bookmarkEnd w:id="1567"/>
      <w:bookmarkEnd w:id="1568"/>
      <w:bookmarkEnd w:id="1569"/>
      <w:bookmarkEnd w:id="1570"/>
      <w:r w:rsidRPr="006940FB">
        <w:t>Perform</w:t>
      </w:r>
      <w:r w:rsidR="00244376" w:rsidRPr="006940FB">
        <w:t xml:space="preserve"> </w:t>
      </w:r>
      <w:r w:rsidR="00592DD8" w:rsidRPr="006940FB">
        <w:t>R</w:t>
      </w:r>
      <w:r w:rsidR="00A2397A" w:rsidRPr="006940FB">
        <w:t xml:space="preserve">isk </w:t>
      </w:r>
      <w:r w:rsidR="00592DD8" w:rsidRPr="006940FB">
        <w:t>S</w:t>
      </w:r>
      <w:r w:rsidR="00A2397A" w:rsidRPr="006940FB">
        <w:t>ign</w:t>
      </w:r>
      <w:r w:rsidR="00592DD8" w:rsidRPr="006940FB">
        <w:t>-</w:t>
      </w:r>
      <w:r w:rsidR="00A2397A" w:rsidRPr="006940FB">
        <w:t>off</w:t>
      </w:r>
      <w:bookmarkEnd w:id="1571"/>
    </w:p>
    <w:p w14:paraId="695EF4FC" w14:textId="4AD50AEF" w:rsidR="00A44279" w:rsidRPr="006940FB" w:rsidRDefault="00CC25BB" w:rsidP="00382BC9">
      <w:pPr>
        <w:pStyle w:val="TagNormal"/>
        <w:rPr>
          <w:i w:val="0"/>
        </w:rPr>
      </w:pPr>
      <w:r w:rsidRPr="006940FB">
        <w:rPr>
          <w:b/>
          <w:bCs/>
          <w:i w:val="0"/>
        </w:rPr>
        <w:t>RA-SO-1</w:t>
      </w:r>
      <w:r w:rsidR="00FC693F" w:rsidRPr="006940FB">
        <w:rPr>
          <w:b/>
          <w:bCs/>
          <w:i w:val="0"/>
        </w:rPr>
        <w:t xml:space="preserve"> </w:t>
      </w:r>
      <w:r w:rsidR="00E574D0" w:rsidRPr="006940FB">
        <w:rPr>
          <w:i w:val="0"/>
        </w:rPr>
        <w:t xml:space="preserve">No release, including Continuous Delivery, may be made of a product with High or Very High </w:t>
      </w:r>
      <w:r w:rsidR="00FD69F0" w:rsidRPr="006940FB">
        <w:rPr>
          <w:i w:val="0"/>
        </w:rPr>
        <w:t xml:space="preserve">residual </w:t>
      </w:r>
      <w:r w:rsidR="00E574D0" w:rsidRPr="006940FB">
        <w:rPr>
          <w:i w:val="0"/>
        </w:rPr>
        <w:t>risk</w:t>
      </w:r>
      <w:r w:rsidR="00FD69F0" w:rsidRPr="006940FB">
        <w:rPr>
          <w:i w:val="0"/>
        </w:rPr>
        <w:t>s</w:t>
      </w:r>
      <w:del w:id="1572" w:author="Heikki Mäki" w:date="2026-01-15T12:57:00Z" w16du:dateUtc="2026-01-15T10:57:00Z">
        <w:r w:rsidR="00E574D0" w:rsidRPr="006940FB" w:rsidDel="00112EC4">
          <w:rPr>
            <w:i w:val="0"/>
          </w:rPr>
          <w:delText>, unless there is an exemption granted for the risk and release in question</w:delText>
        </w:r>
      </w:del>
      <w:r w:rsidR="00E574D0" w:rsidRPr="006940FB">
        <w:rPr>
          <w:i w:val="0"/>
        </w:rPr>
        <w:t>.</w:t>
      </w:r>
    </w:p>
    <w:p w14:paraId="466D4AF7" w14:textId="73614C75" w:rsidR="0053719B" w:rsidRPr="006940FB" w:rsidRDefault="00CC25BB" w:rsidP="00A5522F">
      <w:r w:rsidRPr="006940FB">
        <w:rPr>
          <w:b/>
          <w:bCs/>
          <w:iCs/>
        </w:rPr>
        <w:t>RA-SO-2</w:t>
      </w:r>
      <w:r w:rsidR="00FC693F" w:rsidRPr="006940FB">
        <w:rPr>
          <w:b/>
          <w:bCs/>
          <w:iCs/>
        </w:rPr>
        <w:t xml:space="preserve"> </w:t>
      </w:r>
      <w:r w:rsidR="0053719B" w:rsidRPr="006940FB">
        <w:t xml:space="preserve">The accountable person for the product or solution </w:t>
      </w:r>
      <w:r w:rsidR="00645799" w:rsidRPr="006940FB">
        <w:t xml:space="preserve">must </w:t>
      </w:r>
      <w:r w:rsidR="0053719B" w:rsidRPr="006940FB">
        <w:t>sign off the release with the documented residual risks</w:t>
      </w:r>
      <w:del w:id="1573" w:author="Heikki Mäki" w:date="2026-01-15T12:57:00Z" w16du:dateUtc="2026-01-15T10:57:00Z">
        <w:r w:rsidR="0053719B" w:rsidRPr="006940FB" w:rsidDel="00FC7133">
          <w:delText xml:space="preserve"> and possible exemptions</w:delText>
        </w:r>
      </w:del>
      <w:r w:rsidR="0053719B" w:rsidRPr="006940FB">
        <w:t xml:space="preserve">. See chapter </w:t>
      </w:r>
      <w:r w:rsidR="00962372" w:rsidRPr="006940FB">
        <w:fldChar w:fldCharType="begin"/>
      </w:r>
      <w:r w:rsidR="00962372" w:rsidRPr="006940FB">
        <w:instrText xml:space="preserve"> REF _Ref113519138 \r \h  \* MERGEFORMAT </w:instrText>
      </w:r>
      <w:r w:rsidR="00962372" w:rsidRPr="006940FB">
        <w:fldChar w:fldCharType="separate"/>
      </w:r>
      <w:r w:rsidR="006940FB">
        <w:t>2</w:t>
      </w:r>
      <w:r w:rsidR="00962372" w:rsidRPr="006940FB">
        <w:fldChar w:fldCharType="end"/>
      </w:r>
      <w:r w:rsidR="0053719B" w:rsidRPr="006940FB">
        <w:t xml:space="preserve"> for responsibilities.</w:t>
      </w:r>
    </w:p>
    <w:p w14:paraId="507B895A" w14:textId="6D6126A1" w:rsidR="005447F5" w:rsidDel="0058668C" w:rsidRDefault="005447F5" w:rsidP="005447F5">
      <w:pPr>
        <w:rPr>
          <w:del w:id="1574" w:author="Heikki Mäki" w:date="2026-01-15T12:57:00Z" w16du:dateUtc="2026-01-15T10:57:00Z"/>
        </w:rPr>
      </w:pPr>
      <w:del w:id="1575" w:author="Heikki Mäki" w:date="2026-01-15T12:57:00Z" w16du:dateUtc="2026-01-15T10:57:00Z">
        <w:r w:rsidRPr="006940FB" w:rsidDel="00FC7133">
          <w:delText>Residual risks that have been exempted at product level do not require seeking exemption at solution level.</w:delText>
        </w:r>
      </w:del>
    </w:p>
    <w:p w14:paraId="2F380555" w14:textId="2A478400" w:rsidR="0058668C" w:rsidRDefault="0058668C" w:rsidP="0058668C">
      <w:pPr>
        <w:pStyle w:val="Heading3"/>
        <w:rPr>
          <w:ins w:id="1576" w:author="Heikki Mäki" w:date="2026-01-15T12:58:00Z" w16du:dateUtc="2026-01-15T10:58:00Z"/>
        </w:rPr>
      </w:pPr>
      <w:ins w:id="1577" w:author="Heikki Mäki" w:date="2026-01-15T12:58:00Z" w16du:dateUtc="2026-01-15T10:58:00Z">
        <w:r>
          <w:t>Risk Communication</w:t>
        </w:r>
      </w:ins>
    </w:p>
    <w:p w14:paraId="15F44679" w14:textId="21828D8F" w:rsidR="0058668C" w:rsidRDefault="00E16C91" w:rsidP="0058668C">
      <w:pPr>
        <w:rPr>
          <w:ins w:id="1578" w:author="Heikki Mäki" w:date="2026-01-15T13:01:00Z" w16du:dateUtc="2026-01-15T11:01:00Z"/>
        </w:rPr>
      </w:pPr>
      <w:ins w:id="1579" w:author="Heikki Mäki" w:date="2026-01-15T13:24:00Z" w16du:dateUtc="2026-01-15T11:24:00Z">
        <w:r w:rsidRPr="00E16C91">
          <w:rPr>
            <w:b/>
            <w:bCs/>
            <w:rPrChange w:id="1580" w:author="Heikki Mäki" w:date="2026-01-15T13:24:00Z" w16du:dateUtc="2026-01-15T11:24:00Z">
              <w:rPr/>
            </w:rPrChange>
          </w:rPr>
          <w:t>RA-RC-1</w:t>
        </w:r>
        <w:r>
          <w:t xml:space="preserve"> </w:t>
        </w:r>
      </w:ins>
      <w:ins w:id="1581" w:author="Heikki Mäki" w:date="2026-01-15T12:58:00Z" w16du:dateUtc="2026-01-15T10:58:00Z">
        <w:r w:rsidR="0058668C">
          <w:t xml:space="preserve">Inherent and residual risks </w:t>
        </w:r>
      </w:ins>
      <w:ins w:id="1582" w:author="Heikki Mäki" w:date="2026-01-15T12:59:00Z" w16du:dateUtc="2026-01-15T10:59:00Z">
        <w:r w:rsidR="00296023">
          <w:t>s</w:t>
        </w:r>
      </w:ins>
      <w:ins w:id="1583" w:author="Heikki Mäki" w:date="2026-01-15T12:58:00Z" w16du:dateUtc="2026-01-15T10:58:00Z">
        <w:r w:rsidR="0058668C">
          <w:t xml:space="preserve">hall be communicated to </w:t>
        </w:r>
      </w:ins>
      <w:ins w:id="1584" w:author="Heikki Mäki" w:date="2026-01-15T13:00:00Z" w16du:dateUtc="2026-01-15T11:00:00Z">
        <w:r w:rsidR="00F40A43">
          <w:t>customers</w:t>
        </w:r>
      </w:ins>
      <w:ins w:id="1585" w:author="Heikki Mäki" w:date="2026-01-15T12:59:00Z" w16du:dateUtc="2026-01-15T10:59:00Z">
        <w:r w:rsidR="00296023">
          <w:t xml:space="preserve"> and </w:t>
        </w:r>
      </w:ins>
      <w:ins w:id="1586" w:author="Heikki Mäki" w:date="2026-01-15T13:00:00Z" w16du:dateUtc="2026-01-15T11:00:00Z">
        <w:r w:rsidR="00F40A43">
          <w:t xml:space="preserve">relevant internal </w:t>
        </w:r>
      </w:ins>
      <w:ins w:id="1587" w:author="Heikki Mäki" w:date="2026-01-15T12:59:00Z" w16du:dateUtc="2026-01-15T10:59:00Z">
        <w:r w:rsidR="00296023">
          <w:t>stakeholders</w:t>
        </w:r>
      </w:ins>
      <w:ins w:id="1588" w:author="Heikki Mäki" w:date="2026-01-15T13:01:00Z" w16du:dateUtc="2026-01-15T11:01:00Z">
        <w:r w:rsidR="00F40A43">
          <w:t>, such as Market Area</w:t>
        </w:r>
      </w:ins>
      <w:ins w:id="1589" w:author="Heikki Mäki" w:date="2026-01-15T13:17:00Z" w16du:dateUtc="2026-01-15T11:17:00Z">
        <w:r w:rsidR="00485AB9">
          <w:t xml:space="preserve">, System Integration and </w:t>
        </w:r>
      </w:ins>
      <w:ins w:id="1590" w:author="Heikki Mäki" w:date="2026-01-15T13:01:00Z" w16du:dateUtc="2026-01-15T11:01:00Z">
        <w:r w:rsidR="00F40A43">
          <w:t>Service Delivery counterpa</w:t>
        </w:r>
        <w:r w:rsidR="00E56806">
          <w:t>rts.</w:t>
        </w:r>
      </w:ins>
    </w:p>
    <w:p w14:paraId="791B7A6F" w14:textId="22AA3522" w:rsidR="003B07D1" w:rsidRDefault="00E56806" w:rsidP="0058668C">
      <w:pPr>
        <w:rPr>
          <w:ins w:id="1591" w:author="Heikki Mäki" w:date="2026-01-15T13:02:00Z" w16du:dateUtc="2026-01-15T11:02:00Z"/>
        </w:rPr>
      </w:pPr>
      <w:ins w:id="1592" w:author="Heikki Mäki" w:date="2026-01-15T13:01:00Z" w16du:dateUtc="2026-01-15T11:01:00Z">
        <w:r>
          <w:t>Risk communication should take place using appropriate means</w:t>
        </w:r>
      </w:ins>
      <w:ins w:id="1593" w:author="Heikki Mäki" w:date="2026-01-15T13:17:00Z" w16du:dateUtc="2026-01-15T11:17:00Z">
        <w:r w:rsidR="003B3DD6">
          <w:t>:</w:t>
        </w:r>
      </w:ins>
    </w:p>
    <w:p w14:paraId="129BF4A4" w14:textId="4713A65A" w:rsidR="007040DF" w:rsidRDefault="003B07D1" w:rsidP="003B07D1">
      <w:pPr>
        <w:pStyle w:val="ListBullet"/>
        <w:rPr>
          <w:ins w:id="1594" w:author="Heikki Mäki" w:date="2026-01-15T13:03:00Z" w16du:dateUtc="2026-01-15T11:03:00Z"/>
        </w:rPr>
      </w:pPr>
      <w:ins w:id="1595" w:author="Heikki Mäki" w:date="2026-01-15T13:02:00Z" w16du:dateUtc="2026-01-15T11:02:00Z">
        <w:r>
          <w:t xml:space="preserve">For customers, </w:t>
        </w:r>
      </w:ins>
      <w:ins w:id="1596" w:author="Heikki Mäki" w:date="2026-01-15T13:18:00Z" w16du:dateUtc="2026-01-15T11:18:00Z">
        <w:r w:rsidR="0029083E">
          <w:t xml:space="preserve">inherent and residual </w:t>
        </w:r>
      </w:ins>
      <w:ins w:id="1597" w:author="Heikki Mäki" w:date="2026-01-15T13:02:00Z" w16du:dateUtc="2026-01-15T11:02:00Z">
        <w:r>
          <w:t>risk</w:t>
        </w:r>
      </w:ins>
      <w:ins w:id="1598" w:author="Heikki Mäki" w:date="2026-01-15T13:03:00Z" w16du:dateUtc="2026-01-15T11:03:00Z">
        <w:r w:rsidR="007040DF">
          <w:t xml:space="preserve">s can be </w:t>
        </w:r>
      </w:ins>
      <w:ins w:id="1599" w:author="Heikki Mäki" w:date="2026-01-15T13:02:00Z" w16du:dateUtc="2026-01-15T11:02:00Z">
        <w:r>
          <w:t>communic</w:t>
        </w:r>
      </w:ins>
      <w:ins w:id="1600" w:author="Heikki Mäki" w:date="2026-01-15T13:18:00Z" w16du:dateUtc="2026-01-15T11:18:00Z">
        <w:r w:rsidR="0029083E">
          <w:t>ated</w:t>
        </w:r>
      </w:ins>
      <w:ins w:id="1601" w:author="Heikki Mäki" w:date="2026-01-15T13:02:00Z" w16du:dateUtc="2026-01-15T11:02:00Z">
        <w:r>
          <w:t xml:space="preserve"> </w:t>
        </w:r>
      </w:ins>
      <w:ins w:id="1602" w:author="Heikki Mäki" w:date="2026-01-15T13:03:00Z" w16du:dateUtc="2026-01-15T11:03:00Z">
        <w:r>
          <w:t>in Security Test Reports</w:t>
        </w:r>
      </w:ins>
    </w:p>
    <w:p w14:paraId="75B4DC29" w14:textId="4F6E47E1" w:rsidR="00E56806" w:rsidRDefault="007040DF" w:rsidP="00FB2718">
      <w:pPr>
        <w:pStyle w:val="ListBullet"/>
        <w:rPr>
          <w:ins w:id="1603" w:author="Heikki Mäki" w:date="2026-01-15T13:03:00Z" w16du:dateUtc="2026-01-15T11:03:00Z"/>
        </w:rPr>
      </w:pPr>
      <w:ins w:id="1604" w:author="Heikki Mäki" w:date="2026-01-15T13:03:00Z" w16du:dateUtc="2026-01-15T11:03:00Z">
        <w:r>
          <w:t xml:space="preserve">For internal stakeholders, the </w:t>
        </w:r>
      </w:ins>
      <w:ins w:id="1605" w:author="Heikki Mäki" w:date="2026-01-15T13:02:00Z" w16du:dateUtc="2026-01-15T11:02:00Z">
        <w:r w:rsidR="006B1D37">
          <w:t xml:space="preserve">Risk Assessment and Privacy Impact Assessments reports </w:t>
        </w:r>
      </w:ins>
      <w:ins w:id="1606" w:author="Heikki Mäki" w:date="2026-01-15T13:03:00Z" w16du:dateUtc="2026-01-15T11:03:00Z">
        <w:r>
          <w:t>can be shared</w:t>
        </w:r>
      </w:ins>
    </w:p>
    <w:p w14:paraId="69A0982D" w14:textId="394F3E5D" w:rsidR="00360300" w:rsidRDefault="00E16C91" w:rsidP="00426030">
      <w:pPr>
        <w:rPr>
          <w:ins w:id="1607" w:author="Heikki Mäki" w:date="2026-01-15T13:07:00Z" w16du:dateUtc="2026-01-15T11:07:00Z"/>
        </w:rPr>
      </w:pPr>
      <w:ins w:id="1608" w:author="Heikki Mäki" w:date="2026-01-15T13:24:00Z" w16du:dateUtc="2026-01-15T11:24:00Z">
        <w:r w:rsidRPr="00E16C91">
          <w:rPr>
            <w:b/>
            <w:bCs/>
            <w:rPrChange w:id="1609" w:author="Heikki Mäki" w:date="2026-01-15T13:24:00Z" w16du:dateUtc="2026-01-15T11:24:00Z">
              <w:rPr/>
            </w:rPrChange>
          </w:rPr>
          <w:t>RA-RC-2</w:t>
        </w:r>
        <w:r>
          <w:t xml:space="preserve"> </w:t>
        </w:r>
      </w:ins>
      <w:ins w:id="1610" w:author="Heikki Mäki" w:date="2026-01-15T13:04:00Z" w16du:dateUtc="2026-01-15T11:04:00Z">
        <w:r w:rsidR="00360300">
          <w:t xml:space="preserve">Additionally, recommendations </w:t>
        </w:r>
        <w:r w:rsidR="00426030">
          <w:t>for mitigation measures</w:t>
        </w:r>
      </w:ins>
      <w:ins w:id="1611" w:author="Heikki Mäki" w:date="2026-01-15T13:05:00Z" w16du:dateUtc="2026-01-15T11:05:00Z">
        <w:r w:rsidR="00426030">
          <w:t xml:space="preserve"> to lower the risks during integration</w:t>
        </w:r>
        <w:r w:rsidR="00235F33">
          <w:t xml:space="preserve">, onboarding and operation shall be documented appropriately, e.g. in </w:t>
        </w:r>
      </w:ins>
      <w:ins w:id="1612" w:author="Heikki Mäki" w:date="2026-01-15T13:06:00Z" w16du:dateUtc="2026-01-15T11:06:00Z">
        <w:r w:rsidR="00B177B1">
          <w:t>Security User Guide</w:t>
        </w:r>
      </w:ins>
      <w:ins w:id="1613" w:author="Heikki Mäki" w:date="2026-01-15T13:05:00Z" w16du:dateUtc="2026-01-15T11:05:00Z">
        <w:r w:rsidR="00235F33">
          <w:t>.</w:t>
        </w:r>
      </w:ins>
    </w:p>
    <w:p w14:paraId="53E0DB5F" w14:textId="663136C3" w:rsidR="00FF6052" w:rsidRPr="006940FB" w:rsidRDefault="00FF6052" w:rsidP="00545461">
      <w:pPr>
        <w:pStyle w:val="Heading2"/>
      </w:pPr>
      <w:bookmarkStart w:id="1614" w:name="_Toc141864134"/>
      <w:bookmarkStart w:id="1615" w:name="_Toc141946293"/>
      <w:bookmarkStart w:id="1616" w:name="_Toc142906234"/>
      <w:bookmarkStart w:id="1617" w:name="_Toc143076154"/>
      <w:bookmarkStart w:id="1618" w:name="_Toc143157131"/>
      <w:bookmarkStart w:id="1619" w:name="_Toc143164497"/>
      <w:bookmarkStart w:id="1620" w:name="_Toc38004865"/>
      <w:bookmarkStart w:id="1621" w:name="_Toc41371408"/>
      <w:bookmarkStart w:id="1622" w:name="_Toc41371852"/>
      <w:bookmarkStart w:id="1623" w:name="_Toc87960309"/>
      <w:bookmarkStart w:id="1624" w:name="_Ref113517798"/>
      <w:bookmarkStart w:id="1625" w:name="_Toc200458663"/>
      <w:bookmarkEnd w:id="1614"/>
      <w:bookmarkEnd w:id="1615"/>
      <w:bookmarkEnd w:id="1616"/>
      <w:bookmarkEnd w:id="1617"/>
      <w:bookmarkEnd w:id="1618"/>
      <w:bookmarkEnd w:id="1619"/>
      <w:r w:rsidRPr="006940FB">
        <w:lastRenderedPageBreak/>
        <w:t>RA Activities at Advanced Level</w:t>
      </w:r>
      <w:bookmarkEnd w:id="1620"/>
      <w:bookmarkEnd w:id="1621"/>
      <w:bookmarkEnd w:id="1622"/>
      <w:bookmarkEnd w:id="1623"/>
      <w:bookmarkEnd w:id="1624"/>
      <w:bookmarkEnd w:id="1625"/>
    </w:p>
    <w:p w14:paraId="36BAB3EF" w14:textId="16DB57FB" w:rsidR="00563759" w:rsidRPr="006940FB" w:rsidRDefault="38D5D030" w:rsidP="00563759">
      <w:r w:rsidRPr="006940FB">
        <w:t xml:space="preserve">Advanced level </w:t>
      </w:r>
      <w:r w:rsidR="60AFFB7E" w:rsidRPr="006940FB">
        <w:t xml:space="preserve">activities </w:t>
      </w:r>
      <w:r w:rsidRPr="006940FB">
        <w:t xml:space="preserve">provide additional </w:t>
      </w:r>
      <w:proofErr w:type="gramStart"/>
      <w:r w:rsidRPr="006940FB">
        <w:t>level</w:t>
      </w:r>
      <w:proofErr w:type="gramEnd"/>
      <w:r w:rsidRPr="006940FB">
        <w:t xml:space="preserve"> of detail and precision of estimations in addition to the basic level. Characteristically, the need for this is found in products and solutions with elevated security requirements. These products and solutions are usually also consider</w:t>
      </w:r>
      <w:r w:rsidR="00F5273E" w:rsidRPr="006940FB">
        <w:t>ed</w:t>
      </w:r>
      <w:r w:rsidRPr="006940FB">
        <w:t xml:space="preserve"> sensitive from </w:t>
      </w:r>
      <w:r w:rsidR="00F5273E" w:rsidRPr="006940FB">
        <w:t xml:space="preserve">a </w:t>
      </w:r>
      <w:r w:rsidRPr="006940FB">
        <w:t xml:space="preserve">privacy perspective. </w:t>
      </w:r>
    </w:p>
    <w:p w14:paraId="744CB5FB" w14:textId="71A88E48" w:rsidR="00FF6052" w:rsidRPr="006940FB" w:rsidRDefault="00FF6052" w:rsidP="00545461">
      <w:pPr>
        <w:pStyle w:val="Heading3"/>
      </w:pPr>
      <w:bookmarkStart w:id="1626" w:name="_Toc141786633"/>
      <w:bookmarkStart w:id="1627" w:name="_Toc141864136"/>
      <w:bookmarkStart w:id="1628" w:name="_Toc141946295"/>
      <w:bookmarkStart w:id="1629" w:name="_Toc142906236"/>
      <w:bookmarkStart w:id="1630" w:name="_Toc143076156"/>
      <w:bookmarkStart w:id="1631" w:name="_Toc143157133"/>
      <w:bookmarkStart w:id="1632" w:name="_Toc143164499"/>
      <w:bookmarkStart w:id="1633" w:name="_Toc38004866"/>
      <w:bookmarkStart w:id="1634" w:name="_Toc41371409"/>
      <w:bookmarkStart w:id="1635" w:name="_Toc41371853"/>
      <w:bookmarkStart w:id="1636" w:name="_Toc87960310"/>
      <w:bookmarkStart w:id="1637" w:name="_Toc200458664"/>
      <w:bookmarkEnd w:id="1626"/>
      <w:bookmarkEnd w:id="1627"/>
      <w:bookmarkEnd w:id="1628"/>
      <w:bookmarkEnd w:id="1629"/>
      <w:bookmarkEnd w:id="1630"/>
      <w:bookmarkEnd w:id="1631"/>
      <w:bookmarkEnd w:id="1632"/>
      <w:r w:rsidRPr="006940FB">
        <w:t>Use Multiple Threat Modeling Methodologies</w:t>
      </w:r>
      <w:bookmarkEnd w:id="1633"/>
      <w:bookmarkEnd w:id="1634"/>
      <w:bookmarkEnd w:id="1635"/>
      <w:bookmarkEnd w:id="1636"/>
      <w:bookmarkEnd w:id="1637"/>
    </w:p>
    <w:p w14:paraId="3DEE62A8" w14:textId="3C0C4A02" w:rsidR="00FF6052" w:rsidRPr="006940FB" w:rsidRDefault="00FF6052" w:rsidP="003950A2">
      <w:r w:rsidRPr="006940FB">
        <w:t>When doing threat modeling</w:t>
      </w:r>
      <w:r w:rsidR="657EED4D" w:rsidRPr="006940FB">
        <w:t>,</w:t>
      </w:r>
      <w:r w:rsidRPr="006940FB">
        <w:t xml:space="preserve"> combine other methodologies with STRIDE for even more comprehensive results. Different threat modeling methodologies approach the problem from different angles giving </w:t>
      </w:r>
      <w:r w:rsidR="5E12CAD5" w:rsidRPr="006940FB">
        <w:t xml:space="preserve">a </w:t>
      </w:r>
      <w:r w:rsidRPr="006940FB">
        <w:t xml:space="preserve">more complete view </w:t>
      </w:r>
      <w:r w:rsidR="3FF59725" w:rsidRPr="006940FB">
        <w:t>of</w:t>
      </w:r>
      <w:r w:rsidRPr="006940FB">
        <w:t xml:space="preserve"> threats and their risk potential.</w:t>
      </w:r>
    </w:p>
    <w:p w14:paraId="3CCA324E" w14:textId="6FFF8BA7" w:rsidR="00652A01" w:rsidRPr="006940FB" w:rsidRDefault="007B54D9" w:rsidP="00652A01">
      <w:r w:rsidRPr="006940FB">
        <w:t xml:space="preserve">For additional threat modeling methodologies, refer to </w:t>
      </w:r>
      <w:hyperlink r:id="rId35">
        <w:r w:rsidR="00B0634A" w:rsidRPr="006940FB">
          <w:rPr>
            <w:rStyle w:val="Hyperlink"/>
          </w:rPr>
          <w:t>RA/PIA Guidelines</w:t>
        </w:r>
      </w:hyperlink>
      <w:r w:rsidR="00B0634A" w:rsidRPr="006940FB">
        <w:t xml:space="preserve"> </w:t>
      </w:r>
      <w:r w:rsidR="00B0634A" w:rsidRPr="006940FB">
        <w:fldChar w:fldCharType="begin"/>
      </w:r>
      <w:r w:rsidR="00B0634A" w:rsidRPr="006940FB">
        <w:instrText xml:space="preserve"> REF _Ref118462580 \r \h </w:instrText>
      </w:r>
      <w:r w:rsidR="00B0634A" w:rsidRPr="006940FB">
        <w:fldChar w:fldCharType="separate"/>
      </w:r>
      <w:r w:rsidR="006940FB">
        <w:t>[15]</w:t>
      </w:r>
      <w:r w:rsidR="00B0634A" w:rsidRPr="006940FB">
        <w:fldChar w:fldCharType="end"/>
      </w:r>
      <w:r w:rsidRPr="006940FB">
        <w:t>.</w:t>
      </w:r>
      <w:bookmarkStart w:id="1638" w:name="_Toc142906238"/>
      <w:bookmarkStart w:id="1639" w:name="_Toc143076158"/>
      <w:bookmarkStart w:id="1640" w:name="_Toc143157135"/>
      <w:bookmarkStart w:id="1641" w:name="_Toc143164501"/>
      <w:bookmarkEnd w:id="1638"/>
      <w:bookmarkEnd w:id="1639"/>
      <w:bookmarkEnd w:id="1640"/>
      <w:bookmarkEnd w:id="1641"/>
    </w:p>
    <w:p w14:paraId="4076D8DD" w14:textId="77777777" w:rsidR="00FF6052" w:rsidRPr="006940FB" w:rsidRDefault="00FF6052" w:rsidP="00545461">
      <w:pPr>
        <w:pStyle w:val="Heading3"/>
      </w:pPr>
      <w:bookmarkStart w:id="1642" w:name="_Toc142906239"/>
      <w:bookmarkStart w:id="1643" w:name="_Toc143076159"/>
      <w:bookmarkStart w:id="1644" w:name="_Toc143157136"/>
      <w:bookmarkStart w:id="1645" w:name="_Toc143164502"/>
      <w:bookmarkStart w:id="1646" w:name="_Toc142906240"/>
      <w:bookmarkStart w:id="1647" w:name="_Toc143076160"/>
      <w:bookmarkStart w:id="1648" w:name="_Toc143157137"/>
      <w:bookmarkStart w:id="1649" w:name="_Toc143164503"/>
      <w:bookmarkStart w:id="1650" w:name="_Toc142906241"/>
      <w:bookmarkStart w:id="1651" w:name="_Toc143076161"/>
      <w:bookmarkStart w:id="1652" w:name="_Toc143157138"/>
      <w:bookmarkStart w:id="1653" w:name="_Toc143164504"/>
      <w:bookmarkStart w:id="1654" w:name="_Toc142906242"/>
      <w:bookmarkStart w:id="1655" w:name="_Toc143076162"/>
      <w:bookmarkStart w:id="1656" w:name="_Toc143157139"/>
      <w:bookmarkStart w:id="1657" w:name="_Toc143164505"/>
      <w:bookmarkStart w:id="1658" w:name="_Toc142906243"/>
      <w:bookmarkStart w:id="1659" w:name="_Toc143076163"/>
      <w:bookmarkStart w:id="1660" w:name="_Toc143157140"/>
      <w:bookmarkStart w:id="1661" w:name="_Toc143164506"/>
      <w:bookmarkStart w:id="1662" w:name="_Toc38004867"/>
      <w:bookmarkStart w:id="1663" w:name="_Toc41371410"/>
      <w:bookmarkStart w:id="1664" w:name="_Toc41371854"/>
      <w:bookmarkStart w:id="1665" w:name="_Toc87960311"/>
      <w:bookmarkStart w:id="1666" w:name="_Toc200458665"/>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r w:rsidRPr="006940FB">
        <w:t>Assess Risks in Real Deployment Contexts</w:t>
      </w:r>
      <w:bookmarkEnd w:id="1662"/>
      <w:bookmarkEnd w:id="1663"/>
      <w:bookmarkEnd w:id="1664"/>
      <w:bookmarkEnd w:id="1665"/>
      <w:bookmarkEnd w:id="1666"/>
    </w:p>
    <w:p w14:paraId="2A6A7BAA" w14:textId="77777777" w:rsidR="00FF6052" w:rsidRPr="006940FB" w:rsidRDefault="00FF6052" w:rsidP="003950A2">
      <w:r w:rsidRPr="006940FB">
        <w:t xml:space="preserve">Consider a few known deployment scenarios when identifying threats and rating the risks. This would require finding out risk assessment information </w:t>
      </w:r>
      <w:proofErr w:type="gramStart"/>
      <w:r w:rsidRPr="006940FB">
        <w:t>of</w:t>
      </w:r>
      <w:proofErr w:type="gramEnd"/>
      <w:r w:rsidRPr="006940FB">
        <w:t xml:space="preserve"> products used in the solution context, but it would give more realistic results.</w:t>
      </w:r>
    </w:p>
    <w:p w14:paraId="5216F961" w14:textId="77777777" w:rsidR="00FF6052" w:rsidRPr="006940FB" w:rsidRDefault="00FF6052" w:rsidP="00545461">
      <w:pPr>
        <w:pStyle w:val="Heading3"/>
      </w:pPr>
      <w:bookmarkStart w:id="1667" w:name="_Toc38004868"/>
      <w:bookmarkStart w:id="1668" w:name="_Toc41371411"/>
      <w:bookmarkStart w:id="1669" w:name="_Toc41371855"/>
      <w:bookmarkStart w:id="1670" w:name="_Toc87960312"/>
      <w:bookmarkStart w:id="1671" w:name="_Toc200458666"/>
      <w:proofErr w:type="gramStart"/>
      <w:r w:rsidRPr="006940FB">
        <w:t>Assess</w:t>
      </w:r>
      <w:proofErr w:type="gramEnd"/>
      <w:r w:rsidRPr="006940FB">
        <w:t xml:space="preserve"> Risks in Relation to Past Security and Privacy Incidents</w:t>
      </w:r>
      <w:bookmarkEnd w:id="1667"/>
      <w:bookmarkEnd w:id="1668"/>
      <w:bookmarkEnd w:id="1669"/>
      <w:bookmarkEnd w:id="1670"/>
      <w:bookmarkEnd w:id="1671"/>
    </w:p>
    <w:p w14:paraId="5669E929" w14:textId="41018CC8" w:rsidR="00FF6052" w:rsidRPr="006940FB" w:rsidRDefault="00FF6052" w:rsidP="003950A2">
      <w:r w:rsidRPr="006940FB">
        <w:t xml:space="preserve">Study past security and privacy incidents and their root cause analysis results to get more insight </w:t>
      </w:r>
      <w:r w:rsidR="68F13DAE" w:rsidRPr="006940FB">
        <w:t xml:space="preserve">into </w:t>
      </w:r>
      <w:r w:rsidRPr="006940FB">
        <w:t>what the attackers are after and what have been the root causes of the attacks.</w:t>
      </w:r>
    </w:p>
    <w:p w14:paraId="3822AB74" w14:textId="6483DB15" w:rsidR="00FF6052" w:rsidRPr="006940FB" w:rsidRDefault="00FF6052" w:rsidP="003950A2">
      <w:pPr>
        <w:pStyle w:val="BodyText"/>
      </w:pPr>
      <w:r w:rsidRPr="006940FB">
        <w:t xml:space="preserve">Contact GFTL </w:t>
      </w:r>
      <w:r w:rsidR="00202BB9" w:rsidRPr="006940FB">
        <w:t xml:space="preserve">Product </w:t>
      </w:r>
      <w:r w:rsidRPr="006940FB">
        <w:t xml:space="preserve">Security for </w:t>
      </w:r>
      <w:r w:rsidR="009A69C2" w:rsidRPr="006940FB">
        <w:t xml:space="preserve">more </w:t>
      </w:r>
      <w:r w:rsidRPr="006940FB">
        <w:t>information.</w:t>
      </w:r>
    </w:p>
    <w:p w14:paraId="251847A6" w14:textId="77777777" w:rsidR="00FF6052" w:rsidRPr="006940FB" w:rsidRDefault="00FF6052" w:rsidP="00545461">
      <w:pPr>
        <w:pStyle w:val="Heading3"/>
      </w:pPr>
      <w:bookmarkStart w:id="1672" w:name="_Toc38004869"/>
      <w:bookmarkStart w:id="1673" w:name="_Toc41371412"/>
      <w:bookmarkStart w:id="1674" w:name="_Toc41371856"/>
      <w:bookmarkStart w:id="1675" w:name="_Toc87960313"/>
      <w:bookmarkStart w:id="1676" w:name="_Toc200458667"/>
      <w:r w:rsidRPr="006940FB">
        <w:t>Perform Quantitative Risk Analysis</w:t>
      </w:r>
      <w:bookmarkEnd w:id="1672"/>
      <w:bookmarkEnd w:id="1673"/>
      <w:bookmarkEnd w:id="1674"/>
      <w:bookmarkEnd w:id="1675"/>
      <w:bookmarkEnd w:id="1676"/>
    </w:p>
    <w:p w14:paraId="2F818239" w14:textId="500DE2D0" w:rsidR="00FF6052" w:rsidRPr="006940FB" w:rsidRDefault="00FF6052" w:rsidP="003950A2">
      <w:r w:rsidRPr="006940FB">
        <w:t xml:space="preserve">Do quantitative risk evaluation for high risks that would be costly to mitigate. In quantitative risk evaluation the probability is estimated </w:t>
      </w:r>
      <w:r w:rsidR="26BC93A3" w:rsidRPr="006940FB">
        <w:t xml:space="preserve">as </w:t>
      </w:r>
      <w:r w:rsidRPr="006940FB">
        <w:t>expected percentage of occurrence</w:t>
      </w:r>
      <w:r w:rsidR="1F518098" w:rsidRPr="006940FB">
        <w:t>s</w:t>
      </w:r>
      <w:r w:rsidRPr="006940FB">
        <w:t xml:space="preserve"> </w:t>
      </w:r>
      <w:proofErr w:type="gramStart"/>
      <w:r w:rsidRPr="006940FB">
        <w:t xml:space="preserve">in </w:t>
      </w:r>
      <w:r w:rsidR="7BEE9ED3" w:rsidRPr="006940FB">
        <w:t xml:space="preserve">a </w:t>
      </w:r>
      <w:r w:rsidRPr="006940FB">
        <w:t>given</w:t>
      </w:r>
      <w:proofErr w:type="gramEnd"/>
      <w:r w:rsidRPr="006940FB">
        <w:t xml:space="preserve"> timeframe</w:t>
      </w:r>
      <w:r w:rsidR="11EE9FD3" w:rsidRPr="006940FB">
        <w:t xml:space="preserve">. </w:t>
      </w:r>
      <w:r w:rsidR="5D29F3E8" w:rsidRPr="006940FB">
        <w:t>I</w:t>
      </w:r>
      <w:r w:rsidRPr="006940FB">
        <w:t>mpact is estimated in terms of expected monetary losses</w:t>
      </w:r>
      <w:r w:rsidR="231472A7" w:rsidRPr="006940FB">
        <w:t xml:space="preserve"> for the same timeframe</w:t>
      </w:r>
      <w:r w:rsidRPr="006940FB">
        <w:t>.</w:t>
      </w:r>
    </w:p>
    <w:p w14:paraId="166D9329" w14:textId="74E6FA02" w:rsidR="00FF6052" w:rsidRPr="006940FB" w:rsidRDefault="00FF6052" w:rsidP="003950A2">
      <w:r w:rsidRPr="006940FB">
        <w:t xml:space="preserve">One of the most referred quantitative risk evaluation </w:t>
      </w:r>
      <w:r w:rsidR="008459B3" w:rsidRPr="006940FB">
        <w:t>methods</w:t>
      </w:r>
      <w:r w:rsidRPr="006940FB">
        <w:t xml:space="preserve"> of recent years </w:t>
      </w:r>
      <w:r w:rsidR="00C24C3D" w:rsidRPr="006940FB">
        <w:t>is FAIR</w:t>
      </w:r>
      <w:r w:rsidR="00762490" w:rsidRPr="006940FB">
        <w:t>. R</w:t>
      </w:r>
      <w:r w:rsidR="00C24C3D" w:rsidRPr="006940FB">
        <w:t xml:space="preserve">efer to </w:t>
      </w:r>
      <w:hyperlink r:id="rId36" w:history="1">
        <w:r w:rsidR="00107BC8" w:rsidRPr="006940FB">
          <w:rPr>
            <w:rStyle w:val="Hyperlink"/>
          </w:rPr>
          <w:t>Factor Analysis of Information Risk</w:t>
        </w:r>
      </w:hyperlink>
      <w:r w:rsidR="008E3E37" w:rsidRPr="006940FB">
        <w:rPr>
          <w:rStyle w:val="Hyperlink"/>
        </w:rPr>
        <w:t xml:space="preserve"> – Wikipedia</w:t>
      </w:r>
      <w:r w:rsidR="00C24C3D" w:rsidRPr="006940FB">
        <w:t xml:space="preserve"> </w:t>
      </w:r>
      <w:r w:rsidR="00E263B3" w:rsidRPr="006940FB">
        <w:fldChar w:fldCharType="begin"/>
      </w:r>
      <w:r w:rsidR="00E263B3" w:rsidRPr="006940FB">
        <w:instrText xml:space="preserve"> REF _Ref118466177 \r \h </w:instrText>
      </w:r>
      <w:r w:rsidR="00E263B3" w:rsidRPr="006940FB">
        <w:fldChar w:fldCharType="separate"/>
      </w:r>
      <w:r w:rsidR="006940FB">
        <w:t>[21]</w:t>
      </w:r>
      <w:r w:rsidR="00E263B3" w:rsidRPr="006940FB">
        <w:fldChar w:fldCharType="end"/>
      </w:r>
      <w:r w:rsidR="00E263B3" w:rsidRPr="006940FB">
        <w:t xml:space="preserve"> </w:t>
      </w:r>
      <w:r w:rsidR="00C24C3D" w:rsidRPr="006940FB">
        <w:t>article.</w:t>
      </w:r>
    </w:p>
    <w:p w14:paraId="04B34631" w14:textId="77777777" w:rsidR="00FF6052" w:rsidRPr="006940FB" w:rsidRDefault="00FF6052" w:rsidP="00545461">
      <w:pPr>
        <w:pStyle w:val="Heading3"/>
        <w:rPr>
          <w:szCs w:val="24"/>
        </w:rPr>
      </w:pPr>
      <w:bookmarkStart w:id="1677" w:name="_Toc38004870"/>
      <w:bookmarkStart w:id="1678" w:name="_Toc41371413"/>
      <w:bookmarkStart w:id="1679" w:name="_Toc41371857"/>
      <w:bookmarkStart w:id="1680" w:name="_Toc87960314"/>
      <w:bookmarkStart w:id="1681" w:name="_Toc200458668"/>
      <w:r w:rsidRPr="006940FB">
        <w:t>Use External Experts</w:t>
      </w:r>
      <w:bookmarkEnd w:id="1677"/>
      <w:bookmarkEnd w:id="1678"/>
      <w:bookmarkEnd w:id="1679"/>
      <w:bookmarkEnd w:id="1680"/>
      <w:bookmarkEnd w:id="1681"/>
    </w:p>
    <w:p w14:paraId="6C98856A" w14:textId="633493C1" w:rsidR="00FF6052" w:rsidRPr="006940FB" w:rsidRDefault="00FF6052" w:rsidP="003950A2">
      <w:r w:rsidRPr="006940FB">
        <w:t xml:space="preserve">PDU or SI project organization may decide to use external experts to get </w:t>
      </w:r>
      <w:r w:rsidR="70E26618" w:rsidRPr="006940FB">
        <w:t xml:space="preserve">an </w:t>
      </w:r>
      <w:r w:rsidRPr="006940FB">
        <w:t xml:space="preserve">outside view </w:t>
      </w:r>
      <w:r w:rsidR="60ECF248" w:rsidRPr="006940FB">
        <w:t>of a</w:t>
      </w:r>
      <w:r w:rsidRPr="006940FB">
        <w:t xml:space="preserve"> product’s risk posture. The purpose is not to outsource the risk assessment but to complement the one done </w:t>
      </w:r>
      <w:r w:rsidR="503806F8" w:rsidRPr="006940FB">
        <w:t>in-house</w:t>
      </w:r>
      <w:r w:rsidRPr="006940FB">
        <w:t>.</w:t>
      </w:r>
    </w:p>
    <w:p w14:paraId="467E46F4" w14:textId="4184FA1D" w:rsidR="00533385" w:rsidRPr="006940FB" w:rsidRDefault="00FF6052" w:rsidP="006633CC">
      <w:r w:rsidRPr="006940FB">
        <w:lastRenderedPageBreak/>
        <w:t xml:space="preserve">Using security and privacy experts </w:t>
      </w:r>
      <w:r w:rsidR="0E05D1DE" w:rsidRPr="006940FB">
        <w:t>external to the unit</w:t>
      </w:r>
      <w:r w:rsidRPr="006940FB">
        <w:t xml:space="preserve"> could be considered when developing something new or particularly risky. Experts from other business areas, market areas or group function</w:t>
      </w:r>
      <w:r w:rsidR="55DF25DC" w:rsidRPr="006940FB">
        <w:t>s</w:t>
      </w:r>
      <w:r w:rsidRPr="006940FB">
        <w:t xml:space="preserve"> can be </w:t>
      </w:r>
      <w:r w:rsidR="08236D9C" w:rsidRPr="006940FB">
        <w:t>engaged</w:t>
      </w:r>
      <w:r w:rsidRPr="006940FB">
        <w:t>.</w:t>
      </w:r>
      <w:bookmarkStart w:id="1682" w:name="_Toc143164511"/>
      <w:bookmarkEnd w:id="1682"/>
    </w:p>
    <w:p w14:paraId="635D5BB5" w14:textId="77777777" w:rsidR="00FF6052" w:rsidRPr="006940FB" w:rsidRDefault="00FF6052" w:rsidP="00833F0B">
      <w:pPr>
        <w:pStyle w:val="Heading2"/>
        <w:pageBreakBefore/>
      </w:pPr>
      <w:bookmarkStart w:id="1683" w:name="_Toc141786640"/>
      <w:bookmarkStart w:id="1684" w:name="_Toc141864143"/>
      <w:bookmarkStart w:id="1685" w:name="_Toc141946302"/>
      <w:bookmarkStart w:id="1686" w:name="_Toc142906249"/>
      <w:bookmarkStart w:id="1687" w:name="_Toc143076169"/>
      <w:bookmarkStart w:id="1688" w:name="_Toc143157146"/>
      <w:bookmarkStart w:id="1689" w:name="_Toc143164512"/>
      <w:bookmarkStart w:id="1690" w:name="_Toc141786641"/>
      <w:bookmarkStart w:id="1691" w:name="_Toc141864144"/>
      <w:bookmarkStart w:id="1692" w:name="_Toc141946303"/>
      <w:bookmarkStart w:id="1693" w:name="_Toc142906250"/>
      <w:bookmarkStart w:id="1694" w:name="_Toc143076170"/>
      <w:bookmarkStart w:id="1695" w:name="_Toc143157147"/>
      <w:bookmarkStart w:id="1696" w:name="_Toc143164513"/>
      <w:bookmarkStart w:id="1697" w:name="_Toc141786642"/>
      <w:bookmarkStart w:id="1698" w:name="_Toc141864145"/>
      <w:bookmarkStart w:id="1699" w:name="_Toc141946304"/>
      <w:bookmarkStart w:id="1700" w:name="_Toc142906251"/>
      <w:bookmarkStart w:id="1701" w:name="_Toc143076171"/>
      <w:bookmarkStart w:id="1702" w:name="_Toc143157148"/>
      <w:bookmarkStart w:id="1703" w:name="_Toc143164514"/>
      <w:bookmarkStart w:id="1704" w:name="_Toc141786643"/>
      <w:bookmarkStart w:id="1705" w:name="_Toc141864146"/>
      <w:bookmarkStart w:id="1706" w:name="_Toc141946305"/>
      <w:bookmarkStart w:id="1707" w:name="_Toc142906252"/>
      <w:bookmarkStart w:id="1708" w:name="_Toc143076172"/>
      <w:bookmarkStart w:id="1709" w:name="_Toc143157149"/>
      <w:bookmarkStart w:id="1710" w:name="_Toc143164515"/>
      <w:bookmarkStart w:id="1711" w:name="_Toc141786644"/>
      <w:bookmarkStart w:id="1712" w:name="_Toc141864147"/>
      <w:bookmarkStart w:id="1713" w:name="_Toc141946306"/>
      <w:bookmarkStart w:id="1714" w:name="_Toc142906253"/>
      <w:bookmarkStart w:id="1715" w:name="_Toc143076173"/>
      <w:bookmarkStart w:id="1716" w:name="_Toc143157150"/>
      <w:bookmarkStart w:id="1717" w:name="_Toc143164516"/>
      <w:bookmarkStart w:id="1718" w:name="_Toc141786645"/>
      <w:bookmarkStart w:id="1719" w:name="_Toc141864148"/>
      <w:bookmarkStart w:id="1720" w:name="_Toc141946307"/>
      <w:bookmarkStart w:id="1721" w:name="_Toc142906254"/>
      <w:bookmarkStart w:id="1722" w:name="_Toc143076174"/>
      <w:bookmarkStart w:id="1723" w:name="_Toc143157151"/>
      <w:bookmarkStart w:id="1724" w:name="_Toc143164517"/>
      <w:bookmarkStart w:id="1725" w:name="_Toc141786646"/>
      <w:bookmarkStart w:id="1726" w:name="_Toc141864149"/>
      <w:bookmarkStart w:id="1727" w:name="_Toc141946308"/>
      <w:bookmarkStart w:id="1728" w:name="_Toc142906255"/>
      <w:bookmarkStart w:id="1729" w:name="_Toc143076175"/>
      <w:bookmarkStart w:id="1730" w:name="_Toc143157152"/>
      <w:bookmarkStart w:id="1731" w:name="_Toc143164518"/>
      <w:bookmarkStart w:id="1732" w:name="_Toc141786647"/>
      <w:bookmarkStart w:id="1733" w:name="_Toc141864150"/>
      <w:bookmarkStart w:id="1734" w:name="_Toc141946309"/>
      <w:bookmarkStart w:id="1735" w:name="_Toc142906256"/>
      <w:bookmarkStart w:id="1736" w:name="_Toc143076176"/>
      <w:bookmarkStart w:id="1737" w:name="_Toc143157153"/>
      <w:bookmarkStart w:id="1738" w:name="_Toc143164519"/>
      <w:bookmarkStart w:id="1739" w:name="_Toc141786648"/>
      <w:bookmarkStart w:id="1740" w:name="_Toc141864151"/>
      <w:bookmarkStart w:id="1741" w:name="_Toc141946310"/>
      <w:bookmarkStart w:id="1742" w:name="_Toc142906257"/>
      <w:bookmarkStart w:id="1743" w:name="_Toc143076177"/>
      <w:bookmarkStart w:id="1744" w:name="_Toc143157154"/>
      <w:bookmarkStart w:id="1745" w:name="_Toc143164520"/>
      <w:bookmarkStart w:id="1746" w:name="_Toc141786649"/>
      <w:bookmarkStart w:id="1747" w:name="_Toc141864152"/>
      <w:bookmarkStart w:id="1748" w:name="_Toc141946311"/>
      <w:bookmarkStart w:id="1749" w:name="_Toc142906258"/>
      <w:bookmarkStart w:id="1750" w:name="_Toc143076178"/>
      <w:bookmarkStart w:id="1751" w:name="_Toc143157155"/>
      <w:bookmarkStart w:id="1752" w:name="_Toc143164521"/>
      <w:bookmarkStart w:id="1753" w:name="_Toc141786650"/>
      <w:bookmarkStart w:id="1754" w:name="_Toc141864153"/>
      <w:bookmarkStart w:id="1755" w:name="_Toc141946312"/>
      <w:bookmarkStart w:id="1756" w:name="_Toc142906259"/>
      <w:bookmarkStart w:id="1757" w:name="_Toc143076179"/>
      <w:bookmarkStart w:id="1758" w:name="_Toc143157156"/>
      <w:bookmarkStart w:id="1759" w:name="_Toc143164522"/>
      <w:bookmarkStart w:id="1760" w:name="_Toc141786651"/>
      <w:bookmarkStart w:id="1761" w:name="_Toc141864154"/>
      <w:bookmarkStart w:id="1762" w:name="_Toc141946313"/>
      <w:bookmarkStart w:id="1763" w:name="_Toc142906260"/>
      <w:bookmarkStart w:id="1764" w:name="_Toc143076180"/>
      <w:bookmarkStart w:id="1765" w:name="_Toc143157157"/>
      <w:bookmarkStart w:id="1766" w:name="_Toc143164523"/>
      <w:bookmarkStart w:id="1767" w:name="_Toc141786652"/>
      <w:bookmarkStart w:id="1768" w:name="_Toc141864155"/>
      <w:bookmarkStart w:id="1769" w:name="_Toc141946314"/>
      <w:bookmarkStart w:id="1770" w:name="_Toc142906261"/>
      <w:bookmarkStart w:id="1771" w:name="_Toc143076181"/>
      <w:bookmarkStart w:id="1772" w:name="_Toc143157158"/>
      <w:bookmarkStart w:id="1773" w:name="_Toc143164524"/>
      <w:bookmarkStart w:id="1774" w:name="_Toc141786653"/>
      <w:bookmarkStart w:id="1775" w:name="_Toc141864156"/>
      <w:bookmarkStart w:id="1776" w:name="_Toc141946315"/>
      <w:bookmarkStart w:id="1777" w:name="_Toc142906262"/>
      <w:bookmarkStart w:id="1778" w:name="_Toc143076182"/>
      <w:bookmarkStart w:id="1779" w:name="_Toc143157159"/>
      <w:bookmarkStart w:id="1780" w:name="_Toc143164525"/>
      <w:bookmarkStart w:id="1781" w:name="_Toc141786654"/>
      <w:bookmarkStart w:id="1782" w:name="_Toc141864157"/>
      <w:bookmarkStart w:id="1783" w:name="_Toc141946316"/>
      <w:bookmarkStart w:id="1784" w:name="_Toc142906263"/>
      <w:bookmarkStart w:id="1785" w:name="_Toc143076183"/>
      <w:bookmarkStart w:id="1786" w:name="_Toc143157160"/>
      <w:bookmarkStart w:id="1787" w:name="_Toc143164526"/>
      <w:bookmarkStart w:id="1788" w:name="_Toc141786655"/>
      <w:bookmarkStart w:id="1789" w:name="_Toc141864158"/>
      <w:bookmarkStart w:id="1790" w:name="_Toc141946317"/>
      <w:bookmarkStart w:id="1791" w:name="_Toc142906264"/>
      <w:bookmarkStart w:id="1792" w:name="_Toc143076184"/>
      <w:bookmarkStart w:id="1793" w:name="_Toc143157161"/>
      <w:bookmarkStart w:id="1794" w:name="_Toc143164527"/>
      <w:bookmarkStart w:id="1795" w:name="_Toc141786656"/>
      <w:bookmarkStart w:id="1796" w:name="_Toc141864159"/>
      <w:bookmarkStart w:id="1797" w:name="_Toc141946318"/>
      <w:bookmarkStart w:id="1798" w:name="_Toc142906265"/>
      <w:bookmarkStart w:id="1799" w:name="_Toc143076185"/>
      <w:bookmarkStart w:id="1800" w:name="_Toc143157162"/>
      <w:bookmarkStart w:id="1801" w:name="_Toc143164528"/>
      <w:bookmarkStart w:id="1802" w:name="_Toc141786657"/>
      <w:bookmarkStart w:id="1803" w:name="_Toc141864160"/>
      <w:bookmarkStart w:id="1804" w:name="_Toc141946319"/>
      <w:bookmarkStart w:id="1805" w:name="_Toc142906266"/>
      <w:bookmarkStart w:id="1806" w:name="_Toc143076186"/>
      <w:bookmarkStart w:id="1807" w:name="_Toc143157163"/>
      <w:bookmarkStart w:id="1808" w:name="_Toc143164529"/>
      <w:bookmarkStart w:id="1809" w:name="_Toc141786658"/>
      <w:bookmarkStart w:id="1810" w:name="_Toc141864161"/>
      <w:bookmarkStart w:id="1811" w:name="_Toc141946320"/>
      <w:bookmarkStart w:id="1812" w:name="_Toc142906267"/>
      <w:bookmarkStart w:id="1813" w:name="_Toc143076187"/>
      <w:bookmarkStart w:id="1814" w:name="_Toc143157164"/>
      <w:bookmarkStart w:id="1815" w:name="_Toc143164530"/>
      <w:bookmarkStart w:id="1816" w:name="_Toc141786659"/>
      <w:bookmarkStart w:id="1817" w:name="_Toc141864162"/>
      <w:bookmarkStart w:id="1818" w:name="_Toc141946321"/>
      <w:bookmarkStart w:id="1819" w:name="_Toc142906268"/>
      <w:bookmarkStart w:id="1820" w:name="_Toc143076188"/>
      <w:bookmarkStart w:id="1821" w:name="_Toc143157165"/>
      <w:bookmarkStart w:id="1822" w:name="_Toc143164531"/>
      <w:bookmarkStart w:id="1823" w:name="_Toc141786660"/>
      <w:bookmarkStart w:id="1824" w:name="_Toc141864163"/>
      <w:bookmarkStart w:id="1825" w:name="_Toc141946322"/>
      <w:bookmarkStart w:id="1826" w:name="_Toc142906269"/>
      <w:bookmarkStart w:id="1827" w:name="_Toc143076189"/>
      <w:bookmarkStart w:id="1828" w:name="_Toc143157166"/>
      <w:bookmarkStart w:id="1829" w:name="_Toc143164532"/>
      <w:bookmarkStart w:id="1830" w:name="_Toc141786661"/>
      <w:bookmarkStart w:id="1831" w:name="_Toc141864164"/>
      <w:bookmarkStart w:id="1832" w:name="_Toc141946323"/>
      <w:bookmarkStart w:id="1833" w:name="_Toc142906270"/>
      <w:bookmarkStart w:id="1834" w:name="_Toc143076190"/>
      <w:bookmarkStart w:id="1835" w:name="_Toc143157167"/>
      <w:bookmarkStart w:id="1836" w:name="_Toc143164533"/>
      <w:bookmarkStart w:id="1837" w:name="_Toc141786662"/>
      <w:bookmarkStart w:id="1838" w:name="_Toc141864165"/>
      <w:bookmarkStart w:id="1839" w:name="_Toc141946324"/>
      <w:bookmarkStart w:id="1840" w:name="_Toc142906271"/>
      <w:bookmarkStart w:id="1841" w:name="_Toc143076191"/>
      <w:bookmarkStart w:id="1842" w:name="_Toc143157168"/>
      <w:bookmarkStart w:id="1843" w:name="_Toc143164534"/>
      <w:bookmarkStart w:id="1844" w:name="_Toc141786663"/>
      <w:bookmarkStart w:id="1845" w:name="_Toc141864166"/>
      <w:bookmarkStart w:id="1846" w:name="_Toc141946325"/>
      <w:bookmarkStart w:id="1847" w:name="_Toc142906272"/>
      <w:bookmarkStart w:id="1848" w:name="_Toc143076192"/>
      <w:bookmarkStart w:id="1849" w:name="_Toc143157169"/>
      <w:bookmarkStart w:id="1850" w:name="_Toc143164535"/>
      <w:bookmarkStart w:id="1851" w:name="_Toc141786664"/>
      <w:bookmarkStart w:id="1852" w:name="_Toc141864167"/>
      <w:bookmarkStart w:id="1853" w:name="_Toc141946326"/>
      <w:bookmarkStart w:id="1854" w:name="_Toc142906273"/>
      <w:bookmarkStart w:id="1855" w:name="_Toc143076193"/>
      <w:bookmarkStart w:id="1856" w:name="_Toc143157170"/>
      <w:bookmarkStart w:id="1857" w:name="_Toc143164536"/>
      <w:bookmarkStart w:id="1858" w:name="_Toc141786665"/>
      <w:bookmarkStart w:id="1859" w:name="_Toc141864168"/>
      <w:bookmarkStart w:id="1860" w:name="_Toc141946327"/>
      <w:bookmarkStart w:id="1861" w:name="_Toc142906274"/>
      <w:bookmarkStart w:id="1862" w:name="_Toc143076194"/>
      <w:bookmarkStart w:id="1863" w:name="_Toc143157171"/>
      <w:bookmarkStart w:id="1864" w:name="_Toc143164537"/>
      <w:bookmarkStart w:id="1865" w:name="_Toc141786666"/>
      <w:bookmarkStart w:id="1866" w:name="_Toc141864169"/>
      <w:bookmarkStart w:id="1867" w:name="_Toc141946328"/>
      <w:bookmarkStart w:id="1868" w:name="_Toc142906275"/>
      <w:bookmarkStart w:id="1869" w:name="_Toc143076195"/>
      <w:bookmarkStart w:id="1870" w:name="_Toc143157172"/>
      <w:bookmarkStart w:id="1871" w:name="_Toc143164538"/>
      <w:bookmarkStart w:id="1872" w:name="_Toc141786667"/>
      <w:bookmarkStart w:id="1873" w:name="_Toc141864170"/>
      <w:bookmarkStart w:id="1874" w:name="_Toc141946329"/>
      <w:bookmarkStart w:id="1875" w:name="_Toc142906276"/>
      <w:bookmarkStart w:id="1876" w:name="_Toc143076196"/>
      <w:bookmarkStart w:id="1877" w:name="_Toc143157173"/>
      <w:bookmarkStart w:id="1878" w:name="_Toc143164539"/>
      <w:bookmarkStart w:id="1879" w:name="_Toc141786668"/>
      <w:bookmarkStart w:id="1880" w:name="_Toc141864171"/>
      <w:bookmarkStart w:id="1881" w:name="_Toc141946330"/>
      <w:bookmarkStart w:id="1882" w:name="_Toc142906277"/>
      <w:bookmarkStart w:id="1883" w:name="_Toc143076197"/>
      <w:bookmarkStart w:id="1884" w:name="_Toc143157174"/>
      <w:bookmarkStart w:id="1885" w:name="_Toc143164540"/>
      <w:bookmarkStart w:id="1886" w:name="_Toc141786669"/>
      <w:bookmarkStart w:id="1887" w:name="_Toc141864172"/>
      <w:bookmarkStart w:id="1888" w:name="_Toc141946331"/>
      <w:bookmarkStart w:id="1889" w:name="_Toc142906278"/>
      <w:bookmarkStart w:id="1890" w:name="_Toc143076198"/>
      <w:bookmarkStart w:id="1891" w:name="_Toc143157175"/>
      <w:bookmarkStart w:id="1892" w:name="_Toc143164541"/>
      <w:bookmarkStart w:id="1893" w:name="_Toc141786670"/>
      <w:bookmarkStart w:id="1894" w:name="_Toc141864173"/>
      <w:bookmarkStart w:id="1895" w:name="_Toc141946332"/>
      <w:bookmarkStart w:id="1896" w:name="_Toc142906279"/>
      <w:bookmarkStart w:id="1897" w:name="_Toc143076199"/>
      <w:bookmarkStart w:id="1898" w:name="_Toc143157176"/>
      <w:bookmarkStart w:id="1899" w:name="_Toc143164542"/>
      <w:bookmarkStart w:id="1900" w:name="_Toc141786671"/>
      <w:bookmarkStart w:id="1901" w:name="_Toc141864174"/>
      <w:bookmarkStart w:id="1902" w:name="_Toc141946333"/>
      <w:bookmarkStart w:id="1903" w:name="_Toc142906280"/>
      <w:bookmarkStart w:id="1904" w:name="_Toc143076200"/>
      <w:bookmarkStart w:id="1905" w:name="_Toc143157177"/>
      <w:bookmarkStart w:id="1906" w:name="_Toc143164543"/>
      <w:bookmarkStart w:id="1907" w:name="_Toc141786672"/>
      <w:bookmarkStart w:id="1908" w:name="_Toc141864175"/>
      <w:bookmarkStart w:id="1909" w:name="_Toc141946334"/>
      <w:bookmarkStart w:id="1910" w:name="_Toc142906281"/>
      <w:bookmarkStart w:id="1911" w:name="_Toc143076201"/>
      <w:bookmarkStart w:id="1912" w:name="_Toc143157178"/>
      <w:bookmarkStart w:id="1913" w:name="_Toc143164544"/>
      <w:bookmarkStart w:id="1914" w:name="_Toc141786700"/>
      <w:bookmarkStart w:id="1915" w:name="_Toc141864203"/>
      <w:bookmarkStart w:id="1916" w:name="_Toc141946362"/>
      <w:bookmarkStart w:id="1917" w:name="_Toc142906309"/>
      <w:bookmarkStart w:id="1918" w:name="_Toc143076229"/>
      <w:bookmarkStart w:id="1919" w:name="_Toc143157206"/>
      <w:bookmarkStart w:id="1920" w:name="_Toc143164572"/>
      <w:bookmarkStart w:id="1921" w:name="_Toc141786701"/>
      <w:bookmarkStart w:id="1922" w:name="_Toc141864204"/>
      <w:bookmarkStart w:id="1923" w:name="_Toc141946363"/>
      <w:bookmarkStart w:id="1924" w:name="_Toc142906310"/>
      <w:bookmarkStart w:id="1925" w:name="_Toc143076230"/>
      <w:bookmarkStart w:id="1926" w:name="_Toc143157207"/>
      <w:bookmarkStart w:id="1927" w:name="_Toc143164573"/>
      <w:bookmarkStart w:id="1928" w:name="_Toc118466894"/>
      <w:bookmarkStart w:id="1929" w:name="_Toc118719908"/>
      <w:bookmarkStart w:id="1930" w:name="_Toc38004876"/>
      <w:bookmarkStart w:id="1931" w:name="_Toc41371419"/>
      <w:bookmarkStart w:id="1932" w:name="_Toc41371863"/>
      <w:bookmarkStart w:id="1933" w:name="_Toc87960320"/>
      <w:bookmarkStart w:id="1934" w:name="_Toc200458669"/>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r w:rsidRPr="006940FB">
        <w:lastRenderedPageBreak/>
        <w:t>Abbreviations and Definitions</w:t>
      </w:r>
      <w:bookmarkEnd w:id="1930"/>
      <w:bookmarkEnd w:id="1931"/>
      <w:bookmarkEnd w:id="1932"/>
      <w:bookmarkEnd w:id="1933"/>
      <w:bookmarkEnd w:id="1934"/>
    </w:p>
    <w:tbl>
      <w:tblPr>
        <w:tblStyle w:val="Blank"/>
        <w:tblW w:w="0" w:type="auto"/>
        <w:tblLook w:val="0600" w:firstRow="0" w:lastRow="0" w:firstColumn="0" w:lastColumn="0" w:noHBand="1" w:noVBand="1"/>
      </w:tblPr>
      <w:tblGrid>
        <w:gridCol w:w="2272"/>
        <w:gridCol w:w="6392"/>
      </w:tblGrid>
      <w:tr w:rsidR="00FF6052" w:rsidRPr="006940FB" w14:paraId="6D35958F" w14:textId="77777777" w:rsidTr="126455D1">
        <w:tc>
          <w:tcPr>
            <w:tcW w:w="2272" w:type="dxa"/>
          </w:tcPr>
          <w:p w14:paraId="0F9429F0" w14:textId="77777777" w:rsidR="00FF6052" w:rsidRPr="006940FB" w:rsidRDefault="00FF6052" w:rsidP="003950A2">
            <w:r w:rsidRPr="006940FB">
              <w:t>2PP</w:t>
            </w:r>
          </w:p>
        </w:tc>
        <w:tc>
          <w:tcPr>
            <w:tcW w:w="6392" w:type="dxa"/>
          </w:tcPr>
          <w:p w14:paraId="4219A757" w14:textId="77777777" w:rsidR="00FF6052" w:rsidRPr="006940FB" w:rsidRDefault="00FF6052" w:rsidP="003950A2">
            <w:r w:rsidRPr="006940FB">
              <w:t>Second Party Product, another Ericsson component/product</w:t>
            </w:r>
          </w:p>
        </w:tc>
      </w:tr>
      <w:tr w:rsidR="00FF6052" w:rsidRPr="006940FB" w14:paraId="48CCB6F6" w14:textId="77777777" w:rsidTr="126455D1">
        <w:tc>
          <w:tcPr>
            <w:tcW w:w="2272" w:type="dxa"/>
            <w:hideMark/>
          </w:tcPr>
          <w:p w14:paraId="3BB790CD" w14:textId="77777777" w:rsidR="00FF6052" w:rsidRPr="006940FB" w:rsidRDefault="00FF6052" w:rsidP="003950A2">
            <w:r w:rsidRPr="006940FB">
              <w:t>3PP</w:t>
            </w:r>
          </w:p>
        </w:tc>
        <w:tc>
          <w:tcPr>
            <w:tcW w:w="6392" w:type="dxa"/>
            <w:hideMark/>
          </w:tcPr>
          <w:p w14:paraId="0C3ADA13" w14:textId="77777777" w:rsidR="00FF6052" w:rsidRPr="006940FB" w:rsidRDefault="00FF6052" w:rsidP="003950A2">
            <w:r w:rsidRPr="006940FB">
              <w:t>Third Party Product</w:t>
            </w:r>
          </w:p>
        </w:tc>
      </w:tr>
      <w:tr w:rsidR="00197C02" w:rsidRPr="006940FB" w14:paraId="493D3D2E" w14:textId="77777777" w:rsidTr="126455D1">
        <w:tc>
          <w:tcPr>
            <w:tcW w:w="2272" w:type="dxa"/>
          </w:tcPr>
          <w:p w14:paraId="4CDFD312" w14:textId="5B12F841" w:rsidR="00197C02" w:rsidRPr="006940FB" w:rsidRDefault="00197C02" w:rsidP="003950A2">
            <w:r w:rsidRPr="006940FB">
              <w:t>AI/ML</w:t>
            </w:r>
          </w:p>
        </w:tc>
        <w:tc>
          <w:tcPr>
            <w:tcW w:w="6392" w:type="dxa"/>
          </w:tcPr>
          <w:p w14:paraId="41B148A8" w14:textId="17F73FC7" w:rsidR="00197C02" w:rsidRPr="006940FB" w:rsidRDefault="00197C02" w:rsidP="003950A2">
            <w:r w:rsidRPr="006940FB">
              <w:t>Artificial Intelligence and Machine Learning</w:t>
            </w:r>
          </w:p>
        </w:tc>
      </w:tr>
      <w:tr w:rsidR="00FF6052" w:rsidRPr="006940FB" w14:paraId="45A6AAE4" w14:textId="77777777" w:rsidTr="126455D1">
        <w:tc>
          <w:tcPr>
            <w:tcW w:w="2272" w:type="dxa"/>
            <w:hideMark/>
          </w:tcPr>
          <w:p w14:paraId="447F99A9" w14:textId="77777777" w:rsidR="00FF6052" w:rsidRPr="006940FB" w:rsidRDefault="00FF6052" w:rsidP="003950A2">
            <w:r w:rsidRPr="006940FB">
              <w:t>Attack</w:t>
            </w:r>
          </w:p>
        </w:tc>
        <w:tc>
          <w:tcPr>
            <w:tcW w:w="6392" w:type="dxa"/>
            <w:hideMark/>
          </w:tcPr>
          <w:p w14:paraId="6E36C168" w14:textId="13E3BCBF" w:rsidR="00FF6052" w:rsidRPr="006940FB" w:rsidRDefault="00F44B54" w:rsidP="003950A2">
            <w:r w:rsidRPr="006940FB">
              <w:t xml:space="preserve">Deliberate and malicious action or attempt </w:t>
            </w:r>
            <w:r w:rsidR="0070112E" w:rsidRPr="006940FB">
              <w:t>to exploit vulnerabilities in software system</w:t>
            </w:r>
            <w:r w:rsidR="008E116D" w:rsidRPr="006940FB">
              <w:t>s, networks or data</w:t>
            </w:r>
            <w:r w:rsidR="0070112E" w:rsidRPr="006940FB">
              <w:t xml:space="preserve"> with the intent to compro</w:t>
            </w:r>
            <w:r w:rsidR="00A00DC0" w:rsidRPr="006940FB">
              <w:softHyphen/>
            </w:r>
            <w:r w:rsidR="0070112E" w:rsidRPr="006940FB">
              <w:t xml:space="preserve">mise </w:t>
            </w:r>
            <w:r w:rsidR="00A00DC0" w:rsidRPr="006940FB">
              <w:t xml:space="preserve">their </w:t>
            </w:r>
            <w:r w:rsidR="008E116D" w:rsidRPr="006940FB">
              <w:t>confidentiality, integrity or availability, or overall security.</w:t>
            </w:r>
          </w:p>
        </w:tc>
      </w:tr>
      <w:tr w:rsidR="00FF6052" w:rsidRPr="006940FB" w14:paraId="2C3FFC2D" w14:textId="77777777" w:rsidTr="126455D1">
        <w:tc>
          <w:tcPr>
            <w:tcW w:w="2272" w:type="dxa"/>
            <w:hideMark/>
          </w:tcPr>
          <w:p w14:paraId="2C506C8A" w14:textId="77777777" w:rsidR="00FF6052" w:rsidRPr="006940FB" w:rsidRDefault="00FF6052" w:rsidP="003950A2">
            <w:r w:rsidRPr="006940FB">
              <w:t xml:space="preserve">Availability </w:t>
            </w:r>
          </w:p>
        </w:tc>
        <w:tc>
          <w:tcPr>
            <w:tcW w:w="6392" w:type="dxa"/>
            <w:hideMark/>
          </w:tcPr>
          <w:p w14:paraId="2460AFAB" w14:textId="4959BCBF" w:rsidR="00FF6052" w:rsidRPr="006940FB" w:rsidRDefault="00FF6052" w:rsidP="003950A2">
            <w:r w:rsidRPr="006940FB">
              <w:t>The property of an asset</w:t>
            </w:r>
            <w:r w:rsidR="004E4B87" w:rsidRPr="006940FB">
              <w:t>, system or service</w:t>
            </w:r>
            <w:r w:rsidRPr="006940FB">
              <w:t xml:space="preserve"> being accessible and usable upon demand by an authorized entity</w:t>
            </w:r>
          </w:p>
        </w:tc>
      </w:tr>
      <w:tr w:rsidR="00FF6052" w:rsidRPr="006940FB" w14:paraId="1A4209AC" w14:textId="77777777" w:rsidTr="126455D1">
        <w:tc>
          <w:tcPr>
            <w:tcW w:w="2272" w:type="dxa"/>
            <w:hideMark/>
          </w:tcPr>
          <w:p w14:paraId="62D96AE0" w14:textId="77777777" w:rsidR="00FF6052" w:rsidRPr="006940FB" w:rsidRDefault="00FF6052" w:rsidP="003950A2">
            <w:r w:rsidRPr="006940FB">
              <w:t>Confidentiality</w:t>
            </w:r>
          </w:p>
        </w:tc>
        <w:tc>
          <w:tcPr>
            <w:tcW w:w="6392" w:type="dxa"/>
            <w:hideMark/>
          </w:tcPr>
          <w:p w14:paraId="49E611B4" w14:textId="62FEBF5E" w:rsidR="00FF6052" w:rsidRPr="006940FB" w:rsidRDefault="40C76CFC" w:rsidP="003950A2">
            <w:r w:rsidRPr="006940FB">
              <w:t>Concept of ensuring that information is accessible only to those who have proper authorization or permission to access it.</w:t>
            </w:r>
          </w:p>
        </w:tc>
      </w:tr>
      <w:tr w:rsidR="00FF6052" w:rsidRPr="006940FB" w14:paraId="16A4A16A" w14:textId="77777777" w:rsidTr="126455D1">
        <w:tc>
          <w:tcPr>
            <w:tcW w:w="2272" w:type="dxa"/>
            <w:hideMark/>
          </w:tcPr>
          <w:p w14:paraId="0E5B1C3C" w14:textId="77777777" w:rsidR="00FF6052" w:rsidRPr="006940FB" w:rsidRDefault="00FF6052" w:rsidP="003950A2">
            <w:r w:rsidRPr="006940FB">
              <w:t>FAIR</w:t>
            </w:r>
          </w:p>
        </w:tc>
        <w:tc>
          <w:tcPr>
            <w:tcW w:w="6392" w:type="dxa"/>
            <w:hideMark/>
          </w:tcPr>
          <w:p w14:paraId="5856D7E0" w14:textId="77777777" w:rsidR="00FF6052" w:rsidRPr="006940FB" w:rsidRDefault="00FF6052" w:rsidP="003950A2">
            <w:r w:rsidRPr="006940FB">
              <w:t>Factor Analysis of Information Risk</w:t>
            </w:r>
          </w:p>
        </w:tc>
      </w:tr>
      <w:tr w:rsidR="00FF6052" w:rsidRPr="006940FB" w14:paraId="30C98C48" w14:textId="77777777" w:rsidTr="126455D1">
        <w:tc>
          <w:tcPr>
            <w:tcW w:w="2272" w:type="dxa"/>
            <w:hideMark/>
          </w:tcPr>
          <w:p w14:paraId="44D12EB5" w14:textId="77777777" w:rsidR="00FF6052" w:rsidRPr="006940FB" w:rsidRDefault="00FF6052" w:rsidP="003950A2">
            <w:r w:rsidRPr="006940FB">
              <w:t>FOSS</w:t>
            </w:r>
          </w:p>
        </w:tc>
        <w:tc>
          <w:tcPr>
            <w:tcW w:w="6392" w:type="dxa"/>
            <w:hideMark/>
          </w:tcPr>
          <w:p w14:paraId="27F9AF5F" w14:textId="21EE57E9" w:rsidR="00FF6052" w:rsidRPr="006940FB" w:rsidRDefault="00FF6052" w:rsidP="003950A2">
            <w:r w:rsidRPr="006940FB">
              <w:t xml:space="preserve">Free and </w:t>
            </w:r>
            <w:r w:rsidR="00092974" w:rsidRPr="006940FB">
              <w:t>Open-Source</w:t>
            </w:r>
            <w:r w:rsidRPr="006940FB">
              <w:t xml:space="preserve"> Software</w:t>
            </w:r>
          </w:p>
        </w:tc>
      </w:tr>
      <w:tr w:rsidR="005769EB" w:rsidRPr="006940FB" w14:paraId="421C96DA" w14:textId="77777777" w:rsidTr="126455D1">
        <w:tc>
          <w:tcPr>
            <w:tcW w:w="2272" w:type="dxa"/>
          </w:tcPr>
          <w:p w14:paraId="1B86A819" w14:textId="350820F4" w:rsidR="005769EB" w:rsidRPr="006940FB" w:rsidRDefault="005769EB" w:rsidP="003950A2">
            <w:r w:rsidRPr="006940FB">
              <w:t>GPR</w:t>
            </w:r>
          </w:p>
        </w:tc>
        <w:tc>
          <w:tcPr>
            <w:tcW w:w="6392" w:type="dxa"/>
          </w:tcPr>
          <w:p w14:paraId="17EB8A12" w14:textId="43A002F5" w:rsidR="005769EB" w:rsidRPr="006940FB" w:rsidRDefault="005769EB" w:rsidP="003950A2">
            <w:r w:rsidRPr="006940FB">
              <w:t>Generic Product Requirement</w:t>
            </w:r>
          </w:p>
        </w:tc>
      </w:tr>
      <w:tr w:rsidR="00FF6052" w:rsidRPr="006940FB" w14:paraId="23F04BB0" w14:textId="77777777" w:rsidTr="126455D1">
        <w:tc>
          <w:tcPr>
            <w:tcW w:w="2272" w:type="dxa"/>
          </w:tcPr>
          <w:p w14:paraId="3F17658C" w14:textId="77777777" w:rsidR="00FF6052" w:rsidRPr="006940FB" w:rsidRDefault="00FF6052" w:rsidP="003950A2">
            <w:r w:rsidRPr="006940FB">
              <w:t>Inherent risk</w:t>
            </w:r>
          </w:p>
        </w:tc>
        <w:tc>
          <w:tcPr>
            <w:tcW w:w="6392" w:type="dxa"/>
          </w:tcPr>
          <w:p w14:paraId="7F9F78F5" w14:textId="77777777" w:rsidR="00FF6052" w:rsidRPr="006940FB" w:rsidRDefault="00FF6052" w:rsidP="003950A2">
            <w:r w:rsidRPr="006940FB">
              <w:t>Risk before treatment actions</w:t>
            </w:r>
          </w:p>
        </w:tc>
      </w:tr>
      <w:tr w:rsidR="00FF6052" w:rsidRPr="006940FB" w14:paraId="716C761A" w14:textId="77777777" w:rsidTr="126455D1">
        <w:tc>
          <w:tcPr>
            <w:tcW w:w="2272" w:type="dxa"/>
            <w:hideMark/>
          </w:tcPr>
          <w:p w14:paraId="54945C01" w14:textId="77777777" w:rsidR="00FF6052" w:rsidRPr="006940FB" w:rsidRDefault="00FF6052" w:rsidP="003950A2">
            <w:r w:rsidRPr="006940FB">
              <w:t>Impact</w:t>
            </w:r>
          </w:p>
        </w:tc>
        <w:tc>
          <w:tcPr>
            <w:tcW w:w="6392" w:type="dxa"/>
            <w:hideMark/>
          </w:tcPr>
          <w:p w14:paraId="5A9A6DA0" w14:textId="141D3EAC" w:rsidR="00FF6052" w:rsidRPr="006940FB" w:rsidRDefault="00FF6052" w:rsidP="003950A2">
            <w:r w:rsidRPr="006940FB">
              <w:t xml:space="preserve">The result of a security </w:t>
            </w:r>
            <w:r w:rsidR="00092974" w:rsidRPr="006940FB">
              <w:t xml:space="preserve">incident </w:t>
            </w:r>
            <w:proofErr w:type="gramStart"/>
            <w:r w:rsidR="00092974" w:rsidRPr="006940FB">
              <w:t>when</w:t>
            </w:r>
            <w:proofErr w:type="gramEnd"/>
            <w:r w:rsidRPr="006940FB">
              <w:t xml:space="preserve"> the attacker exploits </w:t>
            </w:r>
            <w:proofErr w:type="gramStart"/>
            <w:r w:rsidRPr="006940FB">
              <w:t>the vulnerability</w:t>
            </w:r>
            <w:proofErr w:type="gramEnd"/>
            <w:r w:rsidRPr="006940FB">
              <w:t xml:space="preserve"> and realizes the threat.</w:t>
            </w:r>
          </w:p>
        </w:tc>
      </w:tr>
      <w:tr w:rsidR="00FF6052" w:rsidRPr="006940FB" w14:paraId="385F8D2A" w14:textId="77777777" w:rsidTr="126455D1">
        <w:tc>
          <w:tcPr>
            <w:tcW w:w="2272" w:type="dxa"/>
            <w:hideMark/>
          </w:tcPr>
          <w:p w14:paraId="68FBC19F" w14:textId="77777777" w:rsidR="00FF6052" w:rsidRPr="006940FB" w:rsidRDefault="00FF6052" w:rsidP="003950A2">
            <w:r w:rsidRPr="006940FB">
              <w:t>Integrity</w:t>
            </w:r>
          </w:p>
        </w:tc>
        <w:tc>
          <w:tcPr>
            <w:tcW w:w="6392" w:type="dxa"/>
            <w:hideMark/>
          </w:tcPr>
          <w:p w14:paraId="1D3FEC79" w14:textId="620057C8" w:rsidR="00FF6052" w:rsidRPr="006940FB" w:rsidRDefault="00FF6052" w:rsidP="003950A2">
            <w:r w:rsidRPr="006940FB">
              <w:t>The property of an asset being accurate and complete</w:t>
            </w:r>
          </w:p>
        </w:tc>
      </w:tr>
      <w:tr w:rsidR="00FF6052" w:rsidRPr="006940FB" w14:paraId="11CA7776" w14:textId="77777777" w:rsidTr="126455D1">
        <w:tc>
          <w:tcPr>
            <w:tcW w:w="2272" w:type="dxa"/>
            <w:hideMark/>
          </w:tcPr>
          <w:p w14:paraId="1C3A8F8D" w14:textId="77777777" w:rsidR="00FF6052" w:rsidRPr="006940FB" w:rsidRDefault="00FF6052" w:rsidP="003950A2">
            <w:r w:rsidRPr="006940FB">
              <w:t>OWASP</w:t>
            </w:r>
          </w:p>
        </w:tc>
        <w:tc>
          <w:tcPr>
            <w:tcW w:w="6392" w:type="dxa"/>
            <w:hideMark/>
          </w:tcPr>
          <w:p w14:paraId="0DA1C335" w14:textId="015C7114" w:rsidR="00FF6052" w:rsidRPr="006940FB" w:rsidRDefault="00FF6052" w:rsidP="003950A2">
            <w:r w:rsidRPr="006940FB">
              <w:t xml:space="preserve">Open </w:t>
            </w:r>
            <w:r w:rsidR="740826DF" w:rsidRPr="006940FB">
              <w:t>Worldwide</w:t>
            </w:r>
            <w:r w:rsidRPr="006940FB">
              <w:t xml:space="preserve"> Application Security Project</w:t>
            </w:r>
          </w:p>
        </w:tc>
      </w:tr>
      <w:tr w:rsidR="00FF6052" w:rsidRPr="006940FB" w14:paraId="62EEE2B1" w14:textId="77777777" w:rsidTr="126455D1">
        <w:tc>
          <w:tcPr>
            <w:tcW w:w="2272" w:type="dxa"/>
            <w:hideMark/>
          </w:tcPr>
          <w:p w14:paraId="1F55ADFB" w14:textId="77777777" w:rsidR="00FF6052" w:rsidRPr="006940FB" w:rsidRDefault="00FF6052" w:rsidP="003950A2">
            <w:r w:rsidRPr="006940FB">
              <w:t>PDU</w:t>
            </w:r>
          </w:p>
        </w:tc>
        <w:tc>
          <w:tcPr>
            <w:tcW w:w="6392" w:type="dxa"/>
            <w:hideMark/>
          </w:tcPr>
          <w:p w14:paraId="35002DEE" w14:textId="77777777" w:rsidR="00FF6052" w:rsidRPr="006940FB" w:rsidRDefault="00FF6052" w:rsidP="003950A2">
            <w:r w:rsidRPr="006940FB">
              <w:t>Product Development Unit</w:t>
            </w:r>
          </w:p>
        </w:tc>
      </w:tr>
      <w:tr w:rsidR="00FF6052" w:rsidRPr="006940FB" w14:paraId="51A944B4" w14:textId="77777777" w:rsidTr="126455D1">
        <w:tc>
          <w:tcPr>
            <w:tcW w:w="2272" w:type="dxa"/>
            <w:hideMark/>
          </w:tcPr>
          <w:p w14:paraId="017B9B56" w14:textId="11E53DC9" w:rsidR="00FF6052" w:rsidRPr="006940FB" w:rsidRDefault="00FF6052" w:rsidP="003950A2">
            <w:r w:rsidRPr="006940FB">
              <w:t>PIA</w:t>
            </w:r>
          </w:p>
        </w:tc>
        <w:tc>
          <w:tcPr>
            <w:tcW w:w="6392" w:type="dxa"/>
            <w:hideMark/>
          </w:tcPr>
          <w:p w14:paraId="7E02EF75" w14:textId="77777777" w:rsidR="00FF6052" w:rsidRPr="006940FB" w:rsidRDefault="00FF6052" w:rsidP="003950A2">
            <w:r w:rsidRPr="006940FB">
              <w:t>Privacy impact assessment</w:t>
            </w:r>
          </w:p>
        </w:tc>
      </w:tr>
      <w:tr w:rsidR="00FF6052" w:rsidRPr="006940FB" w14:paraId="3227F30D" w14:textId="77777777" w:rsidTr="126455D1">
        <w:tc>
          <w:tcPr>
            <w:tcW w:w="2272" w:type="dxa"/>
            <w:hideMark/>
          </w:tcPr>
          <w:p w14:paraId="65BD93AA" w14:textId="44FE613E" w:rsidR="00FF6052" w:rsidRPr="006940FB" w:rsidRDefault="00FF6052" w:rsidP="003950A2">
            <w:r w:rsidRPr="006940FB">
              <w:t>Probability</w:t>
            </w:r>
          </w:p>
        </w:tc>
        <w:tc>
          <w:tcPr>
            <w:tcW w:w="6392" w:type="dxa"/>
            <w:hideMark/>
          </w:tcPr>
          <w:p w14:paraId="34D6DEA3" w14:textId="77777777" w:rsidR="00FF6052" w:rsidRPr="006940FB" w:rsidRDefault="00FF6052" w:rsidP="003950A2">
            <w:r w:rsidRPr="006940FB">
              <w:t xml:space="preserve">The likelihood of a security incident </w:t>
            </w:r>
            <w:proofErr w:type="gramStart"/>
            <w:r w:rsidRPr="006940FB">
              <w:t>to occur</w:t>
            </w:r>
            <w:proofErr w:type="gramEnd"/>
            <w:r w:rsidRPr="006940FB">
              <w:t xml:space="preserve"> due to an attacker exploiting </w:t>
            </w:r>
            <w:proofErr w:type="gramStart"/>
            <w:r w:rsidRPr="006940FB">
              <w:t>a vulnerability</w:t>
            </w:r>
            <w:proofErr w:type="gramEnd"/>
            <w:r w:rsidRPr="006940FB">
              <w:t xml:space="preserve"> and realizing the threat.</w:t>
            </w:r>
          </w:p>
        </w:tc>
      </w:tr>
      <w:tr w:rsidR="00FF6052" w:rsidRPr="006940FB" w14:paraId="49169AF8" w14:textId="77777777" w:rsidTr="126455D1">
        <w:tc>
          <w:tcPr>
            <w:tcW w:w="2272" w:type="dxa"/>
            <w:hideMark/>
          </w:tcPr>
          <w:p w14:paraId="2E50C6A6" w14:textId="77777777" w:rsidR="00FF6052" w:rsidRPr="006940FB" w:rsidRDefault="00FF6052" w:rsidP="003950A2">
            <w:r w:rsidRPr="006940FB">
              <w:t>RA</w:t>
            </w:r>
          </w:p>
        </w:tc>
        <w:tc>
          <w:tcPr>
            <w:tcW w:w="6392" w:type="dxa"/>
            <w:hideMark/>
          </w:tcPr>
          <w:p w14:paraId="6BE19B7A" w14:textId="77777777" w:rsidR="00FF6052" w:rsidRPr="006940FB" w:rsidRDefault="00FF6052" w:rsidP="003950A2">
            <w:r w:rsidRPr="006940FB">
              <w:t>Risk assessment</w:t>
            </w:r>
          </w:p>
        </w:tc>
      </w:tr>
      <w:tr w:rsidR="00FF6052" w:rsidRPr="006940FB" w14:paraId="1B6DB471" w14:textId="77777777" w:rsidTr="126455D1">
        <w:tc>
          <w:tcPr>
            <w:tcW w:w="2272" w:type="dxa"/>
          </w:tcPr>
          <w:p w14:paraId="0343FB7B" w14:textId="77777777" w:rsidR="00FF6052" w:rsidRPr="006940FB" w:rsidRDefault="00FF6052" w:rsidP="003950A2">
            <w:r w:rsidRPr="006940FB">
              <w:t>Residual risk</w:t>
            </w:r>
          </w:p>
        </w:tc>
        <w:tc>
          <w:tcPr>
            <w:tcW w:w="6392" w:type="dxa"/>
          </w:tcPr>
          <w:p w14:paraId="621359ED" w14:textId="77777777" w:rsidR="00FF6052" w:rsidRPr="006940FB" w:rsidRDefault="00FF6052" w:rsidP="003950A2">
            <w:r w:rsidRPr="006940FB">
              <w:t>Risk after treatment actions, also remaining risk</w:t>
            </w:r>
          </w:p>
        </w:tc>
      </w:tr>
      <w:tr w:rsidR="00FF6052" w:rsidRPr="006940FB" w14:paraId="4F547AC7" w14:textId="77777777" w:rsidTr="126455D1">
        <w:tc>
          <w:tcPr>
            <w:tcW w:w="2272" w:type="dxa"/>
            <w:hideMark/>
          </w:tcPr>
          <w:p w14:paraId="5AB00746" w14:textId="77777777" w:rsidR="00FF6052" w:rsidRPr="006940FB" w:rsidRDefault="00FF6052" w:rsidP="003950A2">
            <w:r w:rsidRPr="006940FB">
              <w:lastRenderedPageBreak/>
              <w:t>Risk</w:t>
            </w:r>
          </w:p>
        </w:tc>
        <w:tc>
          <w:tcPr>
            <w:tcW w:w="6392" w:type="dxa"/>
            <w:hideMark/>
          </w:tcPr>
          <w:p w14:paraId="2E13F96C" w14:textId="5FFB3D8F" w:rsidR="00FF6052" w:rsidRPr="006940FB" w:rsidRDefault="00FF6052" w:rsidP="003950A2">
            <w:r w:rsidRPr="006940FB">
              <w:t>An expectation of loss</w:t>
            </w:r>
            <w:r w:rsidR="1A16DD0F" w:rsidRPr="006940FB">
              <w:t>,</w:t>
            </w:r>
            <w:r w:rsidRPr="006940FB">
              <w:t xml:space="preserve"> expressed as the probability that a particular threat will exploit a particular vulnerability with a particular harmful result.</w:t>
            </w:r>
          </w:p>
        </w:tc>
      </w:tr>
      <w:tr w:rsidR="00FF6052" w:rsidRPr="006940FB" w14:paraId="5BCA6A79" w14:textId="77777777" w:rsidTr="126455D1">
        <w:tc>
          <w:tcPr>
            <w:tcW w:w="2272" w:type="dxa"/>
            <w:hideMark/>
          </w:tcPr>
          <w:p w14:paraId="7B525D99" w14:textId="58B3D32D" w:rsidR="00FF6052" w:rsidRPr="006940FB" w:rsidRDefault="00FF6052" w:rsidP="003950A2">
            <w:r w:rsidRPr="006940FB">
              <w:t>Risk register</w:t>
            </w:r>
          </w:p>
        </w:tc>
        <w:tc>
          <w:tcPr>
            <w:tcW w:w="6392" w:type="dxa"/>
            <w:hideMark/>
          </w:tcPr>
          <w:p w14:paraId="5346BCEB" w14:textId="70E23732" w:rsidR="00FF6052" w:rsidRPr="006940FB" w:rsidRDefault="00FF6052" w:rsidP="003950A2">
            <w:r w:rsidRPr="006940FB">
              <w:t>Record of information about identified risks</w:t>
            </w:r>
          </w:p>
        </w:tc>
      </w:tr>
      <w:tr w:rsidR="00F11481" w:rsidRPr="006940FB" w14:paraId="32AD02E4" w14:textId="77777777" w:rsidTr="126455D1">
        <w:tc>
          <w:tcPr>
            <w:tcW w:w="2272" w:type="dxa"/>
          </w:tcPr>
          <w:p w14:paraId="451176FE" w14:textId="3A111B5B" w:rsidR="00F11481" w:rsidRPr="006940FB" w:rsidRDefault="00F11481" w:rsidP="003950A2">
            <w:r w:rsidRPr="006940FB">
              <w:t>SI</w:t>
            </w:r>
          </w:p>
        </w:tc>
        <w:tc>
          <w:tcPr>
            <w:tcW w:w="6392" w:type="dxa"/>
          </w:tcPr>
          <w:p w14:paraId="4A0EBE72" w14:textId="75F425D0" w:rsidR="00F11481" w:rsidRPr="006940FB" w:rsidRDefault="00F11481" w:rsidP="003950A2">
            <w:r w:rsidRPr="006940FB">
              <w:t>System Integration</w:t>
            </w:r>
          </w:p>
        </w:tc>
      </w:tr>
      <w:tr w:rsidR="00FF6052" w:rsidRPr="006940FB" w14:paraId="5D38B1B1" w14:textId="77777777" w:rsidTr="126455D1">
        <w:tc>
          <w:tcPr>
            <w:tcW w:w="2272" w:type="dxa"/>
            <w:hideMark/>
          </w:tcPr>
          <w:p w14:paraId="7F637B65" w14:textId="77777777" w:rsidR="00FF6052" w:rsidRPr="006940FB" w:rsidRDefault="00FF6052" w:rsidP="003950A2">
            <w:r w:rsidRPr="006940FB">
              <w:t>Solution</w:t>
            </w:r>
          </w:p>
        </w:tc>
        <w:tc>
          <w:tcPr>
            <w:tcW w:w="6392" w:type="dxa"/>
            <w:hideMark/>
          </w:tcPr>
          <w:p w14:paraId="2681D0EC" w14:textId="67814BF8" w:rsidR="00FF6052" w:rsidRPr="006940FB" w:rsidRDefault="4FBD4BB0" w:rsidP="003950A2">
            <w:r w:rsidRPr="006940FB">
              <w:t xml:space="preserve">A </w:t>
            </w:r>
            <w:r w:rsidR="00FF6052" w:rsidRPr="006940FB">
              <w:t xml:space="preserve">collection of logical and physical components (HW/SW products, 3PP, FOSS, custom developed SW) </w:t>
            </w:r>
            <w:r w:rsidR="4A2EDF05" w:rsidRPr="006940FB">
              <w:t>interacting with each other</w:t>
            </w:r>
            <w:r w:rsidR="00FF6052" w:rsidRPr="006940FB">
              <w:t xml:space="preserve"> to fulfill customer requirements</w:t>
            </w:r>
          </w:p>
        </w:tc>
      </w:tr>
      <w:tr w:rsidR="00FF6052" w:rsidRPr="006940FB" w14:paraId="23517E44" w14:textId="77777777" w:rsidTr="126455D1">
        <w:tc>
          <w:tcPr>
            <w:tcW w:w="2272" w:type="dxa"/>
            <w:hideMark/>
          </w:tcPr>
          <w:p w14:paraId="6305C9D6" w14:textId="77777777" w:rsidR="00FF6052" w:rsidRPr="006940FB" w:rsidRDefault="00FF6052" w:rsidP="003950A2">
            <w:r w:rsidRPr="006940FB">
              <w:t>STRIDE</w:t>
            </w:r>
          </w:p>
        </w:tc>
        <w:tc>
          <w:tcPr>
            <w:tcW w:w="6392" w:type="dxa"/>
            <w:hideMark/>
          </w:tcPr>
          <w:p w14:paraId="701CFE37" w14:textId="77777777" w:rsidR="00FF6052" w:rsidRPr="006940FB" w:rsidRDefault="00FF6052" w:rsidP="003950A2">
            <w:r w:rsidRPr="006940FB">
              <w:t>Threat modeling methodology named after six threat categories: Spoofing, Tampering, Repudiation, Information disclosure, Denial of Service and Elevation of Privilege</w:t>
            </w:r>
          </w:p>
        </w:tc>
      </w:tr>
      <w:tr w:rsidR="00FF6052" w:rsidRPr="006940FB" w14:paraId="5839C880" w14:textId="77777777" w:rsidTr="126455D1">
        <w:tc>
          <w:tcPr>
            <w:tcW w:w="2272" w:type="dxa"/>
            <w:hideMark/>
          </w:tcPr>
          <w:p w14:paraId="0865BAF7" w14:textId="77777777" w:rsidR="00FF6052" w:rsidRPr="006940FB" w:rsidRDefault="00FF6052" w:rsidP="003950A2">
            <w:r w:rsidRPr="006940FB">
              <w:t>Threat</w:t>
            </w:r>
          </w:p>
        </w:tc>
        <w:tc>
          <w:tcPr>
            <w:tcW w:w="6392" w:type="dxa"/>
            <w:hideMark/>
          </w:tcPr>
          <w:p w14:paraId="41C25B6A" w14:textId="77777777" w:rsidR="00FF6052" w:rsidRPr="006940FB" w:rsidRDefault="00FF6052" w:rsidP="003950A2">
            <w:r w:rsidRPr="006940FB">
              <w:t>A potential for violation of security, which exists when there is a circumstance, capability, action, or event that could breach security and cause harm.</w:t>
            </w:r>
          </w:p>
        </w:tc>
      </w:tr>
      <w:tr w:rsidR="00FF6052" w:rsidRPr="006940FB" w14:paraId="7F32D4A1" w14:textId="77777777" w:rsidTr="126455D1">
        <w:tc>
          <w:tcPr>
            <w:tcW w:w="2272" w:type="dxa"/>
            <w:hideMark/>
          </w:tcPr>
          <w:p w14:paraId="3BCDABEB" w14:textId="77777777" w:rsidR="00FF6052" w:rsidRPr="006940FB" w:rsidRDefault="00FF6052" w:rsidP="003950A2">
            <w:r w:rsidRPr="006940FB">
              <w:t>Threat agent</w:t>
            </w:r>
          </w:p>
        </w:tc>
        <w:tc>
          <w:tcPr>
            <w:tcW w:w="6392" w:type="dxa"/>
            <w:hideMark/>
          </w:tcPr>
          <w:p w14:paraId="5C4932E8" w14:textId="77777777" w:rsidR="00FF6052" w:rsidRPr="006940FB" w:rsidRDefault="00FF6052" w:rsidP="003950A2">
            <w:r w:rsidRPr="006940FB">
              <w:t>Individual or group of attackers who can manifest a threat.</w:t>
            </w:r>
          </w:p>
        </w:tc>
      </w:tr>
      <w:tr w:rsidR="00FF6052" w:rsidRPr="006940FB" w14:paraId="57A6F46F" w14:textId="77777777" w:rsidTr="126455D1">
        <w:tc>
          <w:tcPr>
            <w:tcW w:w="2272" w:type="dxa"/>
            <w:hideMark/>
          </w:tcPr>
          <w:p w14:paraId="23E11185" w14:textId="77777777" w:rsidR="00FF6052" w:rsidRPr="006940FB" w:rsidRDefault="00FF6052" w:rsidP="003950A2">
            <w:r w:rsidRPr="006940FB">
              <w:t>Threat modeling</w:t>
            </w:r>
          </w:p>
        </w:tc>
        <w:tc>
          <w:tcPr>
            <w:tcW w:w="6392" w:type="dxa"/>
            <w:hideMark/>
          </w:tcPr>
          <w:p w14:paraId="0C69F349" w14:textId="77777777" w:rsidR="00FF6052" w:rsidRPr="006940FB" w:rsidRDefault="00FF6052" w:rsidP="003950A2">
            <w:r w:rsidRPr="006940FB">
              <w:t>A systematic process by which potential threats, such as structural vulnerabilities or the absence of appropriate safeguards, can be identified, enumerated, and mitigations can be prioritized.</w:t>
            </w:r>
          </w:p>
        </w:tc>
      </w:tr>
      <w:tr w:rsidR="00FF6052" w:rsidRPr="006940FB" w14:paraId="37C38421" w14:textId="77777777" w:rsidTr="126455D1">
        <w:tc>
          <w:tcPr>
            <w:tcW w:w="2272" w:type="dxa"/>
            <w:hideMark/>
          </w:tcPr>
          <w:p w14:paraId="3AFC3A04" w14:textId="77777777" w:rsidR="00FF6052" w:rsidRPr="006940FB" w:rsidRDefault="00FF6052" w:rsidP="003950A2">
            <w:r w:rsidRPr="006940FB">
              <w:t>Vulnerability</w:t>
            </w:r>
          </w:p>
        </w:tc>
        <w:tc>
          <w:tcPr>
            <w:tcW w:w="6392" w:type="dxa"/>
            <w:hideMark/>
          </w:tcPr>
          <w:p w14:paraId="794A704F" w14:textId="1C7710B2" w:rsidR="00FF6052" w:rsidRPr="006940FB" w:rsidRDefault="00FF6052" w:rsidP="003950A2">
            <w:r w:rsidRPr="006940FB">
              <w:t>A flaw or weakness in a system's desig</w:t>
            </w:r>
            <w:r w:rsidR="007F0BCA" w:rsidRPr="006940FB">
              <w:t>n or</w:t>
            </w:r>
            <w:r w:rsidRPr="006940FB">
              <w:t xml:space="preserve"> implementation that could be exploited to violate the system's security policy.</w:t>
            </w:r>
          </w:p>
        </w:tc>
      </w:tr>
    </w:tbl>
    <w:p w14:paraId="4E2F7DA8" w14:textId="4669C386" w:rsidR="00F373AB" w:rsidRPr="006940FB" w:rsidRDefault="00F373AB" w:rsidP="000D097C">
      <w:pPr>
        <w:pStyle w:val="Heading2"/>
      </w:pPr>
      <w:bookmarkStart w:id="1935" w:name="_Toc22624313"/>
      <w:bookmarkStart w:id="1936" w:name="_Toc22624994"/>
      <w:bookmarkStart w:id="1937" w:name="_Toc22635481"/>
      <w:bookmarkStart w:id="1938" w:name="_Toc22624314"/>
      <w:bookmarkStart w:id="1939" w:name="_Toc22624995"/>
      <w:bookmarkStart w:id="1940" w:name="_Toc22635482"/>
      <w:bookmarkStart w:id="1941" w:name="_Toc22624315"/>
      <w:bookmarkStart w:id="1942" w:name="_Toc22624996"/>
      <w:bookmarkStart w:id="1943" w:name="_Toc22635483"/>
      <w:bookmarkStart w:id="1944" w:name="_Toc22624316"/>
      <w:bookmarkStart w:id="1945" w:name="_Toc22624997"/>
      <w:bookmarkStart w:id="1946" w:name="_Toc22635484"/>
      <w:bookmarkStart w:id="1947" w:name="_Toc22624317"/>
      <w:bookmarkStart w:id="1948" w:name="_Toc22624998"/>
      <w:bookmarkStart w:id="1949" w:name="_Toc22635485"/>
      <w:bookmarkStart w:id="1950" w:name="_Participants"/>
      <w:bookmarkStart w:id="1951" w:name="_Toc22624318"/>
      <w:bookmarkStart w:id="1952" w:name="_Toc22624999"/>
      <w:bookmarkStart w:id="1953" w:name="_Toc22635486"/>
      <w:bookmarkStart w:id="1954" w:name="_Toc22624319"/>
      <w:bookmarkStart w:id="1955" w:name="_Toc22625000"/>
      <w:bookmarkStart w:id="1956" w:name="_Toc22635487"/>
      <w:bookmarkStart w:id="1957" w:name="_Toc22624320"/>
      <w:bookmarkStart w:id="1958" w:name="_Toc22625001"/>
      <w:bookmarkStart w:id="1959" w:name="_Toc22635488"/>
      <w:bookmarkStart w:id="1960" w:name="_Toc22624321"/>
      <w:bookmarkStart w:id="1961" w:name="_Toc22625002"/>
      <w:bookmarkStart w:id="1962" w:name="_Toc22635489"/>
      <w:bookmarkStart w:id="1963" w:name="_Toc22624322"/>
      <w:bookmarkStart w:id="1964" w:name="_Toc22625003"/>
      <w:bookmarkStart w:id="1965" w:name="_Toc22635490"/>
      <w:bookmarkStart w:id="1966" w:name="_Toc22624323"/>
      <w:bookmarkStart w:id="1967" w:name="_Toc22625004"/>
      <w:bookmarkStart w:id="1968" w:name="_Toc22635491"/>
      <w:bookmarkStart w:id="1969" w:name="_Toc22624324"/>
      <w:bookmarkStart w:id="1970" w:name="_Toc22625005"/>
      <w:bookmarkStart w:id="1971" w:name="_Toc22635492"/>
      <w:bookmarkStart w:id="1972" w:name="_Toc22624325"/>
      <w:bookmarkStart w:id="1973" w:name="_Toc22625006"/>
      <w:bookmarkStart w:id="1974" w:name="_Toc22635493"/>
      <w:bookmarkStart w:id="1975" w:name="_Toc22624326"/>
      <w:bookmarkStart w:id="1976" w:name="_Toc22625007"/>
      <w:bookmarkStart w:id="1977" w:name="_Toc22635494"/>
      <w:bookmarkStart w:id="1978" w:name="_Toc22624327"/>
      <w:bookmarkStart w:id="1979" w:name="_Toc22625008"/>
      <w:bookmarkStart w:id="1980" w:name="_Toc22635495"/>
      <w:bookmarkStart w:id="1981" w:name="_Toc22624328"/>
      <w:bookmarkStart w:id="1982" w:name="_Toc22625009"/>
      <w:bookmarkStart w:id="1983" w:name="_Toc22635496"/>
      <w:bookmarkStart w:id="1984" w:name="_Toc22624329"/>
      <w:bookmarkStart w:id="1985" w:name="_Toc22625010"/>
      <w:bookmarkStart w:id="1986" w:name="_Toc22635497"/>
      <w:bookmarkStart w:id="1987" w:name="_Toc22624330"/>
      <w:bookmarkStart w:id="1988" w:name="_Toc22625011"/>
      <w:bookmarkStart w:id="1989" w:name="_Toc22635498"/>
      <w:bookmarkStart w:id="1990" w:name="_Toc22624331"/>
      <w:bookmarkStart w:id="1991" w:name="_Toc22625012"/>
      <w:bookmarkStart w:id="1992" w:name="_Toc22635499"/>
      <w:bookmarkStart w:id="1993" w:name="_Toc22624332"/>
      <w:bookmarkStart w:id="1994" w:name="_Toc22625013"/>
      <w:bookmarkStart w:id="1995" w:name="_Toc22635500"/>
      <w:bookmarkStart w:id="1996" w:name="_Toc22624333"/>
      <w:bookmarkStart w:id="1997" w:name="_Toc22625014"/>
      <w:bookmarkStart w:id="1998" w:name="_Toc22635501"/>
      <w:bookmarkStart w:id="1999" w:name="_Toc22624334"/>
      <w:bookmarkStart w:id="2000" w:name="_Toc22625015"/>
      <w:bookmarkStart w:id="2001" w:name="_Toc22635502"/>
      <w:bookmarkStart w:id="2002" w:name="_Toc22624335"/>
      <w:bookmarkStart w:id="2003" w:name="_Toc22625016"/>
      <w:bookmarkStart w:id="2004" w:name="_Toc22635503"/>
      <w:bookmarkStart w:id="2005" w:name="_Toc22624336"/>
      <w:bookmarkStart w:id="2006" w:name="_Toc22625017"/>
      <w:bookmarkStart w:id="2007" w:name="_Toc22635504"/>
      <w:bookmarkStart w:id="2008" w:name="srminter"/>
      <w:bookmarkStart w:id="2009" w:name="_Toc22624337"/>
      <w:bookmarkStart w:id="2010" w:name="_Toc22625018"/>
      <w:bookmarkStart w:id="2011" w:name="_Toc22635505"/>
      <w:bookmarkStart w:id="2012" w:name="_Toc22624338"/>
      <w:bookmarkStart w:id="2013" w:name="_Toc22625019"/>
      <w:bookmarkStart w:id="2014" w:name="_Toc22635506"/>
      <w:bookmarkStart w:id="2015" w:name="_Toc22624339"/>
      <w:bookmarkStart w:id="2016" w:name="_Toc22625020"/>
      <w:bookmarkStart w:id="2017" w:name="_Toc22635507"/>
      <w:bookmarkStart w:id="2018" w:name="_Toc22624340"/>
      <w:bookmarkStart w:id="2019" w:name="_Toc22625021"/>
      <w:bookmarkStart w:id="2020" w:name="_Toc22635508"/>
      <w:bookmarkStart w:id="2021" w:name="_Toc22624341"/>
      <w:bookmarkStart w:id="2022" w:name="_Toc22625022"/>
      <w:bookmarkStart w:id="2023" w:name="_Toc22635509"/>
      <w:bookmarkStart w:id="2024" w:name="_Toc22624342"/>
      <w:bookmarkStart w:id="2025" w:name="_Toc22625023"/>
      <w:bookmarkStart w:id="2026" w:name="_Toc22635510"/>
      <w:bookmarkStart w:id="2027" w:name="_Toc22624343"/>
      <w:bookmarkStart w:id="2028" w:name="_Toc22625024"/>
      <w:bookmarkStart w:id="2029" w:name="_Toc22635511"/>
      <w:bookmarkStart w:id="2030" w:name="_Toc22624344"/>
      <w:bookmarkStart w:id="2031" w:name="_Toc22625025"/>
      <w:bookmarkStart w:id="2032" w:name="_Toc22635512"/>
      <w:bookmarkStart w:id="2033" w:name="_Toc22624345"/>
      <w:bookmarkStart w:id="2034" w:name="_Toc22625026"/>
      <w:bookmarkStart w:id="2035" w:name="_Toc22635513"/>
      <w:bookmarkStart w:id="2036" w:name="_Toc22624346"/>
      <w:bookmarkStart w:id="2037" w:name="_Toc22625027"/>
      <w:bookmarkStart w:id="2038" w:name="_Toc22635514"/>
      <w:bookmarkStart w:id="2039" w:name="_Toc22624347"/>
      <w:bookmarkStart w:id="2040" w:name="_Toc22625028"/>
      <w:bookmarkStart w:id="2041" w:name="_Toc22635515"/>
      <w:bookmarkStart w:id="2042" w:name="_Toc22624348"/>
      <w:bookmarkStart w:id="2043" w:name="_Toc22625029"/>
      <w:bookmarkStart w:id="2044" w:name="_Toc22635516"/>
      <w:bookmarkStart w:id="2045" w:name="_Toc22624349"/>
      <w:bookmarkStart w:id="2046" w:name="_Toc22625030"/>
      <w:bookmarkStart w:id="2047" w:name="_Toc22635517"/>
      <w:bookmarkStart w:id="2048" w:name="_Toc22624350"/>
      <w:bookmarkStart w:id="2049" w:name="_Toc22625031"/>
      <w:bookmarkStart w:id="2050" w:name="_Toc22635518"/>
      <w:bookmarkStart w:id="2051" w:name="_Toc22624351"/>
      <w:bookmarkStart w:id="2052" w:name="_Toc22625032"/>
      <w:bookmarkStart w:id="2053" w:name="_Toc22635519"/>
      <w:bookmarkStart w:id="2054" w:name="_Toc22624352"/>
      <w:bookmarkStart w:id="2055" w:name="_Toc22625033"/>
      <w:bookmarkStart w:id="2056" w:name="_Toc22635520"/>
      <w:bookmarkStart w:id="2057" w:name="_Toc22624353"/>
      <w:bookmarkStart w:id="2058" w:name="_Toc22625034"/>
      <w:bookmarkStart w:id="2059" w:name="_Toc22635521"/>
      <w:bookmarkStart w:id="2060" w:name="_Toc22624354"/>
      <w:bookmarkStart w:id="2061" w:name="_Toc22625035"/>
      <w:bookmarkStart w:id="2062" w:name="_Toc22635522"/>
      <w:bookmarkStart w:id="2063" w:name="_Toc22624355"/>
      <w:bookmarkStart w:id="2064" w:name="_Toc22625036"/>
      <w:bookmarkStart w:id="2065" w:name="_Toc22635523"/>
      <w:bookmarkStart w:id="2066" w:name="_Toc22624356"/>
      <w:bookmarkStart w:id="2067" w:name="_Toc22625037"/>
      <w:bookmarkStart w:id="2068" w:name="_Toc22635524"/>
      <w:bookmarkStart w:id="2069" w:name="_Toc22624357"/>
      <w:bookmarkStart w:id="2070" w:name="_Toc22625038"/>
      <w:bookmarkStart w:id="2071" w:name="_Toc22635525"/>
      <w:bookmarkStart w:id="2072" w:name="_Toc22624358"/>
      <w:bookmarkStart w:id="2073" w:name="_Toc22625039"/>
      <w:bookmarkStart w:id="2074" w:name="_Toc22635526"/>
      <w:bookmarkStart w:id="2075" w:name="_Toc22624359"/>
      <w:bookmarkStart w:id="2076" w:name="_Toc22625040"/>
      <w:bookmarkStart w:id="2077" w:name="_Toc22635527"/>
      <w:bookmarkStart w:id="2078" w:name="_Toc22624360"/>
      <w:bookmarkStart w:id="2079" w:name="_Toc22625041"/>
      <w:bookmarkStart w:id="2080" w:name="_Toc22635528"/>
      <w:bookmarkStart w:id="2081" w:name="_Toc22624361"/>
      <w:bookmarkStart w:id="2082" w:name="_Toc22625042"/>
      <w:bookmarkStart w:id="2083" w:name="_Toc22635529"/>
      <w:bookmarkStart w:id="2084" w:name="_Toc22624362"/>
      <w:bookmarkStart w:id="2085" w:name="_Toc22625043"/>
      <w:bookmarkStart w:id="2086" w:name="_Toc22635530"/>
      <w:bookmarkStart w:id="2087" w:name="_Toc22624363"/>
      <w:bookmarkStart w:id="2088" w:name="_Toc22625044"/>
      <w:bookmarkStart w:id="2089" w:name="_Toc22635531"/>
      <w:bookmarkStart w:id="2090" w:name="_Toc22624364"/>
      <w:bookmarkStart w:id="2091" w:name="_Toc22625045"/>
      <w:bookmarkStart w:id="2092" w:name="_Toc22635532"/>
      <w:bookmarkStart w:id="2093" w:name="_Toc22624365"/>
      <w:bookmarkStart w:id="2094" w:name="_Toc22625046"/>
      <w:bookmarkStart w:id="2095" w:name="_Toc22635533"/>
      <w:bookmarkStart w:id="2096" w:name="_Toc22624366"/>
      <w:bookmarkStart w:id="2097" w:name="_Toc22625047"/>
      <w:bookmarkStart w:id="2098" w:name="_Toc22635534"/>
      <w:bookmarkStart w:id="2099" w:name="_Toc22624367"/>
      <w:bookmarkStart w:id="2100" w:name="_Toc22625048"/>
      <w:bookmarkStart w:id="2101" w:name="_Toc22635535"/>
      <w:bookmarkStart w:id="2102" w:name="_Toc22624368"/>
      <w:bookmarkStart w:id="2103" w:name="_Toc22625049"/>
      <w:bookmarkStart w:id="2104" w:name="_Toc22635536"/>
      <w:bookmarkStart w:id="2105" w:name="_Toc22624369"/>
      <w:bookmarkStart w:id="2106" w:name="_Toc22625050"/>
      <w:bookmarkStart w:id="2107" w:name="_Toc22635537"/>
      <w:bookmarkStart w:id="2108" w:name="_Toc22624370"/>
      <w:bookmarkStart w:id="2109" w:name="_Toc22625051"/>
      <w:bookmarkStart w:id="2110" w:name="_Toc22635538"/>
      <w:bookmarkStart w:id="2111" w:name="_Toc22624371"/>
      <w:bookmarkStart w:id="2112" w:name="_Toc22625052"/>
      <w:bookmarkStart w:id="2113" w:name="_Toc22635539"/>
      <w:bookmarkStart w:id="2114" w:name="_Toc22624372"/>
      <w:bookmarkStart w:id="2115" w:name="_Toc22625053"/>
      <w:bookmarkStart w:id="2116" w:name="_Toc22635540"/>
      <w:bookmarkStart w:id="2117" w:name="_Toc22624373"/>
      <w:bookmarkStart w:id="2118" w:name="_Toc22625054"/>
      <w:bookmarkStart w:id="2119" w:name="_Toc22635541"/>
      <w:bookmarkStart w:id="2120" w:name="_Toc22624374"/>
      <w:bookmarkStart w:id="2121" w:name="_Toc22625055"/>
      <w:bookmarkStart w:id="2122" w:name="_Toc22635542"/>
      <w:bookmarkStart w:id="2123" w:name="_Toc22624375"/>
      <w:bookmarkStart w:id="2124" w:name="_Toc22625056"/>
      <w:bookmarkStart w:id="2125" w:name="_Toc22635543"/>
      <w:bookmarkStart w:id="2126" w:name="_Toc22624376"/>
      <w:bookmarkStart w:id="2127" w:name="_Toc22625057"/>
      <w:bookmarkStart w:id="2128" w:name="_Toc22635544"/>
      <w:bookmarkStart w:id="2129" w:name="_Toc22624377"/>
      <w:bookmarkStart w:id="2130" w:name="_Toc22625058"/>
      <w:bookmarkStart w:id="2131" w:name="_Toc22635545"/>
      <w:bookmarkStart w:id="2132" w:name="_Toc22624378"/>
      <w:bookmarkStart w:id="2133" w:name="_Toc22625059"/>
      <w:bookmarkStart w:id="2134" w:name="_Toc22635546"/>
      <w:bookmarkStart w:id="2135" w:name="_Toc22624379"/>
      <w:bookmarkStart w:id="2136" w:name="_Toc22625060"/>
      <w:bookmarkStart w:id="2137" w:name="_Toc22635547"/>
      <w:bookmarkStart w:id="2138" w:name="_Toc22624380"/>
      <w:bookmarkStart w:id="2139" w:name="_Toc22625061"/>
      <w:bookmarkStart w:id="2140" w:name="_Toc22635548"/>
      <w:bookmarkStart w:id="2141" w:name="_Toc22624381"/>
      <w:bookmarkStart w:id="2142" w:name="_Toc22625062"/>
      <w:bookmarkStart w:id="2143" w:name="_Toc22635549"/>
      <w:bookmarkStart w:id="2144" w:name="_Toc22624382"/>
      <w:bookmarkStart w:id="2145" w:name="_Toc22625063"/>
      <w:bookmarkStart w:id="2146" w:name="_Toc22635550"/>
      <w:bookmarkStart w:id="2147" w:name="_Toc22624383"/>
      <w:bookmarkStart w:id="2148" w:name="_Toc22625064"/>
      <w:bookmarkStart w:id="2149" w:name="_Toc22635551"/>
      <w:bookmarkStart w:id="2150" w:name="_Toc22624384"/>
      <w:bookmarkStart w:id="2151" w:name="_Toc22625065"/>
      <w:bookmarkStart w:id="2152" w:name="_Toc22635552"/>
      <w:bookmarkStart w:id="2153" w:name="_Toc501458265"/>
      <w:bookmarkStart w:id="2154" w:name="_Toc501455173"/>
      <w:bookmarkStart w:id="2155" w:name="_Toc501458803"/>
      <w:bookmarkStart w:id="2156" w:name="_Toc501455620"/>
      <w:bookmarkStart w:id="2157" w:name="_Toc21960273"/>
      <w:bookmarkStart w:id="2158" w:name="_Toc22624385"/>
      <w:bookmarkStart w:id="2159" w:name="_Toc22625066"/>
      <w:bookmarkStart w:id="2160" w:name="_Toc22635553"/>
      <w:bookmarkStart w:id="2161" w:name="_Toc22624386"/>
      <w:bookmarkStart w:id="2162" w:name="_Toc22625067"/>
      <w:bookmarkStart w:id="2163" w:name="_Toc22635554"/>
      <w:bookmarkStart w:id="2164" w:name="_Toc22624387"/>
      <w:bookmarkStart w:id="2165" w:name="_Toc22625068"/>
      <w:bookmarkStart w:id="2166" w:name="_Toc22635555"/>
      <w:bookmarkStart w:id="2167" w:name="_Toc22624388"/>
      <w:bookmarkStart w:id="2168" w:name="_Toc22625069"/>
      <w:bookmarkStart w:id="2169" w:name="_Toc22635556"/>
      <w:bookmarkStart w:id="2170" w:name="_Toc22624389"/>
      <w:bookmarkStart w:id="2171" w:name="_Toc22625070"/>
      <w:bookmarkStart w:id="2172" w:name="_Toc22635557"/>
      <w:bookmarkStart w:id="2173" w:name="_Toc22624390"/>
      <w:bookmarkStart w:id="2174" w:name="_Toc22625071"/>
      <w:bookmarkStart w:id="2175" w:name="_Toc22635558"/>
      <w:bookmarkStart w:id="2176" w:name="_Toc22624391"/>
      <w:bookmarkStart w:id="2177" w:name="_Toc22625072"/>
      <w:bookmarkStart w:id="2178" w:name="_Toc22635559"/>
      <w:bookmarkStart w:id="2179" w:name="_Toc22624392"/>
      <w:bookmarkStart w:id="2180" w:name="_Toc22625073"/>
      <w:bookmarkStart w:id="2181" w:name="_Toc22635560"/>
      <w:bookmarkStart w:id="2182" w:name="_Toc22624393"/>
      <w:bookmarkStart w:id="2183" w:name="_Toc22625074"/>
      <w:bookmarkStart w:id="2184" w:name="_Toc22635561"/>
      <w:bookmarkStart w:id="2185" w:name="_Toc22624394"/>
      <w:bookmarkStart w:id="2186" w:name="_Toc22625075"/>
      <w:bookmarkStart w:id="2187" w:name="_Toc22635562"/>
      <w:bookmarkStart w:id="2188" w:name="_Toc22624395"/>
      <w:bookmarkStart w:id="2189" w:name="_Toc22625076"/>
      <w:bookmarkStart w:id="2190" w:name="_Toc22635563"/>
      <w:bookmarkStart w:id="2191" w:name="_Toc22624396"/>
      <w:bookmarkStart w:id="2192" w:name="_Toc22625077"/>
      <w:bookmarkStart w:id="2193" w:name="_Toc22635564"/>
      <w:bookmarkStart w:id="2194" w:name="_Toc22624397"/>
      <w:bookmarkStart w:id="2195" w:name="_Toc22625078"/>
      <w:bookmarkStart w:id="2196" w:name="_Toc22635565"/>
      <w:bookmarkStart w:id="2197" w:name="_Toc22624398"/>
      <w:bookmarkStart w:id="2198" w:name="_Toc22625079"/>
      <w:bookmarkStart w:id="2199" w:name="_Toc22635566"/>
      <w:bookmarkStart w:id="2200" w:name="_Toc22624399"/>
      <w:bookmarkStart w:id="2201" w:name="_Toc22625080"/>
      <w:bookmarkStart w:id="2202" w:name="_Toc22635567"/>
      <w:bookmarkStart w:id="2203" w:name="_Toc22624400"/>
      <w:bookmarkStart w:id="2204" w:name="_Toc22625081"/>
      <w:bookmarkStart w:id="2205" w:name="_Toc22635568"/>
      <w:bookmarkStart w:id="2206" w:name="_Toc22624401"/>
      <w:bookmarkStart w:id="2207" w:name="_Toc22625082"/>
      <w:bookmarkStart w:id="2208" w:name="_Toc22635569"/>
      <w:bookmarkStart w:id="2209" w:name="_Toc22624402"/>
      <w:bookmarkStart w:id="2210" w:name="_Toc22625083"/>
      <w:bookmarkStart w:id="2211" w:name="_Toc22635570"/>
      <w:bookmarkStart w:id="2212" w:name="_Toc22624403"/>
      <w:bookmarkStart w:id="2213" w:name="_Toc22625084"/>
      <w:bookmarkStart w:id="2214" w:name="_Toc22635571"/>
      <w:bookmarkStart w:id="2215" w:name="_Toc22624404"/>
      <w:bookmarkStart w:id="2216" w:name="_Toc22625085"/>
      <w:bookmarkStart w:id="2217" w:name="_Toc22635572"/>
      <w:bookmarkStart w:id="2218" w:name="_Toc498351033"/>
      <w:bookmarkStart w:id="2219" w:name="_Toc498347634"/>
      <w:bookmarkStart w:id="2220" w:name="_Toc498517206"/>
      <w:bookmarkStart w:id="2221" w:name="_Toc498513700"/>
      <w:bookmarkStart w:id="2222" w:name="_Toc498948879"/>
      <w:bookmarkStart w:id="2223" w:name="_Toc499204986"/>
      <w:bookmarkStart w:id="2224" w:name="_Toc499201430"/>
      <w:bookmarkStart w:id="2225" w:name="_Toc500935302"/>
      <w:bookmarkStart w:id="2226" w:name="_Toc500935753"/>
      <w:bookmarkStart w:id="2227" w:name="_Toc501458267"/>
      <w:bookmarkStart w:id="2228" w:name="_Toc501455175"/>
      <w:bookmarkStart w:id="2229" w:name="_Toc501458805"/>
      <w:bookmarkStart w:id="2230" w:name="_Toc501455622"/>
      <w:bookmarkStart w:id="2231" w:name="_Toc21960275"/>
      <w:bookmarkStart w:id="2232" w:name="_Toc22624405"/>
      <w:bookmarkStart w:id="2233" w:name="_Toc22625086"/>
      <w:bookmarkStart w:id="2234" w:name="_Toc22635573"/>
      <w:bookmarkStart w:id="2235" w:name="_Toc498351034"/>
      <w:bookmarkStart w:id="2236" w:name="_Toc498347635"/>
      <w:bookmarkStart w:id="2237" w:name="_Toc498517207"/>
      <w:bookmarkStart w:id="2238" w:name="_Toc498513701"/>
      <w:bookmarkStart w:id="2239" w:name="_Toc498948880"/>
      <w:bookmarkStart w:id="2240" w:name="_Toc499204987"/>
      <w:bookmarkStart w:id="2241" w:name="_Toc499201431"/>
      <w:bookmarkStart w:id="2242" w:name="_Toc500935303"/>
      <w:bookmarkStart w:id="2243" w:name="_Toc500935754"/>
      <w:bookmarkStart w:id="2244" w:name="_Toc501458268"/>
      <w:bookmarkStart w:id="2245" w:name="_Toc501455176"/>
      <w:bookmarkStart w:id="2246" w:name="_Toc501458806"/>
      <w:bookmarkStart w:id="2247" w:name="_Toc501455623"/>
      <w:bookmarkStart w:id="2248" w:name="_Toc21960276"/>
      <w:bookmarkStart w:id="2249" w:name="_Toc22624406"/>
      <w:bookmarkStart w:id="2250" w:name="_Toc22625087"/>
      <w:bookmarkStart w:id="2251" w:name="_Toc22635574"/>
      <w:bookmarkStart w:id="2252" w:name="_Toc498002604"/>
      <w:bookmarkStart w:id="2253" w:name="_Toc498088373"/>
      <w:bookmarkStart w:id="2254" w:name="_Toc498351035"/>
      <w:bookmarkStart w:id="2255" w:name="_Toc498347636"/>
      <w:bookmarkStart w:id="2256" w:name="_Toc498517208"/>
      <w:bookmarkStart w:id="2257" w:name="_Toc498513702"/>
      <w:bookmarkStart w:id="2258" w:name="_Toc498948881"/>
      <w:bookmarkStart w:id="2259" w:name="_Toc499204988"/>
      <w:bookmarkStart w:id="2260" w:name="_Toc499201432"/>
      <w:bookmarkStart w:id="2261" w:name="_Toc500935304"/>
      <w:bookmarkStart w:id="2262" w:name="_Toc500935755"/>
      <w:bookmarkStart w:id="2263" w:name="_Toc501458269"/>
      <w:bookmarkStart w:id="2264" w:name="_Toc501455177"/>
      <w:bookmarkStart w:id="2265" w:name="_Toc501458807"/>
      <w:bookmarkStart w:id="2266" w:name="_Toc501455624"/>
      <w:bookmarkStart w:id="2267" w:name="_Toc21960277"/>
      <w:bookmarkStart w:id="2268" w:name="_Toc22624407"/>
      <w:bookmarkStart w:id="2269" w:name="_Toc22625088"/>
      <w:bookmarkStart w:id="2270" w:name="_Toc22635575"/>
      <w:bookmarkStart w:id="2271" w:name="_Toc498002605"/>
      <w:bookmarkStart w:id="2272" w:name="_Toc498088374"/>
      <w:bookmarkStart w:id="2273" w:name="_Toc498351036"/>
      <w:bookmarkStart w:id="2274" w:name="_Toc498347637"/>
      <w:bookmarkStart w:id="2275" w:name="_Toc498517209"/>
      <w:bookmarkStart w:id="2276" w:name="_Toc498513703"/>
      <w:bookmarkStart w:id="2277" w:name="_Toc498948882"/>
      <w:bookmarkStart w:id="2278" w:name="_Toc499204989"/>
      <w:bookmarkStart w:id="2279" w:name="_Toc499201433"/>
      <w:bookmarkStart w:id="2280" w:name="_Toc500935305"/>
      <w:bookmarkStart w:id="2281" w:name="_Toc500935756"/>
      <w:bookmarkStart w:id="2282" w:name="_Toc501458270"/>
      <w:bookmarkStart w:id="2283" w:name="_Toc501455178"/>
      <w:bookmarkStart w:id="2284" w:name="_Toc501458808"/>
      <w:bookmarkStart w:id="2285" w:name="_Toc501455625"/>
      <w:bookmarkStart w:id="2286" w:name="_Toc21960278"/>
      <w:bookmarkStart w:id="2287" w:name="_Toc22624408"/>
      <w:bookmarkStart w:id="2288" w:name="_Toc22625089"/>
      <w:bookmarkStart w:id="2289" w:name="_Toc22635576"/>
      <w:bookmarkStart w:id="2290" w:name="_Toc498002606"/>
      <w:bookmarkStart w:id="2291" w:name="_Toc498088375"/>
      <w:bookmarkStart w:id="2292" w:name="_Toc498351037"/>
      <w:bookmarkStart w:id="2293" w:name="_Toc498347638"/>
      <w:bookmarkStart w:id="2294" w:name="_Toc498517210"/>
      <w:bookmarkStart w:id="2295" w:name="_Toc498513704"/>
      <w:bookmarkStart w:id="2296" w:name="_Toc498948883"/>
      <w:bookmarkStart w:id="2297" w:name="_Toc499204990"/>
      <w:bookmarkStart w:id="2298" w:name="_Toc499201434"/>
      <w:bookmarkStart w:id="2299" w:name="_Toc500935306"/>
      <w:bookmarkStart w:id="2300" w:name="_Toc500935757"/>
      <w:bookmarkStart w:id="2301" w:name="_Toc501458271"/>
      <w:bookmarkStart w:id="2302" w:name="_Toc501455179"/>
      <w:bookmarkStart w:id="2303" w:name="_Toc501458809"/>
      <w:bookmarkStart w:id="2304" w:name="_Toc501455626"/>
      <w:bookmarkStart w:id="2305" w:name="_Toc21960279"/>
      <w:bookmarkStart w:id="2306" w:name="_Toc22624409"/>
      <w:bookmarkStart w:id="2307" w:name="_Toc22625090"/>
      <w:bookmarkStart w:id="2308" w:name="_Toc22635577"/>
      <w:bookmarkStart w:id="2309" w:name="_Toc498002607"/>
      <w:bookmarkStart w:id="2310" w:name="_Toc498088376"/>
      <w:bookmarkStart w:id="2311" w:name="_Toc498351038"/>
      <w:bookmarkStart w:id="2312" w:name="_Toc498347639"/>
      <w:bookmarkStart w:id="2313" w:name="_Toc498517211"/>
      <w:bookmarkStart w:id="2314" w:name="_Toc498513705"/>
      <w:bookmarkStart w:id="2315" w:name="_Toc498948884"/>
      <w:bookmarkStart w:id="2316" w:name="_Toc499204991"/>
      <w:bookmarkStart w:id="2317" w:name="_Toc499201435"/>
      <w:bookmarkStart w:id="2318" w:name="_Toc500935307"/>
      <w:bookmarkStart w:id="2319" w:name="_Toc500935758"/>
      <w:bookmarkStart w:id="2320" w:name="_Toc501458272"/>
      <w:bookmarkStart w:id="2321" w:name="_Toc501455180"/>
      <w:bookmarkStart w:id="2322" w:name="_Toc501458810"/>
      <w:bookmarkStart w:id="2323" w:name="_Toc501455627"/>
      <w:bookmarkStart w:id="2324" w:name="_Toc21960280"/>
      <w:bookmarkStart w:id="2325" w:name="_Toc22624410"/>
      <w:bookmarkStart w:id="2326" w:name="_Toc22625091"/>
      <w:bookmarkStart w:id="2327" w:name="_Toc22635578"/>
      <w:bookmarkStart w:id="2328" w:name="_Toc498002608"/>
      <w:bookmarkStart w:id="2329" w:name="_Toc498088377"/>
      <w:bookmarkStart w:id="2330" w:name="_Toc498351039"/>
      <w:bookmarkStart w:id="2331" w:name="_Toc498347640"/>
      <w:bookmarkStart w:id="2332" w:name="_Toc498517212"/>
      <w:bookmarkStart w:id="2333" w:name="_Toc498513706"/>
      <w:bookmarkStart w:id="2334" w:name="_Toc498948885"/>
      <w:bookmarkStart w:id="2335" w:name="_Toc499204992"/>
      <w:bookmarkStart w:id="2336" w:name="_Toc499201436"/>
      <w:bookmarkStart w:id="2337" w:name="_Toc500935308"/>
      <w:bookmarkStart w:id="2338" w:name="_Toc500935759"/>
      <w:bookmarkStart w:id="2339" w:name="_Toc501458273"/>
      <w:bookmarkStart w:id="2340" w:name="_Toc501455181"/>
      <w:bookmarkStart w:id="2341" w:name="_Toc501458811"/>
      <w:bookmarkStart w:id="2342" w:name="_Toc501455628"/>
      <w:bookmarkStart w:id="2343" w:name="_Toc21960281"/>
      <w:bookmarkStart w:id="2344" w:name="_Toc22624411"/>
      <w:bookmarkStart w:id="2345" w:name="_Toc22625092"/>
      <w:bookmarkStart w:id="2346" w:name="_Toc22635579"/>
      <w:bookmarkStart w:id="2347" w:name="_Toc498002609"/>
      <w:bookmarkStart w:id="2348" w:name="_Toc498088378"/>
      <w:bookmarkStart w:id="2349" w:name="_Toc498351040"/>
      <w:bookmarkStart w:id="2350" w:name="_Toc498347641"/>
      <w:bookmarkStart w:id="2351" w:name="_Toc498517213"/>
      <w:bookmarkStart w:id="2352" w:name="_Toc498513707"/>
      <w:bookmarkStart w:id="2353" w:name="_Toc498948886"/>
      <w:bookmarkStart w:id="2354" w:name="_Toc499204993"/>
      <w:bookmarkStart w:id="2355" w:name="_Toc499201437"/>
      <w:bookmarkStart w:id="2356" w:name="_Toc500935309"/>
      <w:bookmarkStart w:id="2357" w:name="_Toc500935760"/>
      <w:bookmarkStart w:id="2358" w:name="_Toc501458274"/>
      <w:bookmarkStart w:id="2359" w:name="_Toc501455182"/>
      <w:bookmarkStart w:id="2360" w:name="_Toc501458812"/>
      <w:bookmarkStart w:id="2361" w:name="_Toc501455629"/>
      <w:bookmarkStart w:id="2362" w:name="_Toc21960282"/>
      <w:bookmarkStart w:id="2363" w:name="_Toc22624412"/>
      <w:bookmarkStart w:id="2364" w:name="_Toc22625093"/>
      <w:bookmarkStart w:id="2365" w:name="_Toc22635580"/>
      <w:bookmarkStart w:id="2366" w:name="_Toc498002610"/>
      <w:bookmarkStart w:id="2367" w:name="_Toc498088379"/>
      <w:bookmarkStart w:id="2368" w:name="_Toc498351041"/>
      <w:bookmarkStart w:id="2369" w:name="_Toc498347642"/>
      <w:bookmarkStart w:id="2370" w:name="_Toc498517214"/>
      <w:bookmarkStart w:id="2371" w:name="_Toc498513708"/>
      <w:bookmarkStart w:id="2372" w:name="_Toc498948887"/>
      <w:bookmarkStart w:id="2373" w:name="_Toc499204994"/>
      <w:bookmarkStart w:id="2374" w:name="_Toc499201438"/>
      <w:bookmarkStart w:id="2375" w:name="_Toc500935310"/>
      <w:bookmarkStart w:id="2376" w:name="_Toc500935761"/>
      <w:bookmarkStart w:id="2377" w:name="_Toc501458275"/>
      <w:bookmarkStart w:id="2378" w:name="_Toc501455183"/>
      <w:bookmarkStart w:id="2379" w:name="_Toc501458813"/>
      <w:bookmarkStart w:id="2380" w:name="_Toc501455630"/>
      <w:bookmarkStart w:id="2381" w:name="_Toc21960283"/>
      <w:bookmarkStart w:id="2382" w:name="_Toc22624413"/>
      <w:bookmarkStart w:id="2383" w:name="_Toc22625094"/>
      <w:bookmarkStart w:id="2384" w:name="_Toc22635581"/>
      <w:bookmarkStart w:id="2385" w:name="_Toc498002611"/>
      <w:bookmarkStart w:id="2386" w:name="_Toc498088380"/>
      <w:bookmarkStart w:id="2387" w:name="_Toc498351042"/>
      <w:bookmarkStart w:id="2388" w:name="_Toc498347643"/>
      <w:bookmarkStart w:id="2389" w:name="_Toc498517215"/>
      <w:bookmarkStart w:id="2390" w:name="_Toc498513709"/>
      <w:bookmarkStart w:id="2391" w:name="_Toc498948888"/>
      <w:bookmarkStart w:id="2392" w:name="_Toc499204995"/>
      <w:bookmarkStart w:id="2393" w:name="_Toc499201439"/>
      <w:bookmarkStart w:id="2394" w:name="_Toc500935311"/>
      <w:bookmarkStart w:id="2395" w:name="_Toc500935762"/>
      <w:bookmarkStart w:id="2396" w:name="_Toc501458276"/>
      <w:bookmarkStart w:id="2397" w:name="_Toc501455184"/>
      <w:bookmarkStart w:id="2398" w:name="_Toc501458814"/>
      <w:bookmarkStart w:id="2399" w:name="_Toc501455631"/>
      <w:bookmarkStart w:id="2400" w:name="_Toc21960284"/>
      <w:bookmarkStart w:id="2401" w:name="_Toc22624414"/>
      <w:bookmarkStart w:id="2402" w:name="_Toc22625095"/>
      <w:bookmarkStart w:id="2403" w:name="_Toc22635582"/>
      <w:bookmarkStart w:id="2404" w:name="_Toc498002612"/>
      <w:bookmarkStart w:id="2405" w:name="_Toc498088381"/>
      <w:bookmarkStart w:id="2406" w:name="_Toc498351043"/>
      <w:bookmarkStart w:id="2407" w:name="_Toc498347644"/>
      <w:bookmarkStart w:id="2408" w:name="_Toc498517216"/>
      <w:bookmarkStart w:id="2409" w:name="_Toc498513710"/>
      <w:bookmarkStart w:id="2410" w:name="_Toc498948889"/>
      <w:bookmarkStart w:id="2411" w:name="_Toc499204996"/>
      <w:bookmarkStart w:id="2412" w:name="_Toc499201440"/>
      <w:bookmarkStart w:id="2413" w:name="_Toc500935312"/>
      <w:bookmarkStart w:id="2414" w:name="_Toc500935763"/>
      <w:bookmarkStart w:id="2415" w:name="_Toc501458277"/>
      <w:bookmarkStart w:id="2416" w:name="_Toc501455185"/>
      <w:bookmarkStart w:id="2417" w:name="_Toc501458815"/>
      <w:bookmarkStart w:id="2418" w:name="_Toc501455632"/>
      <w:bookmarkStart w:id="2419" w:name="_Toc21960285"/>
      <w:bookmarkStart w:id="2420" w:name="_Toc22624415"/>
      <w:bookmarkStart w:id="2421" w:name="_Toc22625096"/>
      <w:bookmarkStart w:id="2422" w:name="_Toc22635583"/>
      <w:bookmarkStart w:id="2423" w:name="_Toc498002613"/>
      <w:bookmarkStart w:id="2424" w:name="_Toc498088382"/>
      <w:bookmarkStart w:id="2425" w:name="_Toc498351044"/>
      <w:bookmarkStart w:id="2426" w:name="_Toc498347645"/>
      <w:bookmarkStart w:id="2427" w:name="_Toc498517217"/>
      <w:bookmarkStart w:id="2428" w:name="_Toc498513711"/>
      <w:bookmarkStart w:id="2429" w:name="_Toc498948890"/>
      <w:bookmarkStart w:id="2430" w:name="_Toc499204997"/>
      <w:bookmarkStart w:id="2431" w:name="_Toc499201441"/>
      <w:bookmarkStart w:id="2432" w:name="_Toc500935313"/>
      <w:bookmarkStart w:id="2433" w:name="_Toc500935764"/>
      <w:bookmarkStart w:id="2434" w:name="_Toc501458278"/>
      <w:bookmarkStart w:id="2435" w:name="_Toc501455186"/>
      <w:bookmarkStart w:id="2436" w:name="_Toc501458816"/>
      <w:bookmarkStart w:id="2437" w:name="_Toc501455633"/>
      <w:bookmarkStart w:id="2438" w:name="_Toc21960286"/>
      <w:bookmarkStart w:id="2439" w:name="_Toc22624416"/>
      <w:bookmarkStart w:id="2440" w:name="_Toc22625097"/>
      <w:bookmarkStart w:id="2441" w:name="_Toc22635584"/>
      <w:bookmarkStart w:id="2442" w:name="_Toc498002614"/>
      <w:bookmarkStart w:id="2443" w:name="_Toc498088383"/>
      <w:bookmarkStart w:id="2444" w:name="_Toc498351045"/>
      <w:bookmarkStart w:id="2445" w:name="_Toc498347646"/>
      <w:bookmarkStart w:id="2446" w:name="_Toc498517218"/>
      <w:bookmarkStart w:id="2447" w:name="_Toc498513712"/>
      <w:bookmarkStart w:id="2448" w:name="_Toc498948891"/>
      <w:bookmarkStart w:id="2449" w:name="_Toc499204998"/>
      <w:bookmarkStart w:id="2450" w:name="_Toc499201442"/>
      <w:bookmarkStart w:id="2451" w:name="_Toc500935314"/>
      <w:bookmarkStart w:id="2452" w:name="_Toc500935765"/>
      <w:bookmarkStart w:id="2453" w:name="_Toc501458279"/>
      <w:bookmarkStart w:id="2454" w:name="_Toc501455187"/>
      <w:bookmarkStart w:id="2455" w:name="_Toc501458817"/>
      <w:bookmarkStart w:id="2456" w:name="_Toc501455634"/>
      <w:bookmarkStart w:id="2457" w:name="_Toc21960287"/>
      <w:bookmarkStart w:id="2458" w:name="_Toc22624417"/>
      <w:bookmarkStart w:id="2459" w:name="_Toc22625098"/>
      <w:bookmarkStart w:id="2460" w:name="_Toc22635585"/>
      <w:bookmarkStart w:id="2461" w:name="_Toc498002615"/>
      <w:bookmarkStart w:id="2462" w:name="_Toc498088384"/>
      <w:bookmarkStart w:id="2463" w:name="_Toc498351046"/>
      <w:bookmarkStart w:id="2464" w:name="_Toc498347647"/>
      <w:bookmarkStart w:id="2465" w:name="_Toc498517219"/>
      <w:bookmarkStart w:id="2466" w:name="_Toc498513713"/>
      <w:bookmarkStart w:id="2467" w:name="_Toc498948892"/>
      <w:bookmarkStart w:id="2468" w:name="_Toc499204999"/>
      <w:bookmarkStart w:id="2469" w:name="_Toc499201443"/>
      <w:bookmarkStart w:id="2470" w:name="_Toc500935315"/>
      <w:bookmarkStart w:id="2471" w:name="_Toc500935766"/>
      <w:bookmarkStart w:id="2472" w:name="_Toc501458280"/>
      <w:bookmarkStart w:id="2473" w:name="_Toc501455188"/>
      <w:bookmarkStart w:id="2474" w:name="_Toc501458818"/>
      <w:bookmarkStart w:id="2475" w:name="_Toc501455635"/>
      <w:bookmarkStart w:id="2476" w:name="_Toc21960288"/>
      <w:bookmarkStart w:id="2477" w:name="_Toc22624418"/>
      <w:bookmarkStart w:id="2478" w:name="_Toc22625099"/>
      <w:bookmarkStart w:id="2479" w:name="_Toc22635586"/>
      <w:bookmarkStart w:id="2480" w:name="_Toc498002616"/>
      <w:bookmarkStart w:id="2481" w:name="_Toc498088385"/>
      <w:bookmarkStart w:id="2482" w:name="_Toc498351047"/>
      <w:bookmarkStart w:id="2483" w:name="_Toc498347648"/>
      <w:bookmarkStart w:id="2484" w:name="_Toc498517220"/>
      <w:bookmarkStart w:id="2485" w:name="_Toc498513714"/>
      <w:bookmarkStart w:id="2486" w:name="_Toc498948893"/>
      <w:bookmarkStart w:id="2487" w:name="_Toc499205000"/>
      <w:bookmarkStart w:id="2488" w:name="_Toc499201444"/>
      <w:bookmarkStart w:id="2489" w:name="_Toc500935316"/>
      <w:bookmarkStart w:id="2490" w:name="_Toc500935767"/>
      <w:bookmarkStart w:id="2491" w:name="_Toc501458281"/>
      <w:bookmarkStart w:id="2492" w:name="_Toc501455189"/>
      <w:bookmarkStart w:id="2493" w:name="_Toc501458819"/>
      <w:bookmarkStart w:id="2494" w:name="_Toc501455636"/>
      <w:bookmarkStart w:id="2495" w:name="_Toc21960289"/>
      <w:bookmarkStart w:id="2496" w:name="_Toc22624419"/>
      <w:bookmarkStart w:id="2497" w:name="_Toc22625100"/>
      <w:bookmarkStart w:id="2498" w:name="_Toc22635587"/>
      <w:bookmarkStart w:id="2499" w:name="_Toc498002617"/>
      <w:bookmarkStart w:id="2500" w:name="_Toc498088386"/>
      <w:bookmarkStart w:id="2501" w:name="_Toc498351048"/>
      <w:bookmarkStart w:id="2502" w:name="_Toc498347649"/>
      <w:bookmarkStart w:id="2503" w:name="_Toc498517221"/>
      <w:bookmarkStart w:id="2504" w:name="_Toc498513715"/>
      <w:bookmarkStart w:id="2505" w:name="_Toc498948894"/>
      <w:bookmarkStart w:id="2506" w:name="_Toc499205001"/>
      <w:bookmarkStart w:id="2507" w:name="_Toc499201445"/>
      <w:bookmarkStart w:id="2508" w:name="_Toc500935317"/>
      <w:bookmarkStart w:id="2509" w:name="_Toc500935768"/>
      <w:bookmarkStart w:id="2510" w:name="_Toc501458282"/>
      <w:bookmarkStart w:id="2511" w:name="_Toc501455190"/>
      <w:bookmarkStart w:id="2512" w:name="_Toc501458820"/>
      <w:bookmarkStart w:id="2513" w:name="_Toc501455637"/>
      <w:bookmarkStart w:id="2514" w:name="_Toc21960290"/>
      <w:bookmarkStart w:id="2515" w:name="_Toc22624420"/>
      <w:bookmarkStart w:id="2516" w:name="_Toc22625101"/>
      <w:bookmarkStart w:id="2517" w:name="_Toc22635588"/>
      <w:bookmarkStart w:id="2518" w:name="_Toc498002618"/>
      <w:bookmarkStart w:id="2519" w:name="_Toc498088387"/>
      <w:bookmarkStart w:id="2520" w:name="_Toc498351049"/>
      <w:bookmarkStart w:id="2521" w:name="_Toc498347650"/>
      <w:bookmarkStart w:id="2522" w:name="_Toc498517222"/>
      <w:bookmarkStart w:id="2523" w:name="_Toc498513716"/>
      <w:bookmarkStart w:id="2524" w:name="_Toc498948895"/>
      <w:bookmarkStart w:id="2525" w:name="_Toc499205002"/>
      <w:bookmarkStart w:id="2526" w:name="_Toc499201446"/>
      <w:bookmarkStart w:id="2527" w:name="_Toc500935318"/>
      <w:bookmarkStart w:id="2528" w:name="_Toc500935769"/>
      <w:bookmarkStart w:id="2529" w:name="_Toc501458283"/>
      <w:bookmarkStart w:id="2530" w:name="_Toc501455191"/>
      <w:bookmarkStart w:id="2531" w:name="_Toc501458821"/>
      <w:bookmarkStart w:id="2532" w:name="_Toc501455638"/>
      <w:bookmarkStart w:id="2533" w:name="_Toc21960291"/>
      <w:bookmarkStart w:id="2534" w:name="_Toc22624421"/>
      <w:bookmarkStart w:id="2535" w:name="_Toc22625102"/>
      <w:bookmarkStart w:id="2536" w:name="_Toc22635589"/>
      <w:bookmarkStart w:id="2537" w:name="_Toc498002619"/>
      <w:bookmarkStart w:id="2538" w:name="_Toc498088388"/>
      <w:bookmarkStart w:id="2539" w:name="_Toc498351050"/>
      <w:bookmarkStart w:id="2540" w:name="_Toc498347651"/>
      <w:bookmarkStart w:id="2541" w:name="_Toc498517223"/>
      <w:bookmarkStart w:id="2542" w:name="_Toc498513717"/>
      <w:bookmarkStart w:id="2543" w:name="_Toc498948896"/>
      <w:bookmarkStart w:id="2544" w:name="_Toc499205003"/>
      <w:bookmarkStart w:id="2545" w:name="_Toc499201447"/>
      <w:bookmarkStart w:id="2546" w:name="_Toc500935319"/>
      <w:bookmarkStart w:id="2547" w:name="_Toc500935770"/>
      <w:bookmarkStart w:id="2548" w:name="_Toc501458284"/>
      <w:bookmarkStart w:id="2549" w:name="_Toc501455192"/>
      <w:bookmarkStart w:id="2550" w:name="_Toc501458822"/>
      <w:bookmarkStart w:id="2551" w:name="_Toc501455639"/>
      <w:bookmarkStart w:id="2552" w:name="_Toc21960292"/>
      <w:bookmarkStart w:id="2553" w:name="_Toc22624422"/>
      <w:bookmarkStart w:id="2554" w:name="_Toc22625103"/>
      <w:bookmarkStart w:id="2555" w:name="_Toc22635590"/>
      <w:bookmarkStart w:id="2556" w:name="_Toc498002620"/>
      <w:bookmarkStart w:id="2557" w:name="_Toc498088389"/>
      <w:bookmarkStart w:id="2558" w:name="_Toc498351051"/>
      <w:bookmarkStart w:id="2559" w:name="_Toc498347652"/>
      <w:bookmarkStart w:id="2560" w:name="_Toc498517224"/>
      <w:bookmarkStart w:id="2561" w:name="_Toc498513718"/>
      <w:bookmarkStart w:id="2562" w:name="_Toc498948897"/>
      <w:bookmarkStart w:id="2563" w:name="_Toc499205004"/>
      <w:bookmarkStart w:id="2564" w:name="_Toc499201448"/>
      <w:bookmarkStart w:id="2565" w:name="_Toc500935320"/>
      <w:bookmarkStart w:id="2566" w:name="_Toc500935771"/>
      <w:bookmarkStart w:id="2567" w:name="_Toc501458285"/>
      <w:bookmarkStart w:id="2568" w:name="_Toc501455193"/>
      <w:bookmarkStart w:id="2569" w:name="_Toc501458823"/>
      <w:bookmarkStart w:id="2570" w:name="_Toc501455640"/>
      <w:bookmarkStart w:id="2571" w:name="_Toc21960293"/>
      <w:bookmarkStart w:id="2572" w:name="_Toc22624423"/>
      <w:bookmarkStart w:id="2573" w:name="_Toc22625104"/>
      <w:bookmarkStart w:id="2574" w:name="_Toc22635591"/>
      <w:bookmarkStart w:id="2575" w:name="_Toc498002621"/>
      <w:bookmarkStart w:id="2576" w:name="_Toc498088390"/>
      <w:bookmarkStart w:id="2577" w:name="_Toc498351052"/>
      <w:bookmarkStart w:id="2578" w:name="_Toc498347653"/>
      <w:bookmarkStart w:id="2579" w:name="_Toc498517225"/>
      <w:bookmarkStart w:id="2580" w:name="_Toc498513719"/>
      <w:bookmarkStart w:id="2581" w:name="_Toc498948898"/>
      <w:bookmarkStart w:id="2582" w:name="_Toc499205005"/>
      <w:bookmarkStart w:id="2583" w:name="_Toc499201449"/>
      <w:bookmarkStart w:id="2584" w:name="_Toc500935321"/>
      <w:bookmarkStart w:id="2585" w:name="_Toc500935772"/>
      <w:bookmarkStart w:id="2586" w:name="_Toc501458286"/>
      <w:bookmarkStart w:id="2587" w:name="_Toc501455194"/>
      <w:bookmarkStart w:id="2588" w:name="_Toc501458824"/>
      <w:bookmarkStart w:id="2589" w:name="_Toc501455641"/>
      <w:bookmarkStart w:id="2590" w:name="_Toc21960294"/>
      <w:bookmarkStart w:id="2591" w:name="_Toc22624424"/>
      <w:bookmarkStart w:id="2592" w:name="_Toc22625105"/>
      <w:bookmarkStart w:id="2593" w:name="_Toc22635592"/>
      <w:bookmarkStart w:id="2594" w:name="_Toc498002622"/>
      <w:bookmarkStart w:id="2595" w:name="_Toc498088391"/>
      <w:bookmarkStart w:id="2596" w:name="_Toc498351053"/>
      <w:bookmarkStart w:id="2597" w:name="_Toc498347654"/>
      <w:bookmarkStart w:id="2598" w:name="_Toc498517226"/>
      <w:bookmarkStart w:id="2599" w:name="_Toc498513720"/>
      <w:bookmarkStart w:id="2600" w:name="_Toc498948899"/>
      <w:bookmarkStart w:id="2601" w:name="_Toc499205006"/>
      <w:bookmarkStart w:id="2602" w:name="_Toc499201450"/>
      <w:bookmarkStart w:id="2603" w:name="_Toc500935322"/>
      <w:bookmarkStart w:id="2604" w:name="_Toc500935773"/>
      <w:bookmarkStart w:id="2605" w:name="_Toc501458287"/>
      <w:bookmarkStart w:id="2606" w:name="_Toc501455195"/>
      <w:bookmarkStart w:id="2607" w:name="_Toc501458825"/>
      <w:bookmarkStart w:id="2608" w:name="_Toc501455642"/>
      <w:bookmarkStart w:id="2609" w:name="_Toc21960295"/>
      <w:bookmarkStart w:id="2610" w:name="_Toc22624425"/>
      <w:bookmarkStart w:id="2611" w:name="_Toc22625106"/>
      <w:bookmarkStart w:id="2612" w:name="_Toc22635593"/>
      <w:bookmarkStart w:id="2613" w:name="_Toc498002623"/>
      <w:bookmarkStart w:id="2614" w:name="_Toc498088392"/>
      <w:bookmarkStart w:id="2615" w:name="_Toc498351054"/>
      <w:bookmarkStart w:id="2616" w:name="_Toc498347655"/>
      <w:bookmarkStart w:id="2617" w:name="_Toc498517227"/>
      <w:bookmarkStart w:id="2618" w:name="_Toc498513721"/>
      <w:bookmarkStart w:id="2619" w:name="_Toc498948900"/>
      <w:bookmarkStart w:id="2620" w:name="_Toc499205007"/>
      <w:bookmarkStart w:id="2621" w:name="_Toc499201451"/>
      <w:bookmarkStart w:id="2622" w:name="_Toc500935323"/>
      <w:bookmarkStart w:id="2623" w:name="_Toc500935774"/>
      <w:bookmarkStart w:id="2624" w:name="_Toc501458288"/>
      <w:bookmarkStart w:id="2625" w:name="_Toc501455196"/>
      <w:bookmarkStart w:id="2626" w:name="_Toc501458826"/>
      <w:bookmarkStart w:id="2627" w:name="_Toc501455643"/>
      <w:bookmarkStart w:id="2628" w:name="_Toc21960296"/>
      <w:bookmarkStart w:id="2629" w:name="_Toc22624426"/>
      <w:bookmarkStart w:id="2630" w:name="_Toc22625107"/>
      <w:bookmarkStart w:id="2631" w:name="_Toc22635594"/>
      <w:bookmarkStart w:id="2632" w:name="_Toc498002624"/>
      <w:bookmarkStart w:id="2633" w:name="_Toc498088393"/>
      <w:bookmarkStart w:id="2634" w:name="_Toc498351055"/>
      <w:bookmarkStart w:id="2635" w:name="_Toc498347656"/>
      <w:bookmarkStart w:id="2636" w:name="_Toc498517228"/>
      <w:bookmarkStart w:id="2637" w:name="_Toc498513722"/>
      <w:bookmarkStart w:id="2638" w:name="_Toc498948901"/>
      <w:bookmarkStart w:id="2639" w:name="_Toc499205008"/>
      <w:bookmarkStart w:id="2640" w:name="_Toc499201452"/>
      <w:bookmarkStart w:id="2641" w:name="_Toc500935324"/>
      <w:bookmarkStart w:id="2642" w:name="_Toc500935775"/>
      <w:bookmarkStart w:id="2643" w:name="_Toc501458289"/>
      <w:bookmarkStart w:id="2644" w:name="_Toc501455197"/>
      <w:bookmarkStart w:id="2645" w:name="_Toc501458827"/>
      <w:bookmarkStart w:id="2646" w:name="_Toc501455644"/>
      <w:bookmarkStart w:id="2647" w:name="_Toc21960297"/>
      <w:bookmarkStart w:id="2648" w:name="_Toc22624427"/>
      <w:bookmarkStart w:id="2649" w:name="_Toc22625108"/>
      <w:bookmarkStart w:id="2650" w:name="_Toc22635595"/>
      <w:bookmarkStart w:id="2651" w:name="_Toc498002625"/>
      <w:bookmarkStart w:id="2652" w:name="_Toc498088394"/>
      <w:bookmarkStart w:id="2653" w:name="_Toc498351056"/>
      <w:bookmarkStart w:id="2654" w:name="_Toc498347657"/>
      <w:bookmarkStart w:id="2655" w:name="_Toc498517229"/>
      <w:bookmarkStart w:id="2656" w:name="_Toc498513723"/>
      <w:bookmarkStart w:id="2657" w:name="_Toc498948902"/>
      <w:bookmarkStart w:id="2658" w:name="_Toc499205009"/>
      <w:bookmarkStart w:id="2659" w:name="_Toc499201453"/>
      <w:bookmarkStart w:id="2660" w:name="_Toc500935325"/>
      <w:bookmarkStart w:id="2661" w:name="_Toc500935776"/>
      <w:bookmarkStart w:id="2662" w:name="_Toc501458290"/>
      <w:bookmarkStart w:id="2663" w:name="_Toc501455198"/>
      <w:bookmarkStart w:id="2664" w:name="_Toc501458828"/>
      <w:bookmarkStart w:id="2665" w:name="_Toc501455645"/>
      <w:bookmarkStart w:id="2666" w:name="_Toc21960298"/>
      <w:bookmarkStart w:id="2667" w:name="_Toc22624428"/>
      <w:bookmarkStart w:id="2668" w:name="_Toc22625109"/>
      <w:bookmarkStart w:id="2669" w:name="_Toc22635596"/>
      <w:bookmarkStart w:id="2670" w:name="_Toc498002626"/>
      <w:bookmarkStart w:id="2671" w:name="_Toc498088395"/>
      <w:bookmarkStart w:id="2672" w:name="_Toc498351057"/>
      <w:bookmarkStart w:id="2673" w:name="_Toc498347658"/>
      <w:bookmarkStart w:id="2674" w:name="_Toc498517230"/>
      <w:bookmarkStart w:id="2675" w:name="_Toc498513724"/>
      <w:bookmarkStart w:id="2676" w:name="_Toc498948903"/>
      <w:bookmarkStart w:id="2677" w:name="_Toc499205010"/>
      <w:bookmarkStart w:id="2678" w:name="_Toc499201454"/>
      <w:bookmarkStart w:id="2679" w:name="_Toc500935326"/>
      <w:bookmarkStart w:id="2680" w:name="_Toc500935777"/>
      <w:bookmarkStart w:id="2681" w:name="_Toc501458291"/>
      <w:bookmarkStart w:id="2682" w:name="_Toc501455199"/>
      <w:bookmarkStart w:id="2683" w:name="_Toc501458829"/>
      <w:bookmarkStart w:id="2684" w:name="_Toc501455646"/>
      <w:bookmarkStart w:id="2685" w:name="_Toc21960299"/>
      <w:bookmarkStart w:id="2686" w:name="_Toc22624429"/>
      <w:bookmarkStart w:id="2687" w:name="_Toc22625110"/>
      <w:bookmarkStart w:id="2688" w:name="_Toc22635597"/>
      <w:bookmarkStart w:id="2689" w:name="_Toc498002627"/>
      <w:bookmarkStart w:id="2690" w:name="_Toc498088396"/>
      <w:bookmarkStart w:id="2691" w:name="_Toc498351058"/>
      <w:bookmarkStart w:id="2692" w:name="_Toc498347659"/>
      <w:bookmarkStart w:id="2693" w:name="_Toc498517231"/>
      <w:bookmarkStart w:id="2694" w:name="_Toc498513725"/>
      <w:bookmarkStart w:id="2695" w:name="_Toc498948904"/>
      <w:bookmarkStart w:id="2696" w:name="_Toc499205011"/>
      <w:bookmarkStart w:id="2697" w:name="_Toc499201455"/>
      <w:bookmarkStart w:id="2698" w:name="_Toc500935327"/>
      <w:bookmarkStart w:id="2699" w:name="_Toc500935778"/>
      <w:bookmarkStart w:id="2700" w:name="_Toc501458292"/>
      <w:bookmarkStart w:id="2701" w:name="_Toc501455200"/>
      <w:bookmarkStart w:id="2702" w:name="_Toc501458830"/>
      <w:bookmarkStart w:id="2703" w:name="_Toc501455647"/>
      <w:bookmarkStart w:id="2704" w:name="_Toc21960300"/>
      <w:bookmarkStart w:id="2705" w:name="_Toc22624430"/>
      <w:bookmarkStart w:id="2706" w:name="_Toc22625111"/>
      <w:bookmarkStart w:id="2707" w:name="_Toc22635598"/>
      <w:bookmarkStart w:id="2708" w:name="_Toc498002628"/>
      <w:bookmarkStart w:id="2709" w:name="_Toc498088397"/>
      <w:bookmarkStart w:id="2710" w:name="_Toc498351059"/>
      <w:bookmarkStart w:id="2711" w:name="_Toc498347660"/>
      <w:bookmarkStart w:id="2712" w:name="_Toc498517232"/>
      <w:bookmarkStart w:id="2713" w:name="_Toc498513726"/>
      <w:bookmarkStart w:id="2714" w:name="_Toc498948905"/>
      <w:bookmarkStart w:id="2715" w:name="_Toc499205012"/>
      <w:bookmarkStart w:id="2716" w:name="_Toc499201456"/>
      <w:bookmarkStart w:id="2717" w:name="_Toc500935328"/>
      <w:bookmarkStart w:id="2718" w:name="_Toc500935779"/>
      <w:bookmarkStart w:id="2719" w:name="_Toc501458293"/>
      <w:bookmarkStart w:id="2720" w:name="_Toc501455201"/>
      <w:bookmarkStart w:id="2721" w:name="_Toc501458831"/>
      <w:bookmarkStart w:id="2722" w:name="_Toc501455648"/>
      <w:bookmarkStart w:id="2723" w:name="_Toc21960301"/>
      <w:bookmarkStart w:id="2724" w:name="_Toc22624431"/>
      <w:bookmarkStart w:id="2725" w:name="_Toc22625112"/>
      <w:bookmarkStart w:id="2726" w:name="_Toc22635599"/>
      <w:bookmarkStart w:id="2727" w:name="_Toc498002629"/>
      <w:bookmarkStart w:id="2728" w:name="_Toc498088398"/>
      <w:bookmarkStart w:id="2729" w:name="_Toc498351060"/>
      <w:bookmarkStart w:id="2730" w:name="_Toc498347661"/>
      <w:bookmarkStart w:id="2731" w:name="_Toc498517233"/>
      <w:bookmarkStart w:id="2732" w:name="_Toc498513727"/>
      <w:bookmarkStart w:id="2733" w:name="_Toc498948906"/>
      <w:bookmarkStart w:id="2734" w:name="_Toc499205013"/>
      <w:bookmarkStart w:id="2735" w:name="_Toc499201457"/>
      <w:bookmarkStart w:id="2736" w:name="_Toc500935329"/>
      <w:bookmarkStart w:id="2737" w:name="_Toc500935780"/>
      <w:bookmarkStart w:id="2738" w:name="_Toc501458294"/>
      <w:bookmarkStart w:id="2739" w:name="_Toc501455202"/>
      <w:bookmarkStart w:id="2740" w:name="_Toc501458832"/>
      <w:bookmarkStart w:id="2741" w:name="_Toc501455649"/>
      <w:bookmarkStart w:id="2742" w:name="_Toc21960302"/>
      <w:bookmarkStart w:id="2743" w:name="_Toc22624432"/>
      <w:bookmarkStart w:id="2744" w:name="_Toc22625113"/>
      <w:bookmarkStart w:id="2745" w:name="_Toc22635600"/>
      <w:bookmarkStart w:id="2746" w:name="_Toc498002630"/>
      <w:bookmarkStart w:id="2747" w:name="_Toc498088399"/>
      <w:bookmarkStart w:id="2748" w:name="_Toc498351061"/>
      <w:bookmarkStart w:id="2749" w:name="_Toc498347662"/>
      <w:bookmarkStart w:id="2750" w:name="_Toc498517234"/>
      <w:bookmarkStart w:id="2751" w:name="_Toc498513728"/>
      <w:bookmarkStart w:id="2752" w:name="_Toc498948907"/>
      <w:bookmarkStart w:id="2753" w:name="_Toc499205014"/>
      <w:bookmarkStart w:id="2754" w:name="_Toc499201458"/>
      <w:bookmarkStart w:id="2755" w:name="_Toc500935330"/>
      <w:bookmarkStart w:id="2756" w:name="_Toc500935781"/>
      <w:bookmarkStart w:id="2757" w:name="_Toc501458295"/>
      <w:bookmarkStart w:id="2758" w:name="_Toc501455203"/>
      <w:bookmarkStart w:id="2759" w:name="_Toc501458833"/>
      <w:bookmarkStart w:id="2760" w:name="_Toc501455650"/>
      <w:bookmarkStart w:id="2761" w:name="_Toc21960303"/>
      <w:bookmarkStart w:id="2762" w:name="_Toc22624433"/>
      <w:bookmarkStart w:id="2763" w:name="_Toc22625114"/>
      <w:bookmarkStart w:id="2764" w:name="_Toc22635601"/>
      <w:bookmarkStart w:id="2765" w:name="_Toc498002631"/>
      <w:bookmarkStart w:id="2766" w:name="_Toc498088400"/>
      <w:bookmarkStart w:id="2767" w:name="_Toc498351062"/>
      <w:bookmarkStart w:id="2768" w:name="_Toc498347663"/>
      <w:bookmarkStart w:id="2769" w:name="_Toc498517235"/>
      <w:bookmarkStart w:id="2770" w:name="_Toc498513729"/>
      <w:bookmarkStart w:id="2771" w:name="_Toc498948908"/>
      <w:bookmarkStart w:id="2772" w:name="_Toc499205015"/>
      <w:bookmarkStart w:id="2773" w:name="_Toc499201459"/>
      <w:bookmarkStart w:id="2774" w:name="_Toc500935331"/>
      <w:bookmarkStart w:id="2775" w:name="_Toc500935782"/>
      <w:bookmarkStart w:id="2776" w:name="_Toc501458296"/>
      <w:bookmarkStart w:id="2777" w:name="_Toc501455204"/>
      <w:bookmarkStart w:id="2778" w:name="_Toc501458834"/>
      <w:bookmarkStart w:id="2779" w:name="_Toc501455651"/>
      <w:bookmarkStart w:id="2780" w:name="_Toc21960304"/>
      <w:bookmarkStart w:id="2781" w:name="_Toc22624434"/>
      <w:bookmarkStart w:id="2782" w:name="_Toc22625115"/>
      <w:bookmarkStart w:id="2783" w:name="_Toc22635602"/>
      <w:bookmarkStart w:id="2784" w:name="_Toc498002632"/>
      <w:bookmarkStart w:id="2785" w:name="_Toc498088401"/>
      <w:bookmarkStart w:id="2786" w:name="_Toc498351063"/>
      <w:bookmarkStart w:id="2787" w:name="_Toc498347664"/>
      <w:bookmarkStart w:id="2788" w:name="_Toc498517236"/>
      <w:bookmarkStart w:id="2789" w:name="_Toc498513730"/>
      <w:bookmarkStart w:id="2790" w:name="_Toc498948909"/>
      <w:bookmarkStart w:id="2791" w:name="_Toc499205016"/>
      <w:bookmarkStart w:id="2792" w:name="_Toc499201460"/>
      <w:bookmarkStart w:id="2793" w:name="_Toc500935332"/>
      <w:bookmarkStart w:id="2794" w:name="_Toc500935783"/>
      <w:bookmarkStart w:id="2795" w:name="_Toc501458297"/>
      <w:bookmarkStart w:id="2796" w:name="_Toc501455205"/>
      <w:bookmarkStart w:id="2797" w:name="_Toc501458835"/>
      <w:bookmarkStart w:id="2798" w:name="_Toc501455652"/>
      <w:bookmarkStart w:id="2799" w:name="_Toc21960305"/>
      <w:bookmarkStart w:id="2800" w:name="_Toc22624435"/>
      <w:bookmarkStart w:id="2801" w:name="_Toc22625116"/>
      <w:bookmarkStart w:id="2802" w:name="_Toc22635603"/>
      <w:bookmarkStart w:id="2803" w:name="_Toc498002633"/>
      <w:bookmarkStart w:id="2804" w:name="_Toc498088402"/>
      <w:bookmarkStart w:id="2805" w:name="_Toc498351064"/>
      <w:bookmarkStart w:id="2806" w:name="_Toc498347665"/>
      <w:bookmarkStart w:id="2807" w:name="_Toc498517237"/>
      <w:bookmarkStart w:id="2808" w:name="_Toc498513731"/>
      <w:bookmarkStart w:id="2809" w:name="_Toc498948910"/>
      <w:bookmarkStart w:id="2810" w:name="_Toc499205017"/>
      <w:bookmarkStart w:id="2811" w:name="_Toc499201461"/>
      <w:bookmarkStart w:id="2812" w:name="_Toc500935333"/>
      <w:bookmarkStart w:id="2813" w:name="_Toc500935784"/>
      <w:bookmarkStart w:id="2814" w:name="_Toc501458298"/>
      <w:bookmarkStart w:id="2815" w:name="_Toc501455206"/>
      <w:bookmarkStart w:id="2816" w:name="_Toc501458836"/>
      <w:bookmarkStart w:id="2817" w:name="_Toc501455653"/>
      <w:bookmarkStart w:id="2818" w:name="_Toc21960306"/>
      <w:bookmarkStart w:id="2819" w:name="_Toc22624436"/>
      <w:bookmarkStart w:id="2820" w:name="_Toc22625117"/>
      <w:bookmarkStart w:id="2821" w:name="_Toc22635604"/>
      <w:bookmarkStart w:id="2822" w:name="_Toc498002634"/>
      <w:bookmarkStart w:id="2823" w:name="_Toc498088403"/>
      <w:bookmarkStart w:id="2824" w:name="_Toc498351065"/>
      <w:bookmarkStart w:id="2825" w:name="_Toc498347666"/>
      <w:bookmarkStart w:id="2826" w:name="_Toc498517238"/>
      <w:bookmarkStart w:id="2827" w:name="_Toc498513732"/>
      <w:bookmarkStart w:id="2828" w:name="_Toc498948911"/>
      <w:bookmarkStart w:id="2829" w:name="_Toc499205018"/>
      <w:bookmarkStart w:id="2830" w:name="_Toc499201462"/>
      <w:bookmarkStart w:id="2831" w:name="_Toc500935334"/>
      <w:bookmarkStart w:id="2832" w:name="_Toc500935785"/>
      <w:bookmarkStart w:id="2833" w:name="_Toc501458299"/>
      <w:bookmarkStart w:id="2834" w:name="_Toc501455207"/>
      <w:bookmarkStart w:id="2835" w:name="_Toc501458837"/>
      <w:bookmarkStart w:id="2836" w:name="_Toc501455654"/>
      <w:bookmarkStart w:id="2837" w:name="_Toc21960307"/>
      <w:bookmarkStart w:id="2838" w:name="_Toc22624437"/>
      <w:bookmarkStart w:id="2839" w:name="_Toc22625118"/>
      <w:bookmarkStart w:id="2840" w:name="_Toc22635605"/>
      <w:bookmarkStart w:id="2841" w:name="_Toc498002635"/>
      <w:bookmarkStart w:id="2842" w:name="_Toc498088404"/>
      <w:bookmarkStart w:id="2843" w:name="_Toc498351066"/>
      <w:bookmarkStart w:id="2844" w:name="_Toc498347667"/>
      <w:bookmarkStart w:id="2845" w:name="_Toc498517239"/>
      <w:bookmarkStart w:id="2846" w:name="_Toc498513733"/>
      <w:bookmarkStart w:id="2847" w:name="_Toc498948912"/>
      <w:bookmarkStart w:id="2848" w:name="_Toc499205019"/>
      <w:bookmarkStart w:id="2849" w:name="_Toc499201463"/>
      <w:bookmarkStart w:id="2850" w:name="_Toc500935335"/>
      <w:bookmarkStart w:id="2851" w:name="_Toc500935786"/>
      <w:bookmarkStart w:id="2852" w:name="_Toc501458300"/>
      <w:bookmarkStart w:id="2853" w:name="_Toc501455208"/>
      <w:bookmarkStart w:id="2854" w:name="_Toc501458838"/>
      <w:bookmarkStart w:id="2855" w:name="_Toc501455655"/>
      <w:bookmarkStart w:id="2856" w:name="_Toc21960308"/>
      <w:bookmarkStart w:id="2857" w:name="_Toc22624438"/>
      <w:bookmarkStart w:id="2858" w:name="_Toc22625119"/>
      <w:bookmarkStart w:id="2859" w:name="_Toc22635606"/>
      <w:bookmarkStart w:id="2860" w:name="_Toc498002636"/>
      <w:bookmarkStart w:id="2861" w:name="_Toc498088405"/>
      <w:bookmarkStart w:id="2862" w:name="_Toc498351067"/>
      <w:bookmarkStart w:id="2863" w:name="_Toc498347668"/>
      <w:bookmarkStart w:id="2864" w:name="_Toc498517240"/>
      <w:bookmarkStart w:id="2865" w:name="_Toc498513734"/>
      <w:bookmarkStart w:id="2866" w:name="_Toc498948913"/>
      <w:bookmarkStart w:id="2867" w:name="_Toc499205020"/>
      <w:bookmarkStart w:id="2868" w:name="_Toc499201464"/>
      <w:bookmarkStart w:id="2869" w:name="_Toc500935336"/>
      <w:bookmarkStart w:id="2870" w:name="_Toc500935787"/>
      <w:bookmarkStart w:id="2871" w:name="_Toc501458301"/>
      <w:bookmarkStart w:id="2872" w:name="_Toc501455209"/>
      <w:bookmarkStart w:id="2873" w:name="_Toc501458839"/>
      <w:bookmarkStart w:id="2874" w:name="_Toc501455656"/>
      <w:bookmarkStart w:id="2875" w:name="_Toc21960309"/>
      <w:bookmarkStart w:id="2876" w:name="_Toc22624439"/>
      <w:bookmarkStart w:id="2877" w:name="_Toc22625120"/>
      <w:bookmarkStart w:id="2878" w:name="_Toc22635607"/>
      <w:bookmarkStart w:id="2879" w:name="_Toc498002637"/>
      <w:bookmarkStart w:id="2880" w:name="_Toc498088406"/>
      <w:bookmarkStart w:id="2881" w:name="_Toc498351068"/>
      <w:bookmarkStart w:id="2882" w:name="_Toc498347669"/>
      <w:bookmarkStart w:id="2883" w:name="_Toc498517241"/>
      <w:bookmarkStart w:id="2884" w:name="_Toc498513735"/>
      <w:bookmarkStart w:id="2885" w:name="_Toc498948914"/>
      <w:bookmarkStart w:id="2886" w:name="_Toc499205021"/>
      <w:bookmarkStart w:id="2887" w:name="_Toc499201465"/>
      <w:bookmarkStart w:id="2888" w:name="_Toc500935337"/>
      <w:bookmarkStart w:id="2889" w:name="_Toc500935788"/>
      <w:bookmarkStart w:id="2890" w:name="_Toc501458302"/>
      <w:bookmarkStart w:id="2891" w:name="_Toc501455210"/>
      <w:bookmarkStart w:id="2892" w:name="_Toc501458840"/>
      <w:bookmarkStart w:id="2893" w:name="_Toc501455657"/>
      <w:bookmarkStart w:id="2894" w:name="_Toc21960310"/>
      <w:bookmarkStart w:id="2895" w:name="_Toc22624440"/>
      <w:bookmarkStart w:id="2896" w:name="_Toc22625121"/>
      <w:bookmarkStart w:id="2897" w:name="_Toc22635608"/>
      <w:bookmarkStart w:id="2898" w:name="_Toc498002638"/>
      <w:bookmarkStart w:id="2899" w:name="_Toc498088407"/>
      <w:bookmarkStart w:id="2900" w:name="_Toc498351069"/>
      <w:bookmarkStart w:id="2901" w:name="_Toc498347670"/>
      <w:bookmarkStart w:id="2902" w:name="_Toc498517242"/>
      <w:bookmarkStart w:id="2903" w:name="_Toc498513736"/>
      <w:bookmarkStart w:id="2904" w:name="_Toc498948915"/>
      <w:bookmarkStart w:id="2905" w:name="_Toc499205022"/>
      <w:bookmarkStart w:id="2906" w:name="_Toc499201466"/>
      <w:bookmarkStart w:id="2907" w:name="_Toc500935338"/>
      <w:bookmarkStart w:id="2908" w:name="_Toc500935789"/>
      <w:bookmarkStart w:id="2909" w:name="_Toc501458303"/>
      <w:bookmarkStart w:id="2910" w:name="_Toc501455211"/>
      <w:bookmarkStart w:id="2911" w:name="_Toc501458841"/>
      <w:bookmarkStart w:id="2912" w:name="_Toc501455658"/>
      <w:bookmarkStart w:id="2913" w:name="_Toc21960311"/>
      <w:bookmarkStart w:id="2914" w:name="_Toc22624441"/>
      <w:bookmarkStart w:id="2915" w:name="_Toc22625122"/>
      <w:bookmarkStart w:id="2916" w:name="_Toc22635609"/>
      <w:bookmarkStart w:id="2917" w:name="_Toc498002639"/>
      <w:bookmarkStart w:id="2918" w:name="_Toc498088408"/>
      <w:bookmarkStart w:id="2919" w:name="_Toc498351070"/>
      <w:bookmarkStart w:id="2920" w:name="_Toc498347671"/>
      <w:bookmarkStart w:id="2921" w:name="_Toc498517243"/>
      <w:bookmarkStart w:id="2922" w:name="_Toc498513737"/>
      <w:bookmarkStart w:id="2923" w:name="_Toc498948916"/>
      <w:bookmarkStart w:id="2924" w:name="_Toc499205023"/>
      <w:bookmarkStart w:id="2925" w:name="_Toc499201467"/>
      <w:bookmarkStart w:id="2926" w:name="_Toc500935339"/>
      <w:bookmarkStart w:id="2927" w:name="_Toc500935790"/>
      <w:bookmarkStart w:id="2928" w:name="_Toc501458304"/>
      <w:bookmarkStart w:id="2929" w:name="_Toc501455212"/>
      <w:bookmarkStart w:id="2930" w:name="_Toc501458842"/>
      <w:bookmarkStart w:id="2931" w:name="_Toc501455659"/>
      <w:bookmarkStart w:id="2932" w:name="_Toc21960312"/>
      <w:bookmarkStart w:id="2933" w:name="_Toc22624442"/>
      <w:bookmarkStart w:id="2934" w:name="_Toc22625123"/>
      <w:bookmarkStart w:id="2935" w:name="_Toc22635610"/>
      <w:bookmarkStart w:id="2936" w:name="_Toc498002640"/>
      <w:bookmarkStart w:id="2937" w:name="_Toc498088409"/>
      <w:bookmarkStart w:id="2938" w:name="_Toc498351071"/>
      <w:bookmarkStart w:id="2939" w:name="_Toc498347672"/>
      <w:bookmarkStart w:id="2940" w:name="_Toc498517244"/>
      <w:bookmarkStart w:id="2941" w:name="_Toc498513738"/>
      <w:bookmarkStart w:id="2942" w:name="_Toc498948917"/>
      <w:bookmarkStart w:id="2943" w:name="_Toc499205024"/>
      <w:bookmarkStart w:id="2944" w:name="_Toc499201468"/>
      <w:bookmarkStart w:id="2945" w:name="_Toc500935340"/>
      <w:bookmarkStart w:id="2946" w:name="_Toc500935791"/>
      <w:bookmarkStart w:id="2947" w:name="_Toc501458305"/>
      <w:bookmarkStart w:id="2948" w:name="_Toc501455213"/>
      <w:bookmarkStart w:id="2949" w:name="_Toc501458843"/>
      <w:bookmarkStart w:id="2950" w:name="_Toc501455660"/>
      <w:bookmarkStart w:id="2951" w:name="_Toc21960313"/>
      <w:bookmarkStart w:id="2952" w:name="_Toc22624443"/>
      <w:bookmarkStart w:id="2953" w:name="_Toc22625124"/>
      <w:bookmarkStart w:id="2954" w:name="_Toc22635611"/>
      <w:bookmarkStart w:id="2955" w:name="_Toc498002641"/>
      <w:bookmarkStart w:id="2956" w:name="_Toc498088410"/>
      <w:bookmarkStart w:id="2957" w:name="_Toc498351072"/>
      <w:bookmarkStart w:id="2958" w:name="_Toc498347673"/>
      <w:bookmarkStart w:id="2959" w:name="_Toc498517245"/>
      <w:bookmarkStart w:id="2960" w:name="_Toc498513739"/>
      <w:bookmarkStart w:id="2961" w:name="_Toc498948918"/>
      <w:bookmarkStart w:id="2962" w:name="_Toc499205025"/>
      <w:bookmarkStart w:id="2963" w:name="_Toc499201469"/>
      <w:bookmarkStart w:id="2964" w:name="_Toc500935341"/>
      <w:bookmarkStart w:id="2965" w:name="_Toc500935792"/>
      <w:bookmarkStart w:id="2966" w:name="_Toc501458306"/>
      <w:bookmarkStart w:id="2967" w:name="_Toc501455214"/>
      <w:bookmarkStart w:id="2968" w:name="_Toc501458844"/>
      <w:bookmarkStart w:id="2969" w:name="_Toc501455661"/>
      <w:bookmarkStart w:id="2970" w:name="_Toc21960314"/>
      <w:bookmarkStart w:id="2971" w:name="_Toc22624444"/>
      <w:bookmarkStart w:id="2972" w:name="_Toc22625125"/>
      <w:bookmarkStart w:id="2973" w:name="_Toc22635612"/>
      <w:bookmarkStart w:id="2974" w:name="_Toc498002642"/>
      <w:bookmarkStart w:id="2975" w:name="_Toc498088411"/>
      <w:bookmarkStart w:id="2976" w:name="_Toc498351073"/>
      <w:bookmarkStart w:id="2977" w:name="_Toc498347674"/>
      <w:bookmarkStart w:id="2978" w:name="_Toc498517246"/>
      <w:bookmarkStart w:id="2979" w:name="_Toc498513740"/>
      <w:bookmarkStart w:id="2980" w:name="_Toc498948919"/>
      <w:bookmarkStart w:id="2981" w:name="_Toc499205026"/>
      <w:bookmarkStart w:id="2982" w:name="_Toc499201470"/>
      <w:bookmarkStart w:id="2983" w:name="_Toc500935342"/>
      <w:bookmarkStart w:id="2984" w:name="_Toc500935793"/>
      <w:bookmarkStart w:id="2985" w:name="_Toc501458307"/>
      <w:bookmarkStart w:id="2986" w:name="_Toc501455215"/>
      <w:bookmarkStart w:id="2987" w:name="_Toc501458845"/>
      <w:bookmarkStart w:id="2988" w:name="_Toc501455662"/>
      <w:bookmarkStart w:id="2989" w:name="_Toc21960315"/>
      <w:bookmarkStart w:id="2990" w:name="_Toc22624445"/>
      <w:bookmarkStart w:id="2991" w:name="_Toc22625126"/>
      <w:bookmarkStart w:id="2992" w:name="_Toc22635613"/>
      <w:bookmarkStart w:id="2993" w:name="_Toc498002643"/>
      <w:bookmarkStart w:id="2994" w:name="_Toc498088412"/>
      <w:bookmarkStart w:id="2995" w:name="_Toc498351074"/>
      <w:bookmarkStart w:id="2996" w:name="_Toc498347675"/>
      <w:bookmarkStart w:id="2997" w:name="_Toc498517247"/>
      <w:bookmarkStart w:id="2998" w:name="_Toc498513741"/>
      <w:bookmarkStart w:id="2999" w:name="_Toc498948920"/>
      <w:bookmarkStart w:id="3000" w:name="_Toc499205027"/>
      <w:bookmarkStart w:id="3001" w:name="_Toc499201471"/>
      <w:bookmarkStart w:id="3002" w:name="_Toc500935343"/>
      <w:bookmarkStart w:id="3003" w:name="_Toc500935794"/>
      <w:bookmarkStart w:id="3004" w:name="_Toc501458308"/>
      <w:bookmarkStart w:id="3005" w:name="_Toc501455216"/>
      <w:bookmarkStart w:id="3006" w:name="_Toc501458846"/>
      <w:bookmarkStart w:id="3007" w:name="_Toc501455663"/>
      <w:bookmarkStart w:id="3008" w:name="_Toc21960316"/>
      <w:bookmarkStart w:id="3009" w:name="_Toc22624446"/>
      <w:bookmarkStart w:id="3010" w:name="_Toc22625127"/>
      <w:bookmarkStart w:id="3011" w:name="_Toc22635614"/>
      <w:bookmarkStart w:id="3012" w:name="_Toc498002644"/>
      <w:bookmarkStart w:id="3013" w:name="_Toc498088413"/>
      <w:bookmarkStart w:id="3014" w:name="_Toc498351075"/>
      <w:bookmarkStart w:id="3015" w:name="_Toc498347676"/>
      <w:bookmarkStart w:id="3016" w:name="_Toc498517248"/>
      <w:bookmarkStart w:id="3017" w:name="_Toc498513742"/>
      <w:bookmarkStart w:id="3018" w:name="_Toc498948921"/>
      <w:bookmarkStart w:id="3019" w:name="_Toc499205028"/>
      <w:bookmarkStart w:id="3020" w:name="_Toc499201472"/>
      <w:bookmarkStart w:id="3021" w:name="_Toc500935344"/>
      <w:bookmarkStart w:id="3022" w:name="_Toc500935795"/>
      <w:bookmarkStart w:id="3023" w:name="_Toc501458309"/>
      <w:bookmarkStart w:id="3024" w:name="_Toc501455217"/>
      <w:bookmarkStart w:id="3025" w:name="_Toc501458847"/>
      <w:bookmarkStart w:id="3026" w:name="_Toc501455664"/>
      <w:bookmarkStart w:id="3027" w:name="_Toc21960317"/>
      <w:bookmarkStart w:id="3028" w:name="_Toc22624447"/>
      <w:bookmarkStart w:id="3029" w:name="_Toc22625128"/>
      <w:bookmarkStart w:id="3030" w:name="_Toc22635615"/>
      <w:bookmarkStart w:id="3031" w:name="_Toc498002645"/>
      <w:bookmarkStart w:id="3032" w:name="_Toc498088414"/>
      <w:bookmarkStart w:id="3033" w:name="_Toc498351076"/>
      <w:bookmarkStart w:id="3034" w:name="_Toc498347677"/>
      <w:bookmarkStart w:id="3035" w:name="_Toc498517249"/>
      <w:bookmarkStart w:id="3036" w:name="_Toc498513743"/>
      <w:bookmarkStart w:id="3037" w:name="_Toc498948922"/>
      <w:bookmarkStart w:id="3038" w:name="_Toc499205029"/>
      <w:bookmarkStart w:id="3039" w:name="_Toc499201473"/>
      <w:bookmarkStart w:id="3040" w:name="_Toc500935345"/>
      <w:bookmarkStart w:id="3041" w:name="_Toc500935796"/>
      <w:bookmarkStart w:id="3042" w:name="_Toc501458310"/>
      <w:bookmarkStart w:id="3043" w:name="_Toc501455218"/>
      <w:bookmarkStart w:id="3044" w:name="_Toc501458848"/>
      <w:bookmarkStart w:id="3045" w:name="_Toc501455665"/>
      <w:bookmarkStart w:id="3046" w:name="_Toc21960318"/>
      <w:bookmarkStart w:id="3047" w:name="_Toc22624448"/>
      <w:bookmarkStart w:id="3048" w:name="_Toc22625129"/>
      <w:bookmarkStart w:id="3049" w:name="_Toc22635616"/>
      <w:bookmarkStart w:id="3050" w:name="_Toc498002646"/>
      <w:bookmarkStart w:id="3051" w:name="_Toc498088415"/>
      <w:bookmarkStart w:id="3052" w:name="_Toc498351077"/>
      <w:bookmarkStart w:id="3053" w:name="_Toc498347678"/>
      <w:bookmarkStart w:id="3054" w:name="_Toc498517250"/>
      <w:bookmarkStart w:id="3055" w:name="_Toc498513744"/>
      <w:bookmarkStart w:id="3056" w:name="_Toc498948923"/>
      <w:bookmarkStart w:id="3057" w:name="_Toc499205030"/>
      <w:bookmarkStart w:id="3058" w:name="_Toc499201474"/>
      <w:bookmarkStart w:id="3059" w:name="_Toc500935346"/>
      <w:bookmarkStart w:id="3060" w:name="_Toc500935797"/>
      <w:bookmarkStart w:id="3061" w:name="_Toc501458311"/>
      <w:bookmarkStart w:id="3062" w:name="_Toc501455219"/>
      <w:bookmarkStart w:id="3063" w:name="_Toc501458849"/>
      <w:bookmarkStart w:id="3064" w:name="_Toc501455666"/>
      <w:bookmarkStart w:id="3065" w:name="_Toc21960319"/>
      <w:bookmarkStart w:id="3066" w:name="_Toc22624449"/>
      <w:bookmarkStart w:id="3067" w:name="_Toc22625130"/>
      <w:bookmarkStart w:id="3068" w:name="_Toc22635617"/>
      <w:bookmarkStart w:id="3069" w:name="_Toc498002647"/>
      <w:bookmarkStart w:id="3070" w:name="_Toc498088416"/>
      <w:bookmarkStart w:id="3071" w:name="_Toc498351078"/>
      <w:bookmarkStart w:id="3072" w:name="_Toc498347679"/>
      <w:bookmarkStart w:id="3073" w:name="_Toc498517251"/>
      <w:bookmarkStart w:id="3074" w:name="_Toc498513745"/>
      <w:bookmarkStart w:id="3075" w:name="_Toc498948924"/>
      <w:bookmarkStart w:id="3076" w:name="_Toc499205031"/>
      <w:bookmarkStart w:id="3077" w:name="_Toc499201475"/>
      <w:bookmarkStart w:id="3078" w:name="_Toc500935347"/>
      <w:bookmarkStart w:id="3079" w:name="_Toc500935798"/>
      <w:bookmarkStart w:id="3080" w:name="_Toc501458312"/>
      <w:bookmarkStart w:id="3081" w:name="_Toc501455220"/>
      <w:bookmarkStart w:id="3082" w:name="_Toc501458850"/>
      <w:bookmarkStart w:id="3083" w:name="_Toc501455667"/>
      <w:bookmarkStart w:id="3084" w:name="_Toc21960320"/>
      <w:bookmarkStart w:id="3085" w:name="_Toc22624450"/>
      <w:bookmarkStart w:id="3086" w:name="_Toc22625131"/>
      <w:bookmarkStart w:id="3087" w:name="_Toc22635618"/>
      <w:bookmarkStart w:id="3088" w:name="_Toc498002648"/>
      <w:bookmarkStart w:id="3089" w:name="_Toc498088417"/>
      <w:bookmarkStart w:id="3090" w:name="_Toc498351079"/>
      <w:bookmarkStart w:id="3091" w:name="_Toc498347680"/>
      <w:bookmarkStart w:id="3092" w:name="_Toc498517252"/>
      <w:bookmarkStart w:id="3093" w:name="_Toc498513746"/>
      <w:bookmarkStart w:id="3094" w:name="_Toc498948925"/>
      <w:bookmarkStart w:id="3095" w:name="_Toc499205032"/>
      <w:bookmarkStart w:id="3096" w:name="_Toc499201476"/>
      <w:bookmarkStart w:id="3097" w:name="_Toc500935348"/>
      <w:bookmarkStart w:id="3098" w:name="_Toc500935799"/>
      <w:bookmarkStart w:id="3099" w:name="_Toc501458313"/>
      <w:bookmarkStart w:id="3100" w:name="_Toc501455221"/>
      <w:bookmarkStart w:id="3101" w:name="_Toc501458851"/>
      <w:bookmarkStart w:id="3102" w:name="_Toc501455668"/>
      <w:bookmarkStart w:id="3103" w:name="_Toc21960321"/>
      <w:bookmarkStart w:id="3104" w:name="_Toc22624451"/>
      <w:bookmarkStart w:id="3105" w:name="_Toc22625132"/>
      <w:bookmarkStart w:id="3106" w:name="_Toc22635619"/>
      <w:bookmarkStart w:id="3107" w:name="_Toc498002649"/>
      <w:bookmarkStart w:id="3108" w:name="_Toc498088418"/>
      <w:bookmarkStart w:id="3109" w:name="_Toc498351080"/>
      <w:bookmarkStart w:id="3110" w:name="_Toc498347681"/>
      <w:bookmarkStart w:id="3111" w:name="_Toc498517253"/>
      <w:bookmarkStart w:id="3112" w:name="_Toc498513747"/>
      <w:bookmarkStart w:id="3113" w:name="_Toc498948926"/>
      <w:bookmarkStart w:id="3114" w:name="_Toc499205033"/>
      <w:bookmarkStart w:id="3115" w:name="_Toc499201477"/>
      <w:bookmarkStart w:id="3116" w:name="_Toc500935349"/>
      <w:bookmarkStart w:id="3117" w:name="_Toc500935800"/>
      <w:bookmarkStart w:id="3118" w:name="_Toc501458314"/>
      <w:bookmarkStart w:id="3119" w:name="_Toc501455222"/>
      <w:bookmarkStart w:id="3120" w:name="_Toc501458852"/>
      <w:bookmarkStart w:id="3121" w:name="_Toc501455669"/>
      <w:bookmarkStart w:id="3122" w:name="_Toc21960322"/>
      <w:bookmarkStart w:id="3123" w:name="_Toc22624452"/>
      <w:bookmarkStart w:id="3124" w:name="_Toc22625133"/>
      <w:bookmarkStart w:id="3125" w:name="_Toc22635620"/>
      <w:bookmarkStart w:id="3126" w:name="_Toc498002650"/>
      <w:bookmarkStart w:id="3127" w:name="_Toc498088419"/>
      <w:bookmarkStart w:id="3128" w:name="_Toc498351081"/>
      <w:bookmarkStart w:id="3129" w:name="_Toc498347682"/>
      <w:bookmarkStart w:id="3130" w:name="_Toc498517254"/>
      <w:bookmarkStart w:id="3131" w:name="_Toc498513748"/>
      <w:bookmarkStart w:id="3132" w:name="_Toc498948927"/>
      <w:bookmarkStart w:id="3133" w:name="_Toc499205034"/>
      <w:bookmarkStart w:id="3134" w:name="_Toc499201478"/>
      <w:bookmarkStart w:id="3135" w:name="_Toc500935350"/>
      <w:bookmarkStart w:id="3136" w:name="_Toc500935801"/>
      <w:bookmarkStart w:id="3137" w:name="_Toc501458315"/>
      <w:bookmarkStart w:id="3138" w:name="_Toc501455223"/>
      <w:bookmarkStart w:id="3139" w:name="_Toc501458853"/>
      <w:bookmarkStart w:id="3140" w:name="_Toc501455670"/>
      <w:bookmarkStart w:id="3141" w:name="_Toc21960323"/>
      <w:bookmarkStart w:id="3142" w:name="_Toc22624453"/>
      <w:bookmarkStart w:id="3143" w:name="_Toc22625134"/>
      <w:bookmarkStart w:id="3144" w:name="_Toc22635621"/>
      <w:bookmarkStart w:id="3145" w:name="_Toc498002651"/>
      <w:bookmarkStart w:id="3146" w:name="_Toc498088420"/>
      <w:bookmarkStart w:id="3147" w:name="_Toc498351082"/>
      <w:bookmarkStart w:id="3148" w:name="_Toc498347683"/>
      <w:bookmarkStart w:id="3149" w:name="_Toc498517255"/>
      <w:bookmarkStart w:id="3150" w:name="_Toc498513749"/>
      <w:bookmarkStart w:id="3151" w:name="_Toc498948928"/>
      <w:bookmarkStart w:id="3152" w:name="_Toc499205035"/>
      <w:bookmarkStart w:id="3153" w:name="_Toc499201479"/>
      <w:bookmarkStart w:id="3154" w:name="_Toc500935351"/>
      <w:bookmarkStart w:id="3155" w:name="_Toc500935802"/>
      <w:bookmarkStart w:id="3156" w:name="_Toc501458316"/>
      <w:bookmarkStart w:id="3157" w:name="_Toc501455224"/>
      <w:bookmarkStart w:id="3158" w:name="_Toc501458854"/>
      <w:bookmarkStart w:id="3159" w:name="_Toc501455671"/>
      <w:bookmarkStart w:id="3160" w:name="_Toc21960324"/>
      <w:bookmarkStart w:id="3161" w:name="_Toc22624454"/>
      <w:bookmarkStart w:id="3162" w:name="_Toc22625135"/>
      <w:bookmarkStart w:id="3163" w:name="_Toc22635622"/>
      <w:bookmarkStart w:id="3164" w:name="_Toc498002652"/>
      <w:bookmarkStart w:id="3165" w:name="_Toc498088421"/>
      <w:bookmarkStart w:id="3166" w:name="_Toc498351083"/>
      <w:bookmarkStart w:id="3167" w:name="_Toc498347684"/>
      <w:bookmarkStart w:id="3168" w:name="_Toc498517256"/>
      <w:bookmarkStart w:id="3169" w:name="_Toc498513750"/>
      <w:bookmarkStart w:id="3170" w:name="_Toc498948929"/>
      <w:bookmarkStart w:id="3171" w:name="_Toc499205036"/>
      <w:bookmarkStart w:id="3172" w:name="_Toc499201480"/>
      <w:bookmarkStart w:id="3173" w:name="_Toc500935352"/>
      <w:bookmarkStart w:id="3174" w:name="_Toc500935803"/>
      <w:bookmarkStart w:id="3175" w:name="_Toc501458317"/>
      <w:bookmarkStart w:id="3176" w:name="_Toc501455225"/>
      <w:bookmarkStart w:id="3177" w:name="_Toc501458855"/>
      <w:bookmarkStart w:id="3178" w:name="_Toc501455672"/>
      <w:bookmarkStart w:id="3179" w:name="_Toc21960325"/>
      <w:bookmarkStart w:id="3180" w:name="_Toc22624455"/>
      <w:bookmarkStart w:id="3181" w:name="_Toc22625136"/>
      <w:bookmarkStart w:id="3182" w:name="_Toc22635623"/>
      <w:bookmarkStart w:id="3183" w:name="_Toc498002653"/>
      <w:bookmarkStart w:id="3184" w:name="_Toc498088422"/>
      <w:bookmarkStart w:id="3185" w:name="_Toc498351084"/>
      <w:bookmarkStart w:id="3186" w:name="_Toc498347685"/>
      <w:bookmarkStart w:id="3187" w:name="_Toc498517257"/>
      <w:bookmarkStart w:id="3188" w:name="_Toc498513751"/>
      <w:bookmarkStart w:id="3189" w:name="_Toc498948930"/>
      <w:bookmarkStart w:id="3190" w:name="_Toc499205037"/>
      <w:bookmarkStart w:id="3191" w:name="_Toc499201481"/>
      <w:bookmarkStart w:id="3192" w:name="_Toc500935353"/>
      <w:bookmarkStart w:id="3193" w:name="_Toc500935804"/>
      <w:bookmarkStart w:id="3194" w:name="_Toc501458318"/>
      <w:bookmarkStart w:id="3195" w:name="_Toc501455226"/>
      <w:bookmarkStart w:id="3196" w:name="_Toc501458856"/>
      <w:bookmarkStart w:id="3197" w:name="_Toc501455673"/>
      <w:bookmarkStart w:id="3198" w:name="_Toc21960326"/>
      <w:bookmarkStart w:id="3199" w:name="_Toc22624456"/>
      <w:bookmarkStart w:id="3200" w:name="_Toc22625137"/>
      <w:bookmarkStart w:id="3201" w:name="_Toc22635624"/>
      <w:bookmarkStart w:id="3202" w:name="_Toc498002654"/>
      <w:bookmarkStart w:id="3203" w:name="_Toc498088423"/>
      <w:bookmarkStart w:id="3204" w:name="_Toc498351085"/>
      <w:bookmarkStart w:id="3205" w:name="_Toc498347686"/>
      <w:bookmarkStart w:id="3206" w:name="_Toc498517258"/>
      <w:bookmarkStart w:id="3207" w:name="_Toc498513752"/>
      <w:bookmarkStart w:id="3208" w:name="_Toc498948931"/>
      <w:bookmarkStart w:id="3209" w:name="_Toc499205038"/>
      <w:bookmarkStart w:id="3210" w:name="_Toc499201482"/>
      <w:bookmarkStart w:id="3211" w:name="_Toc500935354"/>
      <w:bookmarkStart w:id="3212" w:name="_Toc500935805"/>
      <w:bookmarkStart w:id="3213" w:name="_Toc501458319"/>
      <w:bookmarkStart w:id="3214" w:name="_Toc501455227"/>
      <w:bookmarkStart w:id="3215" w:name="_Toc501458857"/>
      <w:bookmarkStart w:id="3216" w:name="_Toc501455674"/>
      <w:bookmarkStart w:id="3217" w:name="_Toc21960327"/>
      <w:bookmarkStart w:id="3218" w:name="_Toc22624457"/>
      <w:bookmarkStart w:id="3219" w:name="_Toc22625138"/>
      <w:bookmarkStart w:id="3220" w:name="_Toc22635625"/>
      <w:bookmarkStart w:id="3221" w:name="_Toc498002655"/>
      <w:bookmarkStart w:id="3222" w:name="_Toc498088424"/>
      <w:bookmarkStart w:id="3223" w:name="_Toc498351086"/>
      <w:bookmarkStart w:id="3224" w:name="_Toc498347687"/>
      <w:bookmarkStart w:id="3225" w:name="_Toc498517259"/>
      <w:bookmarkStart w:id="3226" w:name="_Toc498513753"/>
      <w:bookmarkStart w:id="3227" w:name="_Toc498948932"/>
      <w:bookmarkStart w:id="3228" w:name="_Toc499205039"/>
      <w:bookmarkStart w:id="3229" w:name="_Toc499201483"/>
      <w:bookmarkStart w:id="3230" w:name="_Toc500935355"/>
      <w:bookmarkStart w:id="3231" w:name="_Toc500935806"/>
      <w:bookmarkStart w:id="3232" w:name="_Toc501458320"/>
      <w:bookmarkStart w:id="3233" w:name="_Toc501455228"/>
      <w:bookmarkStart w:id="3234" w:name="_Toc501458858"/>
      <w:bookmarkStart w:id="3235" w:name="_Toc501455675"/>
      <w:bookmarkStart w:id="3236" w:name="_Toc21960328"/>
      <w:bookmarkStart w:id="3237" w:name="_Toc22624458"/>
      <w:bookmarkStart w:id="3238" w:name="_Toc22625139"/>
      <w:bookmarkStart w:id="3239" w:name="_Toc22635626"/>
      <w:bookmarkStart w:id="3240" w:name="_Toc498002656"/>
      <w:bookmarkStart w:id="3241" w:name="_Toc498088425"/>
      <w:bookmarkStart w:id="3242" w:name="_Toc498351087"/>
      <w:bookmarkStart w:id="3243" w:name="_Toc498347688"/>
      <w:bookmarkStart w:id="3244" w:name="_Toc498517260"/>
      <w:bookmarkStart w:id="3245" w:name="_Toc498513754"/>
      <w:bookmarkStart w:id="3246" w:name="_Toc498948933"/>
      <w:bookmarkStart w:id="3247" w:name="_Toc499205040"/>
      <w:bookmarkStart w:id="3248" w:name="_Toc499201484"/>
      <w:bookmarkStart w:id="3249" w:name="_Toc500935356"/>
      <w:bookmarkStart w:id="3250" w:name="_Toc500935807"/>
      <w:bookmarkStart w:id="3251" w:name="_Toc501458321"/>
      <w:bookmarkStart w:id="3252" w:name="_Toc501455229"/>
      <w:bookmarkStart w:id="3253" w:name="_Toc501458859"/>
      <w:bookmarkStart w:id="3254" w:name="_Toc501455676"/>
      <w:bookmarkStart w:id="3255" w:name="_Toc21960329"/>
      <w:bookmarkStart w:id="3256" w:name="_Toc22624459"/>
      <w:bookmarkStart w:id="3257" w:name="_Toc22625140"/>
      <w:bookmarkStart w:id="3258" w:name="_Toc22635627"/>
      <w:bookmarkStart w:id="3259" w:name="_Toc498002657"/>
      <w:bookmarkStart w:id="3260" w:name="_Toc498088426"/>
      <w:bookmarkStart w:id="3261" w:name="_Toc498351088"/>
      <w:bookmarkStart w:id="3262" w:name="_Toc498347689"/>
      <w:bookmarkStart w:id="3263" w:name="_Toc498517261"/>
      <w:bookmarkStart w:id="3264" w:name="_Toc498513755"/>
      <w:bookmarkStart w:id="3265" w:name="_Toc498948934"/>
      <w:bookmarkStart w:id="3266" w:name="_Toc499205041"/>
      <w:bookmarkStart w:id="3267" w:name="_Toc499201485"/>
      <w:bookmarkStart w:id="3268" w:name="_Toc500935357"/>
      <w:bookmarkStart w:id="3269" w:name="_Toc500935808"/>
      <w:bookmarkStart w:id="3270" w:name="_Toc501458322"/>
      <w:bookmarkStart w:id="3271" w:name="_Toc501455230"/>
      <w:bookmarkStart w:id="3272" w:name="_Toc501458860"/>
      <w:bookmarkStart w:id="3273" w:name="_Toc501455677"/>
      <w:bookmarkStart w:id="3274" w:name="_Toc21960330"/>
      <w:bookmarkStart w:id="3275" w:name="_Toc22624460"/>
      <w:bookmarkStart w:id="3276" w:name="_Toc22625141"/>
      <w:bookmarkStart w:id="3277" w:name="_Toc22635628"/>
      <w:bookmarkStart w:id="3278" w:name="_Toc498002658"/>
      <w:bookmarkStart w:id="3279" w:name="_Toc498088427"/>
      <w:bookmarkStart w:id="3280" w:name="_Toc498351089"/>
      <w:bookmarkStart w:id="3281" w:name="_Toc498347690"/>
      <w:bookmarkStart w:id="3282" w:name="_Toc498517262"/>
      <w:bookmarkStart w:id="3283" w:name="_Toc498513756"/>
      <w:bookmarkStart w:id="3284" w:name="_Toc498948935"/>
      <w:bookmarkStart w:id="3285" w:name="_Toc499205042"/>
      <w:bookmarkStart w:id="3286" w:name="_Toc499201486"/>
      <w:bookmarkStart w:id="3287" w:name="_Toc500935358"/>
      <w:bookmarkStart w:id="3288" w:name="_Toc500935809"/>
      <w:bookmarkStart w:id="3289" w:name="_Toc501458323"/>
      <w:bookmarkStart w:id="3290" w:name="_Toc501455231"/>
      <w:bookmarkStart w:id="3291" w:name="_Toc501458861"/>
      <w:bookmarkStart w:id="3292" w:name="_Toc501455678"/>
      <w:bookmarkStart w:id="3293" w:name="_Toc21960331"/>
      <w:bookmarkStart w:id="3294" w:name="_Toc22624461"/>
      <w:bookmarkStart w:id="3295" w:name="_Toc22625142"/>
      <w:bookmarkStart w:id="3296" w:name="_Toc22635629"/>
      <w:bookmarkStart w:id="3297" w:name="_Toc498002659"/>
      <w:bookmarkStart w:id="3298" w:name="_Toc498088428"/>
      <w:bookmarkStart w:id="3299" w:name="_Toc498351090"/>
      <w:bookmarkStart w:id="3300" w:name="_Toc498347691"/>
      <w:bookmarkStart w:id="3301" w:name="_Toc498517263"/>
      <w:bookmarkStart w:id="3302" w:name="_Toc498513757"/>
      <w:bookmarkStart w:id="3303" w:name="_Toc498948936"/>
      <w:bookmarkStart w:id="3304" w:name="_Toc499205043"/>
      <w:bookmarkStart w:id="3305" w:name="_Toc499201487"/>
      <w:bookmarkStart w:id="3306" w:name="_Toc500935359"/>
      <w:bookmarkStart w:id="3307" w:name="_Toc500935810"/>
      <w:bookmarkStart w:id="3308" w:name="_Toc501458324"/>
      <w:bookmarkStart w:id="3309" w:name="_Toc501455232"/>
      <w:bookmarkStart w:id="3310" w:name="_Toc501458862"/>
      <w:bookmarkStart w:id="3311" w:name="_Toc501455679"/>
      <w:bookmarkStart w:id="3312" w:name="_Toc21960332"/>
      <w:bookmarkStart w:id="3313" w:name="_Toc22624462"/>
      <w:bookmarkStart w:id="3314" w:name="_Toc22625143"/>
      <w:bookmarkStart w:id="3315" w:name="_Toc22635630"/>
      <w:bookmarkStart w:id="3316" w:name="_Toc498002660"/>
      <w:bookmarkStart w:id="3317" w:name="_Toc498088429"/>
      <w:bookmarkStart w:id="3318" w:name="_Toc498351091"/>
      <w:bookmarkStart w:id="3319" w:name="_Toc498347692"/>
      <w:bookmarkStart w:id="3320" w:name="_Toc498517264"/>
      <w:bookmarkStart w:id="3321" w:name="_Toc498513758"/>
      <w:bookmarkStart w:id="3322" w:name="_Toc498948937"/>
      <w:bookmarkStart w:id="3323" w:name="_Toc499205044"/>
      <w:bookmarkStart w:id="3324" w:name="_Toc499201488"/>
      <w:bookmarkStart w:id="3325" w:name="_Toc500935360"/>
      <w:bookmarkStart w:id="3326" w:name="_Toc500935811"/>
      <w:bookmarkStart w:id="3327" w:name="_Toc501458325"/>
      <w:bookmarkStart w:id="3328" w:name="_Toc501455233"/>
      <w:bookmarkStart w:id="3329" w:name="_Toc501458863"/>
      <w:bookmarkStart w:id="3330" w:name="_Toc501455680"/>
      <w:bookmarkStart w:id="3331" w:name="_Toc21960333"/>
      <w:bookmarkStart w:id="3332" w:name="_Toc22624463"/>
      <w:bookmarkStart w:id="3333" w:name="_Toc22625144"/>
      <w:bookmarkStart w:id="3334" w:name="_Toc22635631"/>
      <w:bookmarkStart w:id="3335" w:name="_Toc498002661"/>
      <w:bookmarkStart w:id="3336" w:name="_Toc498088430"/>
      <w:bookmarkStart w:id="3337" w:name="_Toc498351092"/>
      <w:bookmarkStart w:id="3338" w:name="_Toc498347693"/>
      <w:bookmarkStart w:id="3339" w:name="_Toc498517265"/>
      <w:bookmarkStart w:id="3340" w:name="_Toc498513759"/>
      <w:bookmarkStart w:id="3341" w:name="_Toc498948938"/>
      <w:bookmarkStart w:id="3342" w:name="_Toc499205045"/>
      <w:bookmarkStart w:id="3343" w:name="_Toc499201489"/>
      <w:bookmarkStart w:id="3344" w:name="_Toc500935361"/>
      <w:bookmarkStart w:id="3345" w:name="_Toc500935812"/>
      <w:bookmarkStart w:id="3346" w:name="_Toc501458326"/>
      <w:bookmarkStart w:id="3347" w:name="_Toc501455234"/>
      <w:bookmarkStart w:id="3348" w:name="_Toc501458864"/>
      <w:bookmarkStart w:id="3349" w:name="_Toc501455681"/>
      <w:bookmarkStart w:id="3350" w:name="_Toc21960334"/>
      <w:bookmarkStart w:id="3351" w:name="_Toc22624464"/>
      <w:bookmarkStart w:id="3352" w:name="_Toc22625145"/>
      <w:bookmarkStart w:id="3353" w:name="_Toc22635632"/>
      <w:bookmarkStart w:id="3354" w:name="_Toc498002662"/>
      <w:bookmarkStart w:id="3355" w:name="_Toc498088431"/>
      <w:bookmarkStart w:id="3356" w:name="_Toc498351093"/>
      <w:bookmarkStart w:id="3357" w:name="_Toc498347694"/>
      <w:bookmarkStart w:id="3358" w:name="_Toc498517266"/>
      <w:bookmarkStart w:id="3359" w:name="_Toc498513760"/>
      <w:bookmarkStart w:id="3360" w:name="_Toc498948939"/>
      <w:bookmarkStart w:id="3361" w:name="_Toc499205046"/>
      <w:bookmarkStart w:id="3362" w:name="_Toc499201490"/>
      <w:bookmarkStart w:id="3363" w:name="_Toc500935362"/>
      <w:bookmarkStart w:id="3364" w:name="_Toc500935813"/>
      <w:bookmarkStart w:id="3365" w:name="_Toc501458327"/>
      <w:bookmarkStart w:id="3366" w:name="_Toc501455235"/>
      <w:bookmarkStart w:id="3367" w:name="_Toc501458865"/>
      <w:bookmarkStart w:id="3368" w:name="_Toc501455682"/>
      <w:bookmarkStart w:id="3369" w:name="_Toc21960335"/>
      <w:bookmarkStart w:id="3370" w:name="_Toc22624465"/>
      <w:bookmarkStart w:id="3371" w:name="_Toc22625146"/>
      <w:bookmarkStart w:id="3372" w:name="_Toc22635633"/>
      <w:bookmarkStart w:id="3373" w:name="_Toc498002663"/>
      <w:bookmarkStart w:id="3374" w:name="_Toc498088432"/>
      <w:bookmarkStart w:id="3375" w:name="_Toc498351094"/>
      <w:bookmarkStart w:id="3376" w:name="_Toc498347695"/>
      <w:bookmarkStart w:id="3377" w:name="_Toc498517267"/>
      <w:bookmarkStart w:id="3378" w:name="_Toc498513761"/>
      <w:bookmarkStart w:id="3379" w:name="_Toc498948940"/>
      <w:bookmarkStart w:id="3380" w:name="_Toc499205047"/>
      <w:bookmarkStart w:id="3381" w:name="_Toc499201491"/>
      <w:bookmarkStart w:id="3382" w:name="_Toc500935363"/>
      <w:bookmarkStart w:id="3383" w:name="_Toc500935814"/>
      <w:bookmarkStart w:id="3384" w:name="_Toc501458328"/>
      <w:bookmarkStart w:id="3385" w:name="_Toc501455236"/>
      <w:bookmarkStart w:id="3386" w:name="_Toc501458866"/>
      <w:bookmarkStart w:id="3387" w:name="_Toc501455683"/>
      <w:bookmarkStart w:id="3388" w:name="_Toc21960336"/>
      <w:bookmarkStart w:id="3389" w:name="_Toc22624466"/>
      <w:bookmarkStart w:id="3390" w:name="_Toc22625147"/>
      <w:bookmarkStart w:id="3391" w:name="_Toc22635634"/>
      <w:bookmarkStart w:id="3392" w:name="_Toc498002664"/>
      <w:bookmarkStart w:id="3393" w:name="_Toc498088433"/>
      <w:bookmarkStart w:id="3394" w:name="_Toc498351095"/>
      <w:bookmarkStart w:id="3395" w:name="_Toc498347696"/>
      <w:bookmarkStart w:id="3396" w:name="_Toc498517268"/>
      <w:bookmarkStart w:id="3397" w:name="_Toc498513762"/>
      <w:bookmarkStart w:id="3398" w:name="_Toc498948941"/>
      <w:bookmarkStart w:id="3399" w:name="_Toc499205048"/>
      <w:bookmarkStart w:id="3400" w:name="_Toc499201492"/>
      <w:bookmarkStart w:id="3401" w:name="_Toc500935364"/>
      <w:bookmarkStart w:id="3402" w:name="_Toc500935815"/>
      <w:bookmarkStart w:id="3403" w:name="_Toc501458329"/>
      <w:bookmarkStart w:id="3404" w:name="_Toc501455237"/>
      <w:bookmarkStart w:id="3405" w:name="_Toc501458867"/>
      <w:bookmarkStart w:id="3406" w:name="_Toc501455684"/>
      <w:bookmarkStart w:id="3407" w:name="_Toc21960337"/>
      <w:bookmarkStart w:id="3408" w:name="_Toc22624467"/>
      <w:bookmarkStart w:id="3409" w:name="_Toc22625148"/>
      <w:bookmarkStart w:id="3410" w:name="_Toc22635635"/>
      <w:bookmarkStart w:id="3411" w:name="_Toc498002665"/>
      <w:bookmarkStart w:id="3412" w:name="_Toc498088434"/>
      <w:bookmarkStart w:id="3413" w:name="_Toc498351096"/>
      <w:bookmarkStart w:id="3414" w:name="_Toc498347697"/>
      <w:bookmarkStart w:id="3415" w:name="_Toc498517269"/>
      <w:bookmarkStart w:id="3416" w:name="_Toc498513763"/>
      <w:bookmarkStart w:id="3417" w:name="_Toc498948942"/>
      <w:bookmarkStart w:id="3418" w:name="_Toc499205049"/>
      <w:bookmarkStart w:id="3419" w:name="_Toc499201493"/>
      <w:bookmarkStart w:id="3420" w:name="_Toc500935365"/>
      <w:bookmarkStart w:id="3421" w:name="_Toc500935816"/>
      <w:bookmarkStart w:id="3422" w:name="_Toc501458330"/>
      <w:bookmarkStart w:id="3423" w:name="_Toc501455238"/>
      <w:bookmarkStart w:id="3424" w:name="_Toc501458868"/>
      <w:bookmarkStart w:id="3425" w:name="_Toc501455685"/>
      <w:bookmarkStart w:id="3426" w:name="_Toc21960338"/>
      <w:bookmarkStart w:id="3427" w:name="_Toc22624468"/>
      <w:bookmarkStart w:id="3428" w:name="_Toc22625149"/>
      <w:bookmarkStart w:id="3429" w:name="_Toc22635636"/>
      <w:bookmarkStart w:id="3430" w:name="_Toc498002666"/>
      <w:bookmarkStart w:id="3431" w:name="_Toc498088435"/>
      <w:bookmarkStart w:id="3432" w:name="_Toc498351097"/>
      <w:bookmarkStart w:id="3433" w:name="_Toc498347698"/>
      <w:bookmarkStart w:id="3434" w:name="_Toc498517270"/>
      <w:bookmarkStart w:id="3435" w:name="_Toc498513764"/>
      <w:bookmarkStart w:id="3436" w:name="_Toc498948943"/>
      <w:bookmarkStart w:id="3437" w:name="_Toc499205050"/>
      <w:bookmarkStart w:id="3438" w:name="_Toc499201494"/>
      <w:bookmarkStart w:id="3439" w:name="_Toc500935366"/>
      <w:bookmarkStart w:id="3440" w:name="_Toc500935817"/>
      <w:bookmarkStart w:id="3441" w:name="_Toc501458331"/>
      <w:bookmarkStart w:id="3442" w:name="_Toc501455239"/>
      <w:bookmarkStart w:id="3443" w:name="_Toc501458869"/>
      <w:bookmarkStart w:id="3444" w:name="_Toc501455686"/>
      <w:bookmarkStart w:id="3445" w:name="_Toc21960339"/>
      <w:bookmarkStart w:id="3446" w:name="_Toc22624469"/>
      <w:bookmarkStart w:id="3447" w:name="_Toc22625150"/>
      <w:bookmarkStart w:id="3448" w:name="_Toc22635637"/>
      <w:bookmarkStart w:id="3449" w:name="_Toc498002667"/>
      <w:bookmarkStart w:id="3450" w:name="_Toc498088436"/>
      <w:bookmarkStart w:id="3451" w:name="_Toc498351098"/>
      <w:bookmarkStart w:id="3452" w:name="_Toc498347699"/>
      <w:bookmarkStart w:id="3453" w:name="_Toc498517271"/>
      <w:bookmarkStart w:id="3454" w:name="_Toc498513765"/>
      <w:bookmarkStart w:id="3455" w:name="_Toc498948944"/>
      <w:bookmarkStart w:id="3456" w:name="_Toc499205051"/>
      <w:bookmarkStart w:id="3457" w:name="_Toc499201495"/>
      <w:bookmarkStart w:id="3458" w:name="_Toc500935367"/>
      <w:bookmarkStart w:id="3459" w:name="_Toc500935818"/>
      <w:bookmarkStart w:id="3460" w:name="_Toc501458332"/>
      <w:bookmarkStart w:id="3461" w:name="_Toc501455240"/>
      <w:bookmarkStart w:id="3462" w:name="_Toc501458870"/>
      <w:bookmarkStart w:id="3463" w:name="_Toc501455687"/>
      <w:bookmarkStart w:id="3464" w:name="_Toc21960340"/>
      <w:bookmarkStart w:id="3465" w:name="_Toc22624470"/>
      <w:bookmarkStart w:id="3466" w:name="_Toc22625151"/>
      <w:bookmarkStart w:id="3467" w:name="_Toc22635638"/>
      <w:bookmarkStart w:id="3468" w:name="_Toc498002668"/>
      <w:bookmarkStart w:id="3469" w:name="_Toc498088437"/>
      <w:bookmarkStart w:id="3470" w:name="_Toc498351099"/>
      <w:bookmarkStart w:id="3471" w:name="_Toc498347700"/>
      <w:bookmarkStart w:id="3472" w:name="_Toc498517272"/>
      <w:bookmarkStart w:id="3473" w:name="_Toc498513766"/>
      <w:bookmarkStart w:id="3474" w:name="_Toc498948945"/>
      <w:bookmarkStart w:id="3475" w:name="_Toc499205052"/>
      <w:bookmarkStart w:id="3476" w:name="_Toc499201496"/>
      <w:bookmarkStart w:id="3477" w:name="_Toc500935368"/>
      <w:bookmarkStart w:id="3478" w:name="_Toc500935819"/>
      <w:bookmarkStart w:id="3479" w:name="_Toc501458333"/>
      <w:bookmarkStart w:id="3480" w:name="_Toc501455241"/>
      <w:bookmarkStart w:id="3481" w:name="_Toc501458871"/>
      <w:bookmarkStart w:id="3482" w:name="_Toc501455688"/>
      <w:bookmarkStart w:id="3483" w:name="_Toc21960341"/>
      <w:bookmarkStart w:id="3484" w:name="_Toc22624471"/>
      <w:bookmarkStart w:id="3485" w:name="_Toc22625152"/>
      <w:bookmarkStart w:id="3486" w:name="_Toc22635639"/>
      <w:bookmarkStart w:id="3487" w:name="_Toc498002669"/>
      <w:bookmarkStart w:id="3488" w:name="_Toc498088438"/>
      <w:bookmarkStart w:id="3489" w:name="_Toc498351100"/>
      <w:bookmarkStart w:id="3490" w:name="_Toc498347701"/>
      <w:bookmarkStart w:id="3491" w:name="_Toc498517273"/>
      <w:bookmarkStart w:id="3492" w:name="_Toc498513767"/>
      <w:bookmarkStart w:id="3493" w:name="_Toc498948946"/>
      <w:bookmarkStart w:id="3494" w:name="_Toc499205053"/>
      <w:bookmarkStart w:id="3495" w:name="_Toc499201497"/>
      <w:bookmarkStart w:id="3496" w:name="_Toc500935369"/>
      <w:bookmarkStart w:id="3497" w:name="_Toc500935820"/>
      <w:bookmarkStart w:id="3498" w:name="_Toc501458334"/>
      <w:bookmarkStart w:id="3499" w:name="_Toc501455242"/>
      <w:bookmarkStart w:id="3500" w:name="_Toc501458872"/>
      <w:bookmarkStart w:id="3501" w:name="_Toc501455689"/>
      <w:bookmarkStart w:id="3502" w:name="_Toc21960342"/>
      <w:bookmarkStart w:id="3503" w:name="_Toc22624472"/>
      <w:bookmarkStart w:id="3504" w:name="_Toc22625153"/>
      <w:bookmarkStart w:id="3505" w:name="_Toc22635640"/>
      <w:bookmarkStart w:id="3506" w:name="_Toc498002670"/>
      <w:bookmarkStart w:id="3507" w:name="_Toc498088439"/>
      <w:bookmarkStart w:id="3508" w:name="_Toc498351101"/>
      <w:bookmarkStart w:id="3509" w:name="_Toc498347702"/>
      <w:bookmarkStart w:id="3510" w:name="_Toc498517274"/>
      <w:bookmarkStart w:id="3511" w:name="_Toc498513768"/>
      <w:bookmarkStart w:id="3512" w:name="_Toc498948947"/>
      <w:bookmarkStart w:id="3513" w:name="_Toc499205054"/>
      <w:bookmarkStart w:id="3514" w:name="_Toc499201498"/>
      <w:bookmarkStart w:id="3515" w:name="_Toc500935370"/>
      <w:bookmarkStart w:id="3516" w:name="_Toc500935821"/>
      <w:bookmarkStart w:id="3517" w:name="_Toc501458335"/>
      <w:bookmarkStart w:id="3518" w:name="_Toc501455243"/>
      <w:bookmarkStart w:id="3519" w:name="_Toc501458873"/>
      <w:bookmarkStart w:id="3520" w:name="_Toc501455690"/>
      <w:bookmarkStart w:id="3521" w:name="_Toc21960343"/>
      <w:bookmarkStart w:id="3522" w:name="_Toc22624473"/>
      <w:bookmarkStart w:id="3523" w:name="_Toc22625154"/>
      <w:bookmarkStart w:id="3524" w:name="_Toc22635641"/>
      <w:bookmarkStart w:id="3525" w:name="_Toc498002671"/>
      <w:bookmarkStart w:id="3526" w:name="_Toc498088440"/>
      <w:bookmarkStart w:id="3527" w:name="_Toc498351102"/>
      <w:bookmarkStart w:id="3528" w:name="_Toc498347703"/>
      <w:bookmarkStart w:id="3529" w:name="_Toc498517275"/>
      <w:bookmarkStart w:id="3530" w:name="_Toc498513769"/>
      <w:bookmarkStart w:id="3531" w:name="_Toc498948948"/>
      <w:bookmarkStart w:id="3532" w:name="_Toc499205055"/>
      <w:bookmarkStart w:id="3533" w:name="_Toc499201499"/>
      <w:bookmarkStart w:id="3534" w:name="_Toc500935371"/>
      <w:bookmarkStart w:id="3535" w:name="_Toc500935822"/>
      <w:bookmarkStart w:id="3536" w:name="_Toc501458336"/>
      <w:bookmarkStart w:id="3537" w:name="_Toc501455244"/>
      <w:bookmarkStart w:id="3538" w:name="_Toc501458874"/>
      <w:bookmarkStart w:id="3539" w:name="_Toc501455691"/>
      <w:bookmarkStart w:id="3540" w:name="_Toc21960344"/>
      <w:bookmarkStart w:id="3541" w:name="_Toc22624474"/>
      <w:bookmarkStart w:id="3542" w:name="_Toc22625155"/>
      <w:bookmarkStart w:id="3543" w:name="_Toc22635642"/>
      <w:bookmarkStart w:id="3544" w:name="_Toc498002672"/>
      <w:bookmarkStart w:id="3545" w:name="_Toc498088441"/>
      <w:bookmarkStart w:id="3546" w:name="_Toc498351103"/>
      <w:bookmarkStart w:id="3547" w:name="_Toc498347704"/>
      <w:bookmarkStart w:id="3548" w:name="_Toc498517276"/>
      <w:bookmarkStart w:id="3549" w:name="_Toc498513770"/>
      <w:bookmarkStart w:id="3550" w:name="_Toc498948949"/>
      <w:bookmarkStart w:id="3551" w:name="_Toc499205056"/>
      <w:bookmarkStart w:id="3552" w:name="_Toc499201500"/>
      <w:bookmarkStart w:id="3553" w:name="_Toc500935372"/>
      <w:bookmarkStart w:id="3554" w:name="_Toc500935823"/>
      <w:bookmarkStart w:id="3555" w:name="_Toc501458337"/>
      <w:bookmarkStart w:id="3556" w:name="_Toc501455245"/>
      <w:bookmarkStart w:id="3557" w:name="_Toc501458875"/>
      <w:bookmarkStart w:id="3558" w:name="_Toc501455692"/>
      <w:bookmarkStart w:id="3559" w:name="_Toc21960345"/>
      <w:bookmarkStart w:id="3560" w:name="_Toc22624475"/>
      <w:bookmarkStart w:id="3561" w:name="_Toc22625156"/>
      <w:bookmarkStart w:id="3562" w:name="_Toc22635643"/>
      <w:bookmarkStart w:id="3563" w:name="_Toc498002673"/>
      <w:bookmarkStart w:id="3564" w:name="_Toc498088442"/>
      <w:bookmarkStart w:id="3565" w:name="_Toc498351104"/>
      <w:bookmarkStart w:id="3566" w:name="_Toc498347705"/>
      <w:bookmarkStart w:id="3567" w:name="_Toc498517277"/>
      <w:bookmarkStart w:id="3568" w:name="_Toc498513771"/>
      <w:bookmarkStart w:id="3569" w:name="_Toc498948950"/>
      <w:bookmarkStart w:id="3570" w:name="_Toc499205057"/>
      <w:bookmarkStart w:id="3571" w:name="_Toc499201501"/>
      <w:bookmarkStart w:id="3572" w:name="_Toc500935373"/>
      <w:bookmarkStart w:id="3573" w:name="_Toc500935824"/>
      <w:bookmarkStart w:id="3574" w:name="_Toc501458338"/>
      <w:bookmarkStart w:id="3575" w:name="_Toc501455246"/>
      <w:bookmarkStart w:id="3576" w:name="_Toc501458876"/>
      <w:bookmarkStart w:id="3577" w:name="_Toc501455693"/>
      <w:bookmarkStart w:id="3578" w:name="_Toc21960346"/>
      <w:bookmarkStart w:id="3579" w:name="_Toc22624476"/>
      <w:bookmarkStart w:id="3580" w:name="_Toc22625157"/>
      <w:bookmarkStart w:id="3581" w:name="_Toc22635644"/>
      <w:bookmarkStart w:id="3582" w:name="_Toc498002674"/>
      <w:bookmarkStart w:id="3583" w:name="_Toc498088443"/>
      <w:bookmarkStart w:id="3584" w:name="_Toc498351105"/>
      <w:bookmarkStart w:id="3585" w:name="_Toc498347706"/>
      <w:bookmarkStart w:id="3586" w:name="_Toc498517278"/>
      <w:bookmarkStart w:id="3587" w:name="_Toc498513772"/>
      <w:bookmarkStart w:id="3588" w:name="_Toc498948951"/>
      <w:bookmarkStart w:id="3589" w:name="_Toc499205058"/>
      <w:bookmarkStart w:id="3590" w:name="_Toc499201502"/>
      <w:bookmarkStart w:id="3591" w:name="_Toc500935374"/>
      <w:bookmarkStart w:id="3592" w:name="_Toc500935825"/>
      <w:bookmarkStart w:id="3593" w:name="_Toc501458339"/>
      <w:bookmarkStart w:id="3594" w:name="_Toc501455247"/>
      <w:bookmarkStart w:id="3595" w:name="_Toc501458877"/>
      <w:bookmarkStart w:id="3596" w:name="_Toc501455694"/>
      <w:bookmarkStart w:id="3597" w:name="_Toc21960347"/>
      <w:bookmarkStart w:id="3598" w:name="_Toc22624477"/>
      <w:bookmarkStart w:id="3599" w:name="_Toc22625158"/>
      <w:bookmarkStart w:id="3600" w:name="_Toc22635645"/>
      <w:bookmarkStart w:id="3601" w:name="_Toc498002675"/>
      <w:bookmarkStart w:id="3602" w:name="_Toc498088444"/>
      <w:bookmarkStart w:id="3603" w:name="_Toc498351106"/>
      <w:bookmarkStart w:id="3604" w:name="_Toc498347707"/>
      <w:bookmarkStart w:id="3605" w:name="_Toc498517279"/>
      <w:bookmarkStart w:id="3606" w:name="_Toc498513773"/>
      <w:bookmarkStart w:id="3607" w:name="_Toc498948952"/>
      <w:bookmarkStart w:id="3608" w:name="_Toc499205059"/>
      <w:bookmarkStart w:id="3609" w:name="_Toc499201503"/>
      <w:bookmarkStart w:id="3610" w:name="_Toc500935375"/>
      <w:bookmarkStart w:id="3611" w:name="_Toc500935826"/>
      <w:bookmarkStart w:id="3612" w:name="_Toc501458340"/>
      <w:bookmarkStart w:id="3613" w:name="_Toc501455248"/>
      <w:bookmarkStart w:id="3614" w:name="_Toc501458878"/>
      <w:bookmarkStart w:id="3615" w:name="_Toc501455695"/>
      <w:bookmarkStart w:id="3616" w:name="_Toc21960348"/>
      <w:bookmarkStart w:id="3617" w:name="_Toc22624478"/>
      <w:bookmarkStart w:id="3618" w:name="_Toc22625159"/>
      <w:bookmarkStart w:id="3619" w:name="_Toc22635646"/>
      <w:bookmarkStart w:id="3620" w:name="_Toc498002676"/>
      <w:bookmarkStart w:id="3621" w:name="_Toc498088445"/>
      <w:bookmarkStart w:id="3622" w:name="_Toc498351107"/>
      <w:bookmarkStart w:id="3623" w:name="_Toc498347708"/>
      <w:bookmarkStart w:id="3624" w:name="_Toc498517280"/>
      <w:bookmarkStart w:id="3625" w:name="_Toc498513774"/>
      <w:bookmarkStart w:id="3626" w:name="_Toc498948953"/>
      <w:bookmarkStart w:id="3627" w:name="_Toc499205060"/>
      <w:bookmarkStart w:id="3628" w:name="_Toc499201504"/>
      <w:bookmarkStart w:id="3629" w:name="_Toc500935376"/>
      <w:bookmarkStart w:id="3630" w:name="_Toc500935827"/>
      <w:bookmarkStart w:id="3631" w:name="_Toc501458341"/>
      <w:bookmarkStart w:id="3632" w:name="_Toc501455249"/>
      <w:bookmarkStart w:id="3633" w:name="_Toc501458879"/>
      <w:bookmarkStart w:id="3634" w:name="_Toc501455696"/>
      <w:bookmarkStart w:id="3635" w:name="_Toc21960349"/>
      <w:bookmarkStart w:id="3636" w:name="_Toc22624479"/>
      <w:bookmarkStart w:id="3637" w:name="_Toc22625160"/>
      <w:bookmarkStart w:id="3638" w:name="_Toc22635647"/>
      <w:bookmarkStart w:id="3639" w:name="_Toc498002677"/>
      <w:bookmarkStart w:id="3640" w:name="_Toc498088446"/>
      <w:bookmarkStart w:id="3641" w:name="_Toc498351108"/>
      <w:bookmarkStart w:id="3642" w:name="_Toc498347709"/>
      <w:bookmarkStart w:id="3643" w:name="_Toc498517281"/>
      <w:bookmarkStart w:id="3644" w:name="_Toc498513775"/>
      <w:bookmarkStart w:id="3645" w:name="_Toc498948954"/>
      <w:bookmarkStart w:id="3646" w:name="_Toc499205061"/>
      <w:bookmarkStart w:id="3647" w:name="_Toc499201505"/>
      <w:bookmarkStart w:id="3648" w:name="_Toc500935377"/>
      <w:bookmarkStart w:id="3649" w:name="_Toc500935828"/>
      <w:bookmarkStart w:id="3650" w:name="_Toc501458342"/>
      <w:bookmarkStart w:id="3651" w:name="_Toc501455250"/>
      <w:bookmarkStart w:id="3652" w:name="_Toc501458880"/>
      <w:bookmarkStart w:id="3653" w:name="_Toc501455697"/>
      <w:bookmarkStart w:id="3654" w:name="_Toc21960350"/>
      <w:bookmarkStart w:id="3655" w:name="_Toc22624480"/>
      <w:bookmarkStart w:id="3656" w:name="_Toc22625161"/>
      <w:bookmarkStart w:id="3657" w:name="_Toc22635648"/>
      <w:bookmarkStart w:id="3658" w:name="_Toc498002678"/>
      <w:bookmarkStart w:id="3659" w:name="_Toc498088447"/>
      <w:bookmarkStart w:id="3660" w:name="_Toc498351109"/>
      <w:bookmarkStart w:id="3661" w:name="_Toc498347710"/>
      <w:bookmarkStart w:id="3662" w:name="_Toc498517282"/>
      <w:bookmarkStart w:id="3663" w:name="_Toc498513776"/>
      <w:bookmarkStart w:id="3664" w:name="_Toc498948955"/>
      <w:bookmarkStart w:id="3665" w:name="_Toc499205062"/>
      <w:bookmarkStart w:id="3666" w:name="_Toc499201506"/>
      <w:bookmarkStart w:id="3667" w:name="_Toc500935378"/>
      <w:bookmarkStart w:id="3668" w:name="_Toc500935829"/>
      <w:bookmarkStart w:id="3669" w:name="_Toc501458343"/>
      <w:bookmarkStart w:id="3670" w:name="_Toc501455251"/>
      <w:bookmarkStart w:id="3671" w:name="_Toc501458881"/>
      <w:bookmarkStart w:id="3672" w:name="_Toc501455698"/>
      <w:bookmarkStart w:id="3673" w:name="_Toc21960351"/>
      <w:bookmarkStart w:id="3674" w:name="_Toc22624481"/>
      <w:bookmarkStart w:id="3675" w:name="_Toc22625162"/>
      <w:bookmarkStart w:id="3676" w:name="_Toc22635649"/>
      <w:bookmarkStart w:id="3677" w:name="_Toc498002679"/>
      <w:bookmarkStart w:id="3678" w:name="_Toc498088448"/>
      <w:bookmarkStart w:id="3679" w:name="_Toc498351110"/>
      <w:bookmarkStart w:id="3680" w:name="_Toc498347711"/>
      <w:bookmarkStart w:id="3681" w:name="_Toc498517283"/>
      <w:bookmarkStart w:id="3682" w:name="_Toc498513777"/>
      <w:bookmarkStart w:id="3683" w:name="_Toc498948956"/>
      <w:bookmarkStart w:id="3684" w:name="_Toc499205063"/>
      <w:bookmarkStart w:id="3685" w:name="_Toc499201507"/>
      <w:bookmarkStart w:id="3686" w:name="_Toc500935379"/>
      <w:bookmarkStart w:id="3687" w:name="_Toc500935830"/>
      <w:bookmarkStart w:id="3688" w:name="_Toc501458344"/>
      <w:bookmarkStart w:id="3689" w:name="_Toc501455252"/>
      <w:bookmarkStart w:id="3690" w:name="_Toc501458882"/>
      <w:bookmarkStart w:id="3691" w:name="_Toc501455699"/>
      <w:bookmarkStart w:id="3692" w:name="_Toc21960352"/>
      <w:bookmarkStart w:id="3693" w:name="_Toc22624482"/>
      <w:bookmarkStart w:id="3694" w:name="_Toc22625163"/>
      <w:bookmarkStart w:id="3695" w:name="_Toc22635650"/>
      <w:bookmarkStart w:id="3696" w:name="_Toc498002680"/>
      <w:bookmarkStart w:id="3697" w:name="_Toc498088449"/>
      <w:bookmarkStart w:id="3698" w:name="_Toc498351111"/>
      <w:bookmarkStart w:id="3699" w:name="_Toc498347712"/>
      <w:bookmarkStart w:id="3700" w:name="_Toc498517284"/>
      <w:bookmarkStart w:id="3701" w:name="_Toc498513778"/>
      <w:bookmarkStart w:id="3702" w:name="_Toc498948957"/>
      <w:bookmarkStart w:id="3703" w:name="_Toc499205064"/>
      <w:bookmarkStart w:id="3704" w:name="_Toc499201508"/>
      <w:bookmarkStart w:id="3705" w:name="_Toc500935380"/>
      <w:bookmarkStart w:id="3706" w:name="_Toc500935831"/>
      <w:bookmarkStart w:id="3707" w:name="_Toc501458345"/>
      <w:bookmarkStart w:id="3708" w:name="_Toc501455253"/>
      <w:bookmarkStart w:id="3709" w:name="_Toc501458883"/>
      <w:bookmarkStart w:id="3710" w:name="_Toc501455700"/>
      <w:bookmarkStart w:id="3711" w:name="_Toc21960353"/>
      <w:bookmarkStart w:id="3712" w:name="_Toc22624483"/>
      <w:bookmarkStart w:id="3713" w:name="_Toc22625164"/>
      <w:bookmarkStart w:id="3714" w:name="_Toc22635651"/>
      <w:bookmarkStart w:id="3715" w:name="_Toc498002681"/>
      <w:bookmarkStart w:id="3716" w:name="_Toc498088450"/>
      <w:bookmarkStart w:id="3717" w:name="_Toc498351112"/>
      <w:bookmarkStart w:id="3718" w:name="_Toc498347713"/>
      <w:bookmarkStart w:id="3719" w:name="_Toc498517285"/>
      <w:bookmarkStart w:id="3720" w:name="_Toc498513779"/>
      <w:bookmarkStart w:id="3721" w:name="_Toc498948958"/>
      <w:bookmarkStart w:id="3722" w:name="_Toc499205065"/>
      <w:bookmarkStart w:id="3723" w:name="_Toc499201509"/>
      <w:bookmarkStart w:id="3724" w:name="_Toc500935381"/>
      <w:bookmarkStart w:id="3725" w:name="_Toc500935832"/>
      <w:bookmarkStart w:id="3726" w:name="_Toc501458346"/>
      <w:bookmarkStart w:id="3727" w:name="_Toc501455254"/>
      <w:bookmarkStart w:id="3728" w:name="_Toc501458884"/>
      <w:bookmarkStart w:id="3729" w:name="_Toc501455701"/>
      <w:bookmarkStart w:id="3730" w:name="_Toc21960354"/>
      <w:bookmarkStart w:id="3731" w:name="_Toc22624484"/>
      <w:bookmarkStart w:id="3732" w:name="_Toc22625165"/>
      <w:bookmarkStart w:id="3733" w:name="_Toc22635652"/>
      <w:bookmarkStart w:id="3734" w:name="_Toc498002682"/>
      <w:bookmarkStart w:id="3735" w:name="_Toc498088451"/>
      <w:bookmarkStart w:id="3736" w:name="_Toc498351113"/>
      <w:bookmarkStart w:id="3737" w:name="_Toc498347714"/>
      <w:bookmarkStart w:id="3738" w:name="_Toc498517286"/>
      <w:bookmarkStart w:id="3739" w:name="_Toc498513780"/>
      <w:bookmarkStart w:id="3740" w:name="_Toc498948959"/>
      <w:bookmarkStart w:id="3741" w:name="_Toc499205066"/>
      <w:bookmarkStart w:id="3742" w:name="_Toc499201510"/>
      <w:bookmarkStart w:id="3743" w:name="_Toc500935382"/>
      <w:bookmarkStart w:id="3744" w:name="_Toc500935833"/>
      <w:bookmarkStart w:id="3745" w:name="_Toc501458347"/>
      <w:bookmarkStart w:id="3746" w:name="_Toc501455255"/>
      <w:bookmarkStart w:id="3747" w:name="_Toc501458885"/>
      <w:bookmarkStart w:id="3748" w:name="_Toc501455702"/>
      <w:bookmarkStart w:id="3749" w:name="_Toc21960355"/>
      <w:bookmarkStart w:id="3750" w:name="_Toc22624485"/>
      <w:bookmarkStart w:id="3751" w:name="_Toc22625166"/>
      <w:bookmarkStart w:id="3752" w:name="_Toc22635653"/>
      <w:bookmarkStart w:id="3753" w:name="_Toc498002683"/>
      <w:bookmarkStart w:id="3754" w:name="_Toc498088452"/>
      <w:bookmarkStart w:id="3755" w:name="_Toc498351114"/>
      <w:bookmarkStart w:id="3756" w:name="_Toc498347715"/>
      <w:bookmarkStart w:id="3757" w:name="_Toc498517287"/>
      <w:bookmarkStart w:id="3758" w:name="_Toc498513781"/>
      <w:bookmarkStart w:id="3759" w:name="_Toc498948960"/>
      <w:bookmarkStart w:id="3760" w:name="_Toc499205067"/>
      <w:bookmarkStart w:id="3761" w:name="_Toc499201511"/>
      <w:bookmarkStart w:id="3762" w:name="_Toc500935383"/>
      <w:bookmarkStart w:id="3763" w:name="_Toc500935834"/>
      <w:bookmarkStart w:id="3764" w:name="_Toc501458348"/>
      <w:bookmarkStart w:id="3765" w:name="_Toc501455256"/>
      <w:bookmarkStart w:id="3766" w:name="_Toc501458886"/>
      <w:bookmarkStart w:id="3767" w:name="_Toc501455703"/>
      <w:bookmarkStart w:id="3768" w:name="_Toc21960356"/>
      <w:bookmarkStart w:id="3769" w:name="_Toc22624486"/>
      <w:bookmarkStart w:id="3770" w:name="_Toc22625167"/>
      <w:bookmarkStart w:id="3771" w:name="_Toc22635654"/>
      <w:bookmarkStart w:id="3772" w:name="_Toc498002684"/>
      <w:bookmarkStart w:id="3773" w:name="_Toc498088453"/>
      <w:bookmarkStart w:id="3774" w:name="_Toc498351115"/>
      <w:bookmarkStart w:id="3775" w:name="_Toc498347716"/>
      <w:bookmarkStart w:id="3776" w:name="_Toc498517288"/>
      <w:bookmarkStart w:id="3777" w:name="_Toc498513782"/>
      <w:bookmarkStart w:id="3778" w:name="_Toc498948961"/>
      <w:bookmarkStart w:id="3779" w:name="_Toc499205068"/>
      <w:bookmarkStart w:id="3780" w:name="_Toc499201512"/>
      <w:bookmarkStart w:id="3781" w:name="_Toc500935384"/>
      <w:bookmarkStart w:id="3782" w:name="_Toc500935835"/>
      <w:bookmarkStart w:id="3783" w:name="_Toc501458349"/>
      <w:bookmarkStart w:id="3784" w:name="_Toc501455257"/>
      <w:bookmarkStart w:id="3785" w:name="_Toc501458887"/>
      <w:bookmarkStart w:id="3786" w:name="_Toc501455704"/>
      <w:bookmarkStart w:id="3787" w:name="_Toc21960357"/>
      <w:bookmarkStart w:id="3788" w:name="_Toc22624487"/>
      <w:bookmarkStart w:id="3789" w:name="_Toc22625168"/>
      <w:bookmarkStart w:id="3790" w:name="_Toc22635655"/>
      <w:bookmarkStart w:id="3791" w:name="_Toc498002685"/>
      <w:bookmarkStart w:id="3792" w:name="_Toc498088454"/>
      <w:bookmarkStart w:id="3793" w:name="_Toc498351116"/>
      <w:bookmarkStart w:id="3794" w:name="_Toc498347717"/>
      <w:bookmarkStart w:id="3795" w:name="_Toc498517289"/>
      <w:bookmarkStart w:id="3796" w:name="_Toc498513783"/>
      <w:bookmarkStart w:id="3797" w:name="_Toc498948962"/>
      <w:bookmarkStart w:id="3798" w:name="_Toc499205069"/>
      <w:bookmarkStart w:id="3799" w:name="_Toc499201513"/>
      <w:bookmarkStart w:id="3800" w:name="_Toc500935385"/>
      <w:bookmarkStart w:id="3801" w:name="_Toc500935836"/>
      <w:bookmarkStart w:id="3802" w:name="_Toc501458350"/>
      <w:bookmarkStart w:id="3803" w:name="_Toc501455258"/>
      <w:bookmarkStart w:id="3804" w:name="_Toc501458888"/>
      <w:bookmarkStart w:id="3805" w:name="_Toc501455705"/>
      <w:bookmarkStart w:id="3806" w:name="_Toc21960358"/>
      <w:bookmarkStart w:id="3807" w:name="_Toc22624488"/>
      <w:bookmarkStart w:id="3808" w:name="_Toc22625169"/>
      <w:bookmarkStart w:id="3809" w:name="_Toc22635656"/>
      <w:bookmarkStart w:id="3810" w:name="_Toc498002686"/>
      <w:bookmarkStart w:id="3811" w:name="_Toc498088455"/>
      <w:bookmarkStart w:id="3812" w:name="_Toc498351117"/>
      <w:bookmarkStart w:id="3813" w:name="_Toc498347718"/>
      <w:bookmarkStart w:id="3814" w:name="_Toc498517290"/>
      <w:bookmarkStart w:id="3815" w:name="_Toc498513784"/>
      <w:bookmarkStart w:id="3816" w:name="_Toc498948963"/>
      <w:bookmarkStart w:id="3817" w:name="_Toc499205070"/>
      <w:bookmarkStart w:id="3818" w:name="_Toc499201514"/>
      <w:bookmarkStart w:id="3819" w:name="_Toc500935386"/>
      <w:bookmarkStart w:id="3820" w:name="_Toc500935837"/>
      <w:bookmarkStart w:id="3821" w:name="_Toc501458351"/>
      <w:bookmarkStart w:id="3822" w:name="_Toc501455259"/>
      <w:bookmarkStart w:id="3823" w:name="_Toc501458889"/>
      <w:bookmarkStart w:id="3824" w:name="_Toc501455706"/>
      <w:bookmarkStart w:id="3825" w:name="_Toc21960359"/>
      <w:bookmarkStart w:id="3826" w:name="_Toc22624489"/>
      <w:bookmarkStart w:id="3827" w:name="_Toc22625170"/>
      <w:bookmarkStart w:id="3828" w:name="_Toc22635657"/>
      <w:bookmarkStart w:id="3829" w:name="_Toc498002687"/>
      <w:bookmarkStart w:id="3830" w:name="_Toc498088456"/>
      <w:bookmarkStart w:id="3831" w:name="_Toc498351118"/>
      <w:bookmarkStart w:id="3832" w:name="_Toc498347719"/>
      <w:bookmarkStart w:id="3833" w:name="_Toc498517291"/>
      <w:bookmarkStart w:id="3834" w:name="_Toc498513785"/>
      <w:bookmarkStart w:id="3835" w:name="_Toc498948964"/>
      <w:bookmarkStart w:id="3836" w:name="_Toc499205071"/>
      <w:bookmarkStart w:id="3837" w:name="_Toc499201515"/>
      <w:bookmarkStart w:id="3838" w:name="_Toc500935387"/>
      <w:bookmarkStart w:id="3839" w:name="_Toc500935838"/>
      <w:bookmarkStart w:id="3840" w:name="_Toc501458352"/>
      <w:bookmarkStart w:id="3841" w:name="_Toc501455260"/>
      <w:bookmarkStart w:id="3842" w:name="_Toc501458890"/>
      <w:bookmarkStart w:id="3843" w:name="_Toc501455707"/>
      <w:bookmarkStart w:id="3844" w:name="_Toc21960360"/>
      <w:bookmarkStart w:id="3845" w:name="_Toc22624490"/>
      <w:bookmarkStart w:id="3846" w:name="_Toc22625171"/>
      <w:bookmarkStart w:id="3847" w:name="_Toc22635658"/>
      <w:bookmarkStart w:id="3848" w:name="_Toc498002688"/>
      <w:bookmarkStart w:id="3849" w:name="_Toc498088457"/>
      <w:bookmarkStart w:id="3850" w:name="_Toc498351119"/>
      <w:bookmarkStart w:id="3851" w:name="_Toc498347720"/>
      <w:bookmarkStart w:id="3852" w:name="_Toc498517292"/>
      <w:bookmarkStart w:id="3853" w:name="_Toc498513786"/>
      <w:bookmarkStart w:id="3854" w:name="_Toc498948965"/>
      <w:bookmarkStart w:id="3855" w:name="_Toc499205072"/>
      <w:bookmarkStart w:id="3856" w:name="_Toc499201516"/>
      <w:bookmarkStart w:id="3857" w:name="_Toc500935388"/>
      <w:bookmarkStart w:id="3858" w:name="_Toc500935839"/>
      <w:bookmarkStart w:id="3859" w:name="_Toc501458353"/>
      <w:bookmarkStart w:id="3860" w:name="_Toc501455261"/>
      <w:bookmarkStart w:id="3861" w:name="_Toc501458891"/>
      <w:bookmarkStart w:id="3862" w:name="_Toc501455708"/>
      <w:bookmarkStart w:id="3863" w:name="_Toc21960361"/>
      <w:bookmarkStart w:id="3864" w:name="_Toc22624491"/>
      <w:bookmarkStart w:id="3865" w:name="_Toc22625172"/>
      <w:bookmarkStart w:id="3866" w:name="_Toc22635659"/>
      <w:bookmarkStart w:id="3867" w:name="_Toc498002714"/>
      <w:bookmarkStart w:id="3868" w:name="_Toc498088483"/>
      <w:bookmarkStart w:id="3869" w:name="_Toc498351145"/>
      <w:bookmarkStart w:id="3870" w:name="_Toc498347746"/>
      <w:bookmarkStart w:id="3871" w:name="_Toc498517318"/>
      <w:bookmarkStart w:id="3872" w:name="_Toc498513812"/>
      <w:bookmarkStart w:id="3873" w:name="_Toc498948991"/>
      <w:bookmarkStart w:id="3874" w:name="_Toc499205098"/>
      <w:bookmarkStart w:id="3875" w:name="_Toc499201542"/>
      <w:bookmarkStart w:id="3876" w:name="_Toc500935414"/>
      <w:bookmarkStart w:id="3877" w:name="_Toc500935865"/>
      <w:bookmarkStart w:id="3878" w:name="_Toc501458379"/>
      <w:bookmarkStart w:id="3879" w:name="_Toc501455287"/>
      <w:bookmarkStart w:id="3880" w:name="_Toc501458917"/>
      <w:bookmarkStart w:id="3881" w:name="_Toc501455734"/>
      <w:bookmarkStart w:id="3882" w:name="_Toc21960387"/>
      <w:bookmarkStart w:id="3883" w:name="_Toc22624517"/>
      <w:bookmarkStart w:id="3884" w:name="_Toc22625198"/>
      <w:bookmarkStart w:id="3885" w:name="_Toc22635685"/>
      <w:bookmarkStart w:id="3886" w:name="_Toc498002715"/>
      <w:bookmarkStart w:id="3887" w:name="_Toc498088484"/>
      <w:bookmarkStart w:id="3888" w:name="_Toc498351146"/>
      <w:bookmarkStart w:id="3889" w:name="_Toc498347747"/>
      <w:bookmarkStart w:id="3890" w:name="_Toc498517319"/>
      <w:bookmarkStart w:id="3891" w:name="_Toc498513813"/>
      <w:bookmarkStart w:id="3892" w:name="_Toc498948992"/>
      <w:bookmarkStart w:id="3893" w:name="_Toc499205099"/>
      <w:bookmarkStart w:id="3894" w:name="_Toc499201543"/>
      <w:bookmarkStart w:id="3895" w:name="_Toc500935415"/>
      <w:bookmarkStart w:id="3896" w:name="_Toc500935866"/>
      <w:bookmarkStart w:id="3897" w:name="_Toc501458380"/>
      <w:bookmarkStart w:id="3898" w:name="_Toc501455288"/>
      <w:bookmarkStart w:id="3899" w:name="_Toc501458918"/>
      <w:bookmarkStart w:id="3900" w:name="_Toc501455735"/>
      <w:bookmarkStart w:id="3901" w:name="_Toc21960388"/>
      <w:bookmarkStart w:id="3902" w:name="_Toc22624518"/>
      <w:bookmarkStart w:id="3903" w:name="_Toc22625199"/>
      <w:bookmarkStart w:id="3904" w:name="_Toc22635686"/>
      <w:bookmarkStart w:id="3905" w:name="_Toc498002716"/>
      <w:bookmarkStart w:id="3906" w:name="_Toc498088485"/>
      <w:bookmarkStart w:id="3907" w:name="_Toc498351147"/>
      <w:bookmarkStart w:id="3908" w:name="_Toc498347748"/>
      <w:bookmarkStart w:id="3909" w:name="_Toc498517320"/>
      <w:bookmarkStart w:id="3910" w:name="_Toc498513814"/>
      <w:bookmarkStart w:id="3911" w:name="_Toc498948993"/>
      <w:bookmarkStart w:id="3912" w:name="_Toc499205100"/>
      <w:bookmarkStart w:id="3913" w:name="_Toc499201544"/>
      <w:bookmarkStart w:id="3914" w:name="_Toc500935416"/>
      <w:bookmarkStart w:id="3915" w:name="_Toc500935867"/>
      <w:bookmarkStart w:id="3916" w:name="_Toc501458381"/>
      <w:bookmarkStart w:id="3917" w:name="_Toc501455289"/>
      <w:bookmarkStart w:id="3918" w:name="_Toc501458919"/>
      <w:bookmarkStart w:id="3919" w:name="_Toc501455736"/>
      <w:bookmarkStart w:id="3920" w:name="_Toc21960389"/>
      <w:bookmarkStart w:id="3921" w:name="_Toc22624519"/>
      <w:bookmarkStart w:id="3922" w:name="_Toc22625200"/>
      <w:bookmarkStart w:id="3923" w:name="_Toc22635687"/>
      <w:bookmarkStart w:id="3924" w:name="_Toc498002717"/>
      <w:bookmarkStart w:id="3925" w:name="_Toc498088486"/>
      <w:bookmarkStart w:id="3926" w:name="_Toc498351148"/>
      <w:bookmarkStart w:id="3927" w:name="_Toc498347749"/>
      <w:bookmarkStart w:id="3928" w:name="_Toc498517321"/>
      <w:bookmarkStart w:id="3929" w:name="_Toc498513815"/>
      <w:bookmarkStart w:id="3930" w:name="_Toc498948994"/>
      <w:bookmarkStart w:id="3931" w:name="_Toc499205101"/>
      <w:bookmarkStart w:id="3932" w:name="_Toc499201545"/>
      <w:bookmarkStart w:id="3933" w:name="_Toc500935417"/>
      <w:bookmarkStart w:id="3934" w:name="_Toc500935868"/>
      <w:bookmarkStart w:id="3935" w:name="_Toc501458382"/>
      <w:bookmarkStart w:id="3936" w:name="_Toc501455290"/>
      <w:bookmarkStart w:id="3937" w:name="_Toc501458920"/>
      <w:bookmarkStart w:id="3938" w:name="_Toc501455737"/>
      <w:bookmarkStart w:id="3939" w:name="_Toc21960390"/>
      <w:bookmarkStart w:id="3940" w:name="_Toc22624520"/>
      <w:bookmarkStart w:id="3941" w:name="_Toc22625201"/>
      <w:bookmarkStart w:id="3942" w:name="_Toc22635688"/>
      <w:bookmarkStart w:id="3943" w:name="_Toc498002718"/>
      <w:bookmarkStart w:id="3944" w:name="_Toc498088487"/>
      <w:bookmarkStart w:id="3945" w:name="_Toc498351149"/>
      <w:bookmarkStart w:id="3946" w:name="_Toc498347750"/>
      <w:bookmarkStart w:id="3947" w:name="_Toc498517322"/>
      <w:bookmarkStart w:id="3948" w:name="_Toc498513816"/>
      <w:bookmarkStart w:id="3949" w:name="_Toc498948995"/>
      <w:bookmarkStart w:id="3950" w:name="_Toc499205102"/>
      <w:bookmarkStart w:id="3951" w:name="_Toc499201546"/>
      <w:bookmarkStart w:id="3952" w:name="_Toc500935418"/>
      <w:bookmarkStart w:id="3953" w:name="_Toc500935869"/>
      <w:bookmarkStart w:id="3954" w:name="_Toc501458383"/>
      <w:bookmarkStart w:id="3955" w:name="_Toc501455291"/>
      <w:bookmarkStart w:id="3956" w:name="_Toc501458921"/>
      <w:bookmarkStart w:id="3957" w:name="_Toc501455738"/>
      <w:bookmarkStart w:id="3958" w:name="_Toc21960391"/>
      <w:bookmarkStart w:id="3959" w:name="_Toc22624521"/>
      <w:bookmarkStart w:id="3960" w:name="_Toc22625202"/>
      <w:bookmarkStart w:id="3961" w:name="_Toc22635689"/>
      <w:bookmarkStart w:id="3962" w:name="_Toc498002719"/>
      <w:bookmarkStart w:id="3963" w:name="_Toc498088488"/>
      <w:bookmarkStart w:id="3964" w:name="_Toc498351150"/>
      <w:bookmarkStart w:id="3965" w:name="_Toc498347751"/>
      <w:bookmarkStart w:id="3966" w:name="_Toc498517323"/>
      <w:bookmarkStart w:id="3967" w:name="_Toc498513817"/>
      <w:bookmarkStart w:id="3968" w:name="_Toc498948996"/>
      <w:bookmarkStart w:id="3969" w:name="_Toc499205103"/>
      <w:bookmarkStart w:id="3970" w:name="_Toc499201547"/>
      <w:bookmarkStart w:id="3971" w:name="_Toc500935419"/>
      <w:bookmarkStart w:id="3972" w:name="_Toc500935870"/>
      <w:bookmarkStart w:id="3973" w:name="_Toc501458384"/>
      <w:bookmarkStart w:id="3974" w:name="_Toc501455292"/>
      <w:bookmarkStart w:id="3975" w:name="_Toc501458922"/>
      <w:bookmarkStart w:id="3976" w:name="_Toc501455739"/>
      <w:bookmarkStart w:id="3977" w:name="_Toc21960392"/>
      <w:bookmarkStart w:id="3978" w:name="_Toc22624522"/>
      <w:bookmarkStart w:id="3979" w:name="_Toc22625203"/>
      <w:bookmarkStart w:id="3980" w:name="_Toc22635690"/>
      <w:bookmarkStart w:id="3981" w:name="_Toc498002720"/>
      <w:bookmarkStart w:id="3982" w:name="_Toc498088489"/>
      <w:bookmarkStart w:id="3983" w:name="_Toc498351151"/>
      <w:bookmarkStart w:id="3984" w:name="_Toc498347752"/>
      <w:bookmarkStart w:id="3985" w:name="_Toc498517324"/>
      <w:bookmarkStart w:id="3986" w:name="_Toc498513818"/>
      <w:bookmarkStart w:id="3987" w:name="_Toc498948997"/>
      <w:bookmarkStart w:id="3988" w:name="_Toc499205104"/>
      <w:bookmarkStart w:id="3989" w:name="_Toc499201548"/>
      <w:bookmarkStart w:id="3990" w:name="_Toc500935420"/>
      <w:bookmarkStart w:id="3991" w:name="_Toc500935871"/>
      <w:bookmarkStart w:id="3992" w:name="_Toc501458385"/>
      <w:bookmarkStart w:id="3993" w:name="_Toc501455293"/>
      <w:bookmarkStart w:id="3994" w:name="_Toc501458923"/>
      <w:bookmarkStart w:id="3995" w:name="_Toc501455740"/>
      <w:bookmarkStart w:id="3996" w:name="_Toc21960393"/>
      <w:bookmarkStart w:id="3997" w:name="_Toc22624523"/>
      <w:bookmarkStart w:id="3998" w:name="_Toc22625204"/>
      <w:bookmarkStart w:id="3999" w:name="_Toc22635691"/>
      <w:bookmarkStart w:id="4000" w:name="_Toc498002721"/>
      <w:bookmarkStart w:id="4001" w:name="_Toc498088490"/>
      <w:bookmarkStart w:id="4002" w:name="_Toc498351152"/>
      <w:bookmarkStart w:id="4003" w:name="_Toc498347753"/>
      <w:bookmarkStart w:id="4004" w:name="_Toc498517325"/>
      <w:bookmarkStart w:id="4005" w:name="_Toc498513819"/>
      <w:bookmarkStart w:id="4006" w:name="_Toc498948998"/>
      <w:bookmarkStart w:id="4007" w:name="_Toc499205105"/>
      <w:bookmarkStart w:id="4008" w:name="_Toc499201549"/>
      <w:bookmarkStart w:id="4009" w:name="_Toc500935421"/>
      <w:bookmarkStart w:id="4010" w:name="_Toc500935872"/>
      <w:bookmarkStart w:id="4011" w:name="_Toc501458386"/>
      <w:bookmarkStart w:id="4012" w:name="_Toc501455294"/>
      <w:bookmarkStart w:id="4013" w:name="_Toc501458924"/>
      <w:bookmarkStart w:id="4014" w:name="_Toc501455741"/>
      <w:bookmarkStart w:id="4015" w:name="_Toc21960394"/>
      <w:bookmarkStart w:id="4016" w:name="_Toc22624524"/>
      <w:bookmarkStart w:id="4017" w:name="_Toc22625205"/>
      <w:bookmarkStart w:id="4018" w:name="_Toc22635692"/>
      <w:bookmarkStart w:id="4019" w:name="_Toc498002722"/>
      <w:bookmarkStart w:id="4020" w:name="_Toc498088491"/>
      <w:bookmarkStart w:id="4021" w:name="_Toc498351153"/>
      <w:bookmarkStart w:id="4022" w:name="_Toc498347754"/>
      <w:bookmarkStart w:id="4023" w:name="_Toc498517326"/>
      <w:bookmarkStart w:id="4024" w:name="_Toc498513820"/>
      <w:bookmarkStart w:id="4025" w:name="_Toc498948999"/>
      <w:bookmarkStart w:id="4026" w:name="_Toc499205106"/>
      <w:bookmarkStart w:id="4027" w:name="_Toc499201550"/>
      <w:bookmarkStart w:id="4028" w:name="_Toc500935422"/>
      <w:bookmarkStart w:id="4029" w:name="_Toc500935873"/>
      <w:bookmarkStart w:id="4030" w:name="_Toc501458387"/>
      <w:bookmarkStart w:id="4031" w:name="_Toc501455295"/>
      <w:bookmarkStart w:id="4032" w:name="_Toc501458925"/>
      <w:bookmarkStart w:id="4033" w:name="_Toc501455742"/>
      <w:bookmarkStart w:id="4034" w:name="_Toc21960395"/>
      <w:bookmarkStart w:id="4035" w:name="_Toc22624525"/>
      <w:bookmarkStart w:id="4036" w:name="_Toc22625206"/>
      <w:bookmarkStart w:id="4037" w:name="_Toc22635693"/>
      <w:bookmarkStart w:id="4038" w:name="_Toc498002723"/>
      <w:bookmarkStart w:id="4039" w:name="_Toc498088492"/>
      <w:bookmarkStart w:id="4040" w:name="_Toc498351154"/>
      <w:bookmarkStart w:id="4041" w:name="_Toc498347755"/>
      <w:bookmarkStart w:id="4042" w:name="_Toc498517327"/>
      <w:bookmarkStart w:id="4043" w:name="_Toc498513821"/>
      <w:bookmarkStart w:id="4044" w:name="_Toc498949000"/>
      <w:bookmarkStart w:id="4045" w:name="_Toc499205107"/>
      <w:bookmarkStart w:id="4046" w:name="_Toc499201551"/>
      <w:bookmarkStart w:id="4047" w:name="_Toc500935423"/>
      <w:bookmarkStart w:id="4048" w:name="_Toc500935874"/>
      <w:bookmarkStart w:id="4049" w:name="_Toc501458388"/>
      <w:bookmarkStart w:id="4050" w:name="_Toc501455296"/>
      <w:bookmarkStart w:id="4051" w:name="_Toc501458926"/>
      <w:bookmarkStart w:id="4052" w:name="_Toc501455743"/>
      <w:bookmarkStart w:id="4053" w:name="_Toc21960396"/>
      <w:bookmarkStart w:id="4054" w:name="_Toc22624526"/>
      <w:bookmarkStart w:id="4055" w:name="_Toc22625207"/>
      <w:bookmarkStart w:id="4056" w:name="_Toc22635694"/>
      <w:bookmarkStart w:id="4057" w:name="_Toc498002724"/>
      <w:bookmarkStart w:id="4058" w:name="_Toc498088493"/>
      <w:bookmarkStart w:id="4059" w:name="_Toc498351155"/>
      <w:bookmarkStart w:id="4060" w:name="_Toc498347756"/>
      <w:bookmarkStart w:id="4061" w:name="_Toc498517328"/>
      <w:bookmarkStart w:id="4062" w:name="_Toc498513822"/>
      <w:bookmarkStart w:id="4063" w:name="_Toc498949001"/>
      <w:bookmarkStart w:id="4064" w:name="_Toc499205108"/>
      <w:bookmarkStart w:id="4065" w:name="_Toc499201552"/>
      <w:bookmarkStart w:id="4066" w:name="_Toc500935424"/>
      <w:bookmarkStart w:id="4067" w:name="_Toc500935875"/>
      <w:bookmarkStart w:id="4068" w:name="_Toc501458389"/>
      <w:bookmarkStart w:id="4069" w:name="_Toc501455297"/>
      <w:bookmarkStart w:id="4070" w:name="_Toc501458927"/>
      <w:bookmarkStart w:id="4071" w:name="_Toc501455744"/>
      <w:bookmarkStart w:id="4072" w:name="_Toc21960397"/>
      <w:bookmarkStart w:id="4073" w:name="_Toc22624527"/>
      <w:bookmarkStart w:id="4074" w:name="_Toc22625208"/>
      <w:bookmarkStart w:id="4075" w:name="_Toc22635695"/>
      <w:bookmarkStart w:id="4076" w:name="_Toc498002725"/>
      <w:bookmarkStart w:id="4077" w:name="_Toc498088494"/>
      <w:bookmarkStart w:id="4078" w:name="_Toc498351156"/>
      <w:bookmarkStart w:id="4079" w:name="_Toc498347757"/>
      <w:bookmarkStart w:id="4080" w:name="_Toc498517329"/>
      <w:bookmarkStart w:id="4081" w:name="_Toc498513823"/>
      <w:bookmarkStart w:id="4082" w:name="_Toc498949002"/>
      <w:bookmarkStart w:id="4083" w:name="_Toc499205109"/>
      <w:bookmarkStart w:id="4084" w:name="_Toc499201553"/>
      <w:bookmarkStart w:id="4085" w:name="_Toc500935425"/>
      <w:bookmarkStart w:id="4086" w:name="_Toc500935876"/>
      <w:bookmarkStart w:id="4087" w:name="_Toc501458390"/>
      <w:bookmarkStart w:id="4088" w:name="_Toc501455298"/>
      <w:bookmarkStart w:id="4089" w:name="_Toc501458928"/>
      <w:bookmarkStart w:id="4090" w:name="_Toc501455745"/>
      <w:bookmarkStart w:id="4091" w:name="_Toc21960398"/>
      <w:bookmarkStart w:id="4092" w:name="_Toc22624528"/>
      <w:bookmarkStart w:id="4093" w:name="_Toc22625209"/>
      <w:bookmarkStart w:id="4094" w:name="_Toc22635696"/>
      <w:bookmarkStart w:id="4095" w:name="_Toc498002726"/>
      <w:bookmarkStart w:id="4096" w:name="_Toc498088495"/>
      <w:bookmarkStart w:id="4097" w:name="_Toc498351157"/>
      <w:bookmarkStart w:id="4098" w:name="_Toc498347758"/>
      <w:bookmarkStart w:id="4099" w:name="_Toc498517330"/>
      <w:bookmarkStart w:id="4100" w:name="_Toc498513824"/>
      <w:bookmarkStart w:id="4101" w:name="_Toc498949003"/>
      <w:bookmarkStart w:id="4102" w:name="_Toc499205110"/>
      <w:bookmarkStart w:id="4103" w:name="_Toc499201554"/>
      <w:bookmarkStart w:id="4104" w:name="_Toc500935426"/>
      <w:bookmarkStart w:id="4105" w:name="_Toc500935877"/>
      <w:bookmarkStart w:id="4106" w:name="_Toc501458391"/>
      <w:bookmarkStart w:id="4107" w:name="_Toc501455299"/>
      <w:bookmarkStart w:id="4108" w:name="_Toc501458929"/>
      <w:bookmarkStart w:id="4109" w:name="_Toc501455746"/>
      <w:bookmarkStart w:id="4110" w:name="_Toc21960399"/>
      <w:bookmarkStart w:id="4111" w:name="_Toc22624529"/>
      <w:bookmarkStart w:id="4112" w:name="_Toc22625210"/>
      <w:bookmarkStart w:id="4113" w:name="_Toc22635697"/>
      <w:bookmarkStart w:id="4114" w:name="_Toc498002727"/>
      <w:bookmarkStart w:id="4115" w:name="_Toc498088496"/>
      <w:bookmarkStart w:id="4116" w:name="_Toc498351158"/>
      <w:bookmarkStart w:id="4117" w:name="_Toc498347759"/>
      <w:bookmarkStart w:id="4118" w:name="_Toc498517331"/>
      <w:bookmarkStart w:id="4119" w:name="_Toc498513825"/>
      <w:bookmarkStart w:id="4120" w:name="_Toc498949004"/>
      <w:bookmarkStart w:id="4121" w:name="_Toc499205111"/>
      <w:bookmarkStart w:id="4122" w:name="_Toc499201555"/>
      <w:bookmarkStart w:id="4123" w:name="_Toc500935427"/>
      <w:bookmarkStart w:id="4124" w:name="_Toc500935878"/>
      <w:bookmarkStart w:id="4125" w:name="_Toc501458392"/>
      <w:bookmarkStart w:id="4126" w:name="_Toc501455300"/>
      <w:bookmarkStart w:id="4127" w:name="_Toc501458930"/>
      <w:bookmarkStart w:id="4128" w:name="_Toc501455747"/>
      <w:bookmarkStart w:id="4129" w:name="_Toc21960400"/>
      <w:bookmarkStart w:id="4130" w:name="_Toc22624530"/>
      <w:bookmarkStart w:id="4131" w:name="_Toc22625211"/>
      <w:bookmarkStart w:id="4132" w:name="_Toc22635698"/>
      <w:bookmarkStart w:id="4133" w:name="_Toc498002728"/>
      <w:bookmarkStart w:id="4134" w:name="_Toc498088497"/>
      <w:bookmarkStart w:id="4135" w:name="_Toc498351159"/>
      <w:bookmarkStart w:id="4136" w:name="_Toc498347760"/>
      <w:bookmarkStart w:id="4137" w:name="_Toc498517332"/>
      <w:bookmarkStart w:id="4138" w:name="_Toc498513826"/>
      <w:bookmarkStart w:id="4139" w:name="_Toc498949005"/>
      <w:bookmarkStart w:id="4140" w:name="_Toc499205112"/>
      <w:bookmarkStart w:id="4141" w:name="_Toc499201556"/>
      <w:bookmarkStart w:id="4142" w:name="_Toc500935428"/>
      <w:bookmarkStart w:id="4143" w:name="_Toc500935879"/>
      <w:bookmarkStart w:id="4144" w:name="_Toc501458393"/>
      <w:bookmarkStart w:id="4145" w:name="_Toc501455301"/>
      <w:bookmarkStart w:id="4146" w:name="_Toc501458931"/>
      <w:bookmarkStart w:id="4147" w:name="_Toc501455748"/>
      <w:bookmarkStart w:id="4148" w:name="_Toc21960401"/>
      <w:bookmarkStart w:id="4149" w:name="_Toc22624531"/>
      <w:bookmarkStart w:id="4150" w:name="_Toc22625212"/>
      <w:bookmarkStart w:id="4151" w:name="_Toc22635699"/>
      <w:bookmarkStart w:id="4152" w:name="_Toc498002729"/>
      <w:bookmarkStart w:id="4153" w:name="_Toc498088498"/>
      <w:bookmarkStart w:id="4154" w:name="_Toc498351160"/>
      <w:bookmarkStart w:id="4155" w:name="_Toc498347761"/>
      <w:bookmarkStart w:id="4156" w:name="_Toc498517333"/>
      <w:bookmarkStart w:id="4157" w:name="_Toc498513827"/>
      <w:bookmarkStart w:id="4158" w:name="_Toc498949006"/>
      <w:bookmarkStart w:id="4159" w:name="_Toc499205113"/>
      <w:bookmarkStart w:id="4160" w:name="_Toc499201557"/>
      <w:bookmarkStart w:id="4161" w:name="_Toc500935429"/>
      <w:bookmarkStart w:id="4162" w:name="_Toc500935880"/>
      <w:bookmarkStart w:id="4163" w:name="_Toc501458394"/>
      <w:bookmarkStart w:id="4164" w:name="_Toc501455302"/>
      <w:bookmarkStart w:id="4165" w:name="_Toc501458932"/>
      <w:bookmarkStart w:id="4166" w:name="_Toc501455749"/>
      <w:bookmarkStart w:id="4167" w:name="_Toc21960402"/>
      <w:bookmarkStart w:id="4168" w:name="_Toc22624532"/>
      <w:bookmarkStart w:id="4169" w:name="_Toc22625213"/>
      <w:bookmarkStart w:id="4170" w:name="_Toc22635700"/>
      <w:bookmarkStart w:id="4171" w:name="_Toc498002730"/>
      <w:bookmarkStart w:id="4172" w:name="_Toc498088499"/>
      <w:bookmarkStart w:id="4173" w:name="_Toc498351161"/>
      <w:bookmarkStart w:id="4174" w:name="_Toc498347762"/>
      <w:bookmarkStart w:id="4175" w:name="_Toc498517334"/>
      <w:bookmarkStart w:id="4176" w:name="_Toc498513828"/>
      <w:bookmarkStart w:id="4177" w:name="_Toc498949007"/>
      <w:bookmarkStart w:id="4178" w:name="_Toc499205114"/>
      <w:bookmarkStart w:id="4179" w:name="_Toc499201558"/>
      <w:bookmarkStart w:id="4180" w:name="_Toc500935430"/>
      <w:bookmarkStart w:id="4181" w:name="_Toc500935881"/>
      <w:bookmarkStart w:id="4182" w:name="_Toc501458395"/>
      <w:bookmarkStart w:id="4183" w:name="_Toc501455303"/>
      <w:bookmarkStart w:id="4184" w:name="_Toc501458933"/>
      <w:bookmarkStart w:id="4185" w:name="_Toc501455750"/>
      <w:bookmarkStart w:id="4186" w:name="_Toc21960403"/>
      <w:bookmarkStart w:id="4187" w:name="_Toc22624533"/>
      <w:bookmarkStart w:id="4188" w:name="_Toc22625214"/>
      <w:bookmarkStart w:id="4189" w:name="_Toc22635701"/>
      <w:bookmarkStart w:id="4190" w:name="_Toc498002731"/>
      <w:bookmarkStart w:id="4191" w:name="_Toc498088500"/>
      <w:bookmarkStart w:id="4192" w:name="_Toc498351162"/>
      <w:bookmarkStart w:id="4193" w:name="_Toc498347763"/>
      <w:bookmarkStart w:id="4194" w:name="_Toc498517335"/>
      <w:bookmarkStart w:id="4195" w:name="_Toc498513829"/>
      <w:bookmarkStart w:id="4196" w:name="_Toc498949008"/>
      <w:bookmarkStart w:id="4197" w:name="_Toc499205115"/>
      <w:bookmarkStart w:id="4198" w:name="_Toc499201559"/>
      <w:bookmarkStart w:id="4199" w:name="_Toc500935431"/>
      <w:bookmarkStart w:id="4200" w:name="_Toc500935882"/>
      <w:bookmarkStart w:id="4201" w:name="_Toc501458396"/>
      <w:bookmarkStart w:id="4202" w:name="_Toc501455304"/>
      <w:bookmarkStart w:id="4203" w:name="_Toc501458934"/>
      <w:bookmarkStart w:id="4204" w:name="_Toc501455751"/>
      <w:bookmarkStart w:id="4205" w:name="_Toc21960404"/>
      <w:bookmarkStart w:id="4206" w:name="_Toc22624534"/>
      <w:bookmarkStart w:id="4207" w:name="_Toc22625215"/>
      <w:bookmarkStart w:id="4208" w:name="_Toc22635702"/>
      <w:bookmarkStart w:id="4209" w:name="_Toc498002732"/>
      <w:bookmarkStart w:id="4210" w:name="_Toc498088501"/>
      <w:bookmarkStart w:id="4211" w:name="_Toc498351163"/>
      <w:bookmarkStart w:id="4212" w:name="_Toc498347764"/>
      <w:bookmarkStart w:id="4213" w:name="_Toc498517336"/>
      <w:bookmarkStart w:id="4214" w:name="_Toc498513830"/>
      <w:bookmarkStart w:id="4215" w:name="_Toc498949009"/>
      <w:bookmarkStart w:id="4216" w:name="_Toc499205116"/>
      <w:bookmarkStart w:id="4217" w:name="_Toc499201560"/>
      <w:bookmarkStart w:id="4218" w:name="_Toc500935432"/>
      <w:bookmarkStart w:id="4219" w:name="_Toc500935883"/>
      <w:bookmarkStart w:id="4220" w:name="_Toc501458397"/>
      <w:bookmarkStart w:id="4221" w:name="_Toc501455305"/>
      <w:bookmarkStart w:id="4222" w:name="_Toc501458935"/>
      <w:bookmarkStart w:id="4223" w:name="_Toc501455752"/>
      <w:bookmarkStart w:id="4224" w:name="_Toc21960405"/>
      <w:bookmarkStart w:id="4225" w:name="_Toc22624535"/>
      <w:bookmarkStart w:id="4226" w:name="_Toc22625216"/>
      <w:bookmarkStart w:id="4227" w:name="_Toc22635703"/>
      <w:bookmarkStart w:id="4228" w:name="_Toc498002733"/>
      <w:bookmarkStart w:id="4229" w:name="_Toc498088502"/>
      <w:bookmarkStart w:id="4230" w:name="_Toc498351164"/>
      <w:bookmarkStart w:id="4231" w:name="_Toc498347765"/>
      <w:bookmarkStart w:id="4232" w:name="_Toc498517337"/>
      <w:bookmarkStart w:id="4233" w:name="_Toc498513831"/>
      <w:bookmarkStart w:id="4234" w:name="_Toc498949010"/>
      <w:bookmarkStart w:id="4235" w:name="_Toc499205117"/>
      <w:bookmarkStart w:id="4236" w:name="_Toc499201561"/>
      <w:bookmarkStart w:id="4237" w:name="_Toc500935433"/>
      <w:bookmarkStart w:id="4238" w:name="_Toc500935884"/>
      <w:bookmarkStart w:id="4239" w:name="_Toc501458398"/>
      <w:bookmarkStart w:id="4240" w:name="_Toc501455306"/>
      <w:bookmarkStart w:id="4241" w:name="_Toc501458936"/>
      <w:bookmarkStart w:id="4242" w:name="_Toc501455753"/>
      <w:bookmarkStart w:id="4243" w:name="_Toc21960406"/>
      <w:bookmarkStart w:id="4244" w:name="_Toc22624536"/>
      <w:bookmarkStart w:id="4245" w:name="_Toc22625217"/>
      <w:bookmarkStart w:id="4246" w:name="_Toc22635704"/>
      <w:bookmarkStart w:id="4247" w:name="_Toc498002734"/>
      <w:bookmarkStart w:id="4248" w:name="_Toc498088503"/>
      <w:bookmarkStart w:id="4249" w:name="_Toc498351165"/>
      <w:bookmarkStart w:id="4250" w:name="_Toc498347766"/>
      <w:bookmarkStart w:id="4251" w:name="_Toc498517338"/>
      <w:bookmarkStart w:id="4252" w:name="_Toc498513832"/>
      <w:bookmarkStart w:id="4253" w:name="_Toc498949011"/>
      <w:bookmarkStart w:id="4254" w:name="_Toc499205118"/>
      <w:bookmarkStart w:id="4255" w:name="_Toc499201562"/>
      <w:bookmarkStart w:id="4256" w:name="_Toc500935434"/>
      <w:bookmarkStart w:id="4257" w:name="_Toc500935885"/>
      <w:bookmarkStart w:id="4258" w:name="_Toc501458399"/>
      <w:bookmarkStart w:id="4259" w:name="_Toc501455307"/>
      <w:bookmarkStart w:id="4260" w:name="_Toc501458937"/>
      <w:bookmarkStart w:id="4261" w:name="_Toc501455754"/>
      <w:bookmarkStart w:id="4262" w:name="_Toc21960407"/>
      <w:bookmarkStart w:id="4263" w:name="_Toc22624537"/>
      <w:bookmarkStart w:id="4264" w:name="_Toc22625218"/>
      <w:bookmarkStart w:id="4265" w:name="_Toc22635705"/>
      <w:bookmarkStart w:id="4266" w:name="_Toc498002735"/>
      <w:bookmarkStart w:id="4267" w:name="_Toc498088504"/>
      <w:bookmarkStart w:id="4268" w:name="_Toc498351166"/>
      <w:bookmarkStart w:id="4269" w:name="_Toc498347767"/>
      <w:bookmarkStart w:id="4270" w:name="_Toc498517339"/>
      <w:bookmarkStart w:id="4271" w:name="_Toc498513833"/>
      <w:bookmarkStart w:id="4272" w:name="_Toc498949012"/>
      <w:bookmarkStart w:id="4273" w:name="_Toc499205119"/>
      <w:bookmarkStart w:id="4274" w:name="_Toc499201563"/>
      <w:bookmarkStart w:id="4275" w:name="_Toc500935435"/>
      <w:bookmarkStart w:id="4276" w:name="_Toc500935886"/>
      <w:bookmarkStart w:id="4277" w:name="_Toc501458400"/>
      <w:bookmarkStart w:id="4278" w:name="_Toc501455308"/>
      <w:bookmarkStart w:id="4279" w:name="_Toc501458938"/>
      <w:bookmarkStart w:id="4280" w:name="_Toc501455755"/>
      <w:bookmarkStart w:id="4281" w:name="_Toc21960408"/>
      <w:bookmarkStart w:id="4282" w:name="_Toc22624538"/>
      <w:bookmarkStart w:id="4283" w:name="_Toc22625219"/>
      <w:bookmarkStart w:id="4284" w:name="_Toc22635706"/>
      <w:bookmarkStart w:id="4285" w:name="_Toc498002736"/>
      <w:bookmarkStart w:id="4286" w:name="_Toc498088505"/>
      <w:bookmarkStart w:id="4287" w:name="_Toc498351167"/>
      <w:bookmarkStart w:id="4288" w:name="_Toc498347768"/>
      <w:bookmarkStart w:id="4289" w:name="_Toc498517340"/>
      <w:bookmarkStart w:id="4290" w:name="_Toc498513834"/>
      <w:bookmarkStart w:id="4291" w:name="_Toc498949013"/>
      <w:bookmarkStart w:id="4292" w:name="_Toc499205120"/>
      <w:bookmarkStart w:id="4293" w:name="_Toc499201564"/>
      <w:bookmarkStart w:id="4294" w:name="_Toc500935436"/>
      <w:bookmarkStart w:id="4295" w:name="_Toc500935887"/>
      <w:bookmarkStart w:id="4296" w:name="_Toc501458401"/>
      <w:bookmarkStart w:id="4297" w:name="_Toc501455309"/>
      <w:bookmarkStart w:id="4298" w:name="_Toc501458939"/>
      <w:bookmarkStart w:id="4299" w:name="_Toc501455756"/>
      <w:bookmarkStart w:id="4300" w:name="_Toc21960409"/>
      <w:bookmarkStart w:id="4301" w:name="_Toc22624539"/>
      <w:bookmarkStart w:id="4302" w:name="_Toc22625220"/>
      <w:bookmarkStart w:id="4303" w:name="_Toc22635707"/>
      <w:bookmarkStart w:id="4304" w:name="_Toc498002737"/>
      <w:bookmarkStart w:id="4305" w:name="_Toc498088506"/>
      <w:bookmarkStart w:id="4306" w:name="_Toc498351168"/>
      <w:bookmarkStart w:id="4307" w:name="_Toc498347769"/>
      <w:bookmarkStart w:id="4308" w:name="_Toc498517341"/>
      <w:bookmarkStart w:id="4309" w:name="_Toc498513835"/>
      <w:bookmarkStart w:id="4310" w:name="_Toc498949014"/>
      <w:bookmarkStart w:id="4311" w:name="_Toc499205121"/>
      <w:bookmarkStart w:id="4312" w:name="_Toc499201565"/>
      <w:bookmarkStart w:id="4313" w:name="_Toc500935437"/>
      <w:bookmarkStart w:id="4314" w:name="_Toc500935888"/>
      <w:bookmarkStart w:id="4315" w:name="_Toc501458402"/>
      <w:bookmarkStart w:id="4316" w:name="_Toc501455310"/>
      <w:bookmarkStart w:id="4317" w:name="_Toc501458940"/>
      <w:bookmarkStart w:id="4318" w:name="_Toc501455757"/>
      <w:bookmarkStart w:id="4319" w:name="_Toc21960410"/>
      <w:bookmarkStart w:id="4320" w:name="_Toc22624540"/>
      <w:bookmarkStart w:id="4321" w:name="_Toc22625221"/>
      <w:bookmarkStart w:id="4322" w:name="_Toc22635708"/>
      <w:bookmarkStart w:id="4323" w:name="_Toc498002738"/>
      <w:bookmarkStart w:id="4324" w:name="_Toc498088507"/>
      <w:bookmarkStart w:id="4325" w:name="_Toc498351169"/>
      <w:bookmarkStart w:id="4326" w:name="_Toc498347770"/>
      <w:bookmarkStart w:id="4327" w:name="_Toc498517342"/>
      <w:bookmarkStart w:id="4328" w:name="_Toc498513836"/>
      <w:bookmarkStart w:id="4329" w:name="_Toc498949015"/>
      <w:bookmarkStart w:id="4330" w:name="_Toc499205122"/>
      <w:bookmarkStart w:id="4331" w:name="_Toc499201566"/>
      <w:bookmarkStart w:id="4332" w:name="_Toc500935438"/>
      <w:bookmarkStart w:id="4333" w:name="_Toc500935889"/>
      <w:bookmarkStart w:id="4334" w:name="_Toc501458403"/>
      <w:bookmarkStart w:id="4335" w:name="_Toc501455311"/>
      <w:bookmarkStart w:id="4336" w:name="_Toc501458941"/>
      <w:bookmarkStart w:id="4337" w:name="_Toc501455758"/>
      <w:bookmarkStart w:id="4338" w:name="_Toc21960411"/>
      <w:bookmarkStart w:id="4339" w:name="_Toc22624541"/>
      <w:bookmarkStart w:id="4340" w:name="_Toc22625222"/>
      <w:bookmarkStart w:id="4341" w:name="_Toc22635709"/>
      <w:bookmarkStart w:id="4342" w:name="_Toc498002739"/>
      <w:bookmarkStart w:id="4343" w:name="_Toc498088508"/>
      <w:bookmarkStart w:id="4344" w:name="_Toc498351170"/>
      <w:bookmarkStart w:id="4345" w:name="_Toc498347771"/>
      <w:bookmarkStart w:id="4346" w:name="_Toc498517343"/>
      <w:bookmarkStart w:id="4347" w:name="_Toc498513837"/>
      <w:bookmarkStart w:id="4348" w:name="_Toc498949016"/>
      <w:bookmarkStart w:id="4349" w:name="_Toc499205123"/>
      <w:bookmarkStart w:id="4350" w:name="_Toc499201567"/>
      <w:bookmarkStart w:id="4351" w:name="_Toc500935439"/>
      <w:bookmarkStart w:id="4352" w:name="_Toc500935890"/>
      <w:bookmarkStart w:id="4353" w:name="_Toc501458404"/>
      <w:bookmarkStart w:id="4354" w:name="_Toc501455312"/>
      <w:bookmarkStart w:id="4355" w:name="_Toc501458942"/>
      <w:bookmarkStart w:id="4356" w:name="_Toc501455759"/>
      <w:bookmarkStart w:id="4357" w:name="_Toc21960412"/>
      <w:bookmarkStart w:id="4358" w:name="_Toc22624542"/>
      <w:bookmarkStart w:id="4359" w:name="_Toc22625223"/>
      <w:bookmarkStart w:id="4360" w:name="_Toc22635710"/>
      <w:bookmarkStart w:id="4361" w:name="_Toc498002740"/>
      <w:bookmarkStart w:id="4362" w:name="_Toc498088509"/>
      <w:bookmarkStart w:id="4363" w:name="_Toc498351171"/>
      <w:bookmarkStart w:id="4364" w:name="_Toc498347772"/>
      <w:bookmarkStart w:id="4365" w:name="_Toc498517344"/>
      <w:bookmarkStart w:id="4366" w:name="_Toc498513838"/>
      <w:bookmarkStart w:id="4367" w:name="_Toc498949017"/>
      <w:bookmarkStart w:id="4368" w:name="_Toc499205124"/>
      <w:bookmarkStart w:id="4369" w:name="_Toc499201568"/>
      <w:bookmarkStart w:id="4370" w:name="_Toc500935440"/>
      <w:bookmarkStart w:id="4371" w:name="_Toc500935891"/>
      <w:bookmarkStart w:id="4372" w:name="_Toc501458405"/>
      <w:bookmarkStart w:id="4373" w:name="_Toc501455313"/>
      <w:bookmarkStart w:id="4374" w:name="_Toc501458943"/>
      <w:bookmarkStart w:id="4375" w:name="_Toc501455760"/>
      <w:bookmarkStart w:id="4376" w:name="_Toc21960413"/>
      <w:bookmarkStart w:id="4377" w:name="_Toc22624543"/>
      <w:bookmarkStart w:id="4378" w:name="_Toc22625224"/>
      <w:bookmarkStart w:id="4379" w:name="_Toc22635711"/>
      <w:bookmarkStart w:id="4380" w:name="_Toc498002741"/>
      <w:bookmarkStart w:id="4381" w:name="_Toc498088510"/>
      <w:bookmarkStart w:id="4382" w:name="_Toc498351172"/>
      <w:bookmarkStart w:id="4383" w:name="_Toc498347773"/>
      <w:bookmarkStart w:id="4384" w:name="_Toc498517345"/>
      <w:bookmarkStart w:id="4385" w:name="_Toc498513839"/>
      <w:bookmarkStart w:id="4386" w:name="_Toc498949018"/>
      <w:bookmarkStart w:id="4387" w:name="_Toc499205125"/>
      <w:bookmarkStart w:id="4388" w:name="_Toc499201569"/>
      <w:bookmarkStart w:id="4389" w:name="_Toc500935441"/>
      <w:bookmarkStart w:id="4390" w:name="_Toc500935892"/>
      <w:bookmarkStart w:id="4391" w:name="_Toc501458406"/>
      <w:bookmarkStart w:id="4392" w:name="_Toc501455314"/>
      <w:bookmarkStart w:id="4393" w:name="_Toc501458944"/>
      <w:bookmarkStart w:id="4394" w:name="_Toc501455761"/>
      <w:bookmarkStart w:id="4395" w:name="_Toc21960414"/>
      <w:bookmarkStart w:id="4396" w:name="_Toc22624544"/>
      <w:bookmarkStart w:id="4397" w:name="_Toc22625225"/>
      <w:bookmarkStart w:id="4398" w:name="_Toc22635712"/>
      <w:bookmarkStart w:id="4399" w:name="_Toc498002742"/>
      <w:bookmarkStart w:id="4400" w:name="_Toc498088511"/>
      <w:bookmarkStart w:id="4401" w:name="_Toc498351173"/>
      <w:bookmarkStart w:id="4402" w:name="_Toc498347774"/>
      <w:bookmarkStart w:id="4403" w:name="_Toc498517346"/>
      <w:bookmarkStart w:id="4404" w:name="_Toc498513840"/>
      <w:bookmarkStart w:id="4405" w:name="_Toc498949019"/>
      <w:bookmarkStart w:id="4406" w:name="_Toc499205126"/>
      <w:bookmarkStart w:id="4407" w:name="_Toc499201570"/>
      <w:bookmarkStart w:id="4408" w:name="_Toc500935442"/>
      <w:bookmarkStart w:id="4409" w:name="_Toc500935893"/>
      <w:bookmarkStart w:id="4410" w:name="_Toc501458407"/>
      <w:bookmarkStart w:id="4411" w:name="_Toc501455315"/>
      <w:bookmarkStart w:id="4412" w:name="_Toc501458945"/>
      <w:bookmarkStart w:id="4413" w:name="_Toc501455762"/>
      <w:bookmarkStart w:id="4414" w:name="_Toc21960415"/>
      <w:bookmarkStart w:id="4415" w:name="_Toc22624545"/>
      <w:bookmarkStart w:id="4416" w:name="_Toc22625226"/>
      <w:bookmarkStart w:id="4417" w:name="_Toc22635713"/>
      <w:bookmarkStart w:id="4418" w:name="_Toc498002743"/>
      <w:bookmarkStart w:id="4419" w:name="_Toc498088512"/>
      <w:bookmarkStart w:id="4420" w:name="_Toc498351174"/>
      <w:bookmarkStart w:id="4421" w:name="_Toc498347775"/>
      <w:bookmarkStart w:id="4422" w:name="_Toc498517347"/>
      <w:bookmarkStart w:id="4423" w:name="_Toc498513841"/>
      <w:bookmarkStart w:id="4424" w:name="_Toc498949020"/>
      <w:bookmarkStart w:id="4425" w:name="_Toc499205127"/>
      <w:bookmarkStart w:id="4426" w:name="_Toc499201571"/>
      <w:bookmarkStart w:id="4427" w:name="_Toc500935443"/>
      <w:bookmarkStart w:id="4428" w:name="_Toc500935894"/>
      <w:bookmarkStart w:id="4429" w:name="_Toc501458408"/>
      <w:bookmarkStart w:id="4430" w:name="_Toc501455316"/>
      <w:bookmarkStart w:id="4431" w:name="_Toc501458946"/>
      <w:bookmarkStart w:id="4432" w:name="_Toc501455763"/>
      <w:bookmarkStart w:id="4433" w:name="_Toc21960416"/>
      <w:bookmarkStart w:id="4434" w:name="_Toc22624546"/>
      <w:bookmarkStart w:id="4435" w:name="_Toc22625227"/>
      <w:bookmarkStart w:id="4436" w:name="_Toc22635714"/>
      <w:bookmarkStart w:id="4437" w:name="_Toc498002744"/>
      <w:bookmarkStart w:id="4438" w:name="_Toc498088513"/>
      <w:bookmarkStart w:id="4439" w:name="_Toc498351175"/>
      <w:bookmarkStart w:id="4440" w:name="_Toc498347776"/>
      <w:bookmarkStart w:id="4441" w:name="_Toc498517348"/>
      <w:bookmarkStart w:id="4442" w:name="_Toc498513842"/>
      <w:bookmarkStart w:id="4443" w:name="_Toc498949021"/>
      <w:bookmarkStart w:id="4444" w:name="_Toc499205128"/>
      <w:bookmarkStart w:id="4445" w:name="_Toc499201572"/>
      <w:bookmarkStart w:id="4446" w:name="_Toc500935444"/>
      <w:bookmarkStart w:id="4447" w:name="_Toc500935895"/>
      <w:bookmarkStart w:id="4448" w:name="_Toc501458409"/>
      <w:bookmarkStart w:id="4449" w:name="_Toc501455317"/>
      <w:bookmarkStart w:id="4450" w:name="_Toc501458947"/>
      <w:bookmarkStart w:id="4451" w:name="_Toc501455764"/>
      <w:bookmarkStart w:id="4452" w:name="_Toc21960417"/>
      <w:bookmarkStart w:id="4453" w:name="_Toc22624547"/>
      <w:bookmarkStart w:id="4454" w:name="_Toc22625228"/>
      <w:bookmarkStart w:id="4455" w:name="_Toc22635715"/>
      <w:bookmarkStart w:id="4456" w:name="_Toc498002745"/>
      <w:bookmarkStart w:id="4457" w:name="_Toc498088514"/>
      <w:bookmarkStart w:id="4458" w:name="_Toc498351176"/>
      <w:bookmarkStart w:id="4459" w:name="_Toc498347777"/>
      <w:bookmarkStart w:id="4460" w:name="_Toc498517349"/>
      <w:bookmarkStart w:id="4461" w:name="_Toc498513843"/>
      <w:bookmarkStart w:id="4462" w:name="_Toc498949022"/>
      <w:bookmarkStart w:id="4463" w:name="_Toc499205129"/>
      <w:bookmarkStart w:id="4464" w:name="_Toc499201573"/>
      <w:bookmarkStart w:id="4465" w:name="_Toc500935445"/>
      <w:bookmarkStart w:id="4466" w:name="_Toc500935896"/>
      <w:bookmarkStart w:id="4467" w:name="_Toc501458410"/>
      <w:bookmarkStart w:id="4468" w:name="_Toc501455318"/>
      <w:bookmarkStart w:id="4469" w:name="_Toc501458948"/>
      <w:bookmarkStart w:id="4470" w:name="_Toc501455765"/>
      <w:bookmarkStart w:id="4471" w:name="_Toc21960418"/>
      <w:bookmarkStart w:id="4472" w:name="_Toc22624548"/>
      <w:bookmarkStart w:id="4473" w:name="_Toc22625229"/>
      <w:bookmarkStart w:id="4474" w:name="_Toc22635716"/>
      <w:bookmarkStart w:id="4475" w:name="_Toc498002746"/>
      <w:bookmarkStart w:id="4476" w:name="_Toc498088515"/>
      <w:bookmarkStart w:id="4477" w:name="_Toc498351177"/>
      <w:bookmarkStart w:id="4478" w:name="_Toc498347778"/>
      <w:bookmarkStart w:id="4479" w:name="_Toc498517350"/>
      <w:bookmarkStart w:id="4480" w:name="_Toc498513844"/>
      <w:bookmarkStart w:id="4481" w:name="_Toc498949023"/>
      <w:bookmarkStart w:id="4482" w:name="_Toc499205130"/>
      <w:bookmarkStart w:id="4483" w:name="_Toc499201574"/>
      <w:bookmarkStart w:id="4484" w:name="_Toc500935446"/>
      <w:bookmarkStart w:id="4485" w:name="_Toc500935897"/>
      <w:bookmarkStart w:id="4486" w:name="_Toc501458411"/>
      <w:bookmarkStart w:id="4487" w:name="_Toc501455319"/>
      <w:bookmarkStart w:id="4488" w:name="_Toc501458949"/>
      <w:bookmarkStart w:id="4489" w:name="_Toc501455766"/>
      <w:bookmarkStart w:id="4490" w:name="_Toc21960419"/>
      <w:bookmarkStart w:id="4491" w:name="_Toc22624549"/>
      <w:bookmarkStart w:id="4492" w:name="_Toc22625230"/>
      <w:bookmarkStart w:id="4493" w:name="_Toc22635717"/>
      <w:bookmarkStart w:id="4494" w:name="_Toc498002747"/>
      <w:bookmarkStart w:id="4495" w:name="_Toc498088516"/>
      <w:bookmarkStart w:id="4496" w:name="_Toc498351178"/>
      <w:bookmarkStart w:id="4497" w:name="_Toc498347779"/>
      <w:bookmarkStart w:id="4498" w:name="_Toc498517351"/>
      <w:bookmarkStart w:id="4499" w:name="_Toc498513845"/>
      <w:bookmarkStart w:id="4500" w:name="_Toc498949024"/>
      <w:bookmarkStart w:id="4501" w:name="_Toc499205131"/>
      <w:bookmarkStart w:id="4502" w:name="_Toc499201575"/>
      <w:bookmarkStart w:id="4503" w:name="_Toc500935447"/>
      <w:bookmarkStart w:id="4504" w:name="_Toc500935898"/>
      <w:bookmarkStart w:id="4505" w:name="_Toc501458412"/>
      <w:bookmarkStart w:id="4506" w:name="_Toc501455320"/>
      <w:bookmarkStart w:id="4507" w:name="_Toc501458950"/>
      <w:bookmarkStart w:id="4508" w:name="_Toc501455767"/>
      <w:bookmarkStart w:id="4509" w:name="_Toc21960420"/>
      <w:bookmarkStart w:id="4510" w:name="_Toc22624550"/>
      <w:bookmarkStart w:id="4511" w:name="_Toc22625231"/>
      <w:bookmarkStart w:id="4512" w:name="_Toc22635718"/>
      <w:bookmarkStart w:id="4513" w:name="_Toc498002748"/>
      <w:bookmarkStart w:id="4514" w:name="_Toc498088517"/>
      <w:bookmarkStart w:id="4515" w:name="_Toc498351179"/>
      <w:bookmarkStart w:id="4516" w:name="_Toc498347780"/>
      <w:bookmarkStart w:id="4517" w:name="_Toc498517352"/>
      <w:bookmarkStart w:id="4518" w:name="_Toc498513846"/>
      <w:bookmarkStart w:id="4519" w:name="_Toc498949025"/>
      <w:bookmarkStart w:id="4520" w:name="_Toc499205132"/>
      <w:bookmarkStart w:id="4521" w:name="_Toc499201576"/>
      <w:bookmarkStart w:id="4522" w:name="_Toc500935448"/>
      <w:bookmarkStart w:id="4523" w:name="_Toc500935899"/>
      <w:bookmarkStart w:id="4524" w:name="_Toc501458413"/>
      <w:bookmarkStart w:id="4525" w:name="_Toc501455321"/>
      <w:bookmarkStart w:id="4526" w:name="_Toc501458951"/>
      <w:bookmarkStart w:id="4527" w:name="_Toc501455768"/>
      <w:bookmarkStart w:id="4528" w:name="_Toc21960421"/>
      <w:bookmarkStart w:id="4529" w:name="_Toc22624551"/>
      <w:bookmarkStart w:id="4530" w:name="_Toc22625232"/>
      <w:bookmarkStart w:id="4531" w:name="_Toc22635719"/>
      <w:bookmarkStart w:id="4532" w:name="_Toc498002749"/>
      <w:bookmarkStart w:id="4533" w:name="_Toc498088518"/>
      <w:bookmarkStart w:id="4534" w:name="_Toc498351180"/>
      <w:bookmarkStart w:id="4535" w:name="_Toc498347781"/>
      <w:bookmarkStart w:id="4536" w:name="_Toc498517353"/>
      <w:bookmarkStart w:id="4537" w:name="_Toc498513847"/>
      <w:bookmarkStart w:id="4538" w:name="_Toc498949026"/>
      <w:bookmarkStart w:id="4539" w:name="_Toc499205133"/>
      <w:bookmarkStart w:id="4540" w:name="_Toc499201577"/>
      <w:bookmarkStart w:id="4541" w:name="_Toc500935449"/>
      <w:bookmarkStart w:id="4542" w:name="_Toc500935900"/>
      <w:bookmarkStart w:id="4543" w:name="_Toc501458414"/>
      <w:bookmarkStart w:id="4544" w:name="_Toc501455322"/>
      <w:bookmarkStart w:id="4545" w:name="_Toc501458952"/>
      <w:bookmarkStart w:id="4546" w:name="_Toc501455769"/>
      <w:bookmarkStart w:id="4547" w:name="_Toc21960422"/>
      <w:bookmarkStart w:id="4548" w:name="_Toc22624552"/>
      <w:bookmarkStart w:id="4549" w:name="_Toc22625233"/>
      <w:bookmarkStart w:id="4550" w:name="_Toc22635720"/>
      <w:bookmarkStart w:id="4551" w:name="_Toc498002750"/>
      <w:bookmarkStart w:id="4552" w:name="_Toc498088519"/>
      <w:bookmarkStart w:id="4553" w:name="_Toc498351181"/>
      <w:bookmarkStart w:id="4554" w:name="_Toc498347782"/>
      <w:bookmarkStart w:id="4555" w:name="_Toc498517354"/>
      <w:bookmarkStart w:id="4556" w:name="_Toc498513848"/>
      <w:bookmarkStart w:id="4557" w:name="_Toc498949027"/>
      <w:bookmarkStart w:id="4558" w:name="_Toc499205134"/>
      <w:bookmarkStart w:id="4559" w:name="_Toc499201578"/>
      <w:bookmarkStart w:id="4560" w:name="_Toc500935450"/>
      <w:bookmarkStart w:id="4561" w:name="_Toc500935901"/>
      <w:bookmarkStart w:id="4562" w:name="_Toc501458415"/>
      <w:bookmarkStart w:id="4563" w:name="_Toc501455323"/>
      <w:bookmarkStart w:id="4564" w:name="_Toc501458953"/>
      <w:bookmarkStart w:id="4565" w:name="_Toc501455770"/>
      <w:bookmarkStart w:id="4566" w:name="_Toc21960423"/>
      <w:bookmarkStart w:id="4567" w:name="_Toc22624553"/>
      <w:bookmarkStart w:id="4568" w:name="_Toc22625234"/>
      <w:bookmarkStart w:id="4569" w:name="_Toc22635721"/>
      <w:bookmarkStart w:id="4570" w:name="_Toc498002751"/>
      <w:bookmarkStart w:id="4571" w:name="_Toc498088520"/>
      <w:bookmarkStart w:id="4572" w:name="_Toc498351182"/>
      <w:bookmarkStart w:id="4573" w:name="_Toc498347783"/>
      <w:bookmarkStart w:id="4574" w:name="_Toc498517355"/>
      <w:bookmarkStart w:id="4575" w:name="_Toc498513849"/>
      <w:bookmarkStart w:id="4576" w:name="_Toc498949028"/>
      <w:bookmarkStart w:id="4577" w:name="_Toc499205135"/>
      <w:bookmarkStart w:id="4578" w:name="_Toc499201579"/>
      <w:bookmarkStart w:id="4579" w:name="_Toc500935451"/>
      <w:bookmarkStart w:id="4580" w:name="_Toc500935902"/>
      <w:bookmarkStart w:id="4581" w:name="_Toc501458416"/>
      <w:bookmarkStart w:id="4582" w:name="_Toc501455324"/>
      <w:bookmarkStart w:id="4583" w:name="_Toc501458954"/>
      <w:bookmarkStart w:id="4584" w:name="_Toc501455771"/>
      <w:bookmarkStart w:id="4585" w:name="_Toc21960424"/>
      <w:bookmarkStart w:id="4586" w:name="_Toc22624554"/>
      <w:bookmarkStart w:id="4587" w:name="_Toc22625235"/>
      <w:bookmarkStart w:id="4588" w:name="_Toc22635722"/>
      <w:bookmarkStart w:id="4589" w:name="_Toc498002752"/>
      <w:bookmarkStart w:id="4590" w:name="_Toc498088521"/>
      <w:bookmarkStart w:id="4591" w:name="_Toc498351183"/>
      <w:bookmarkStart w:id="4592" w:name="_Toc498347784"/>
      <w:bookmarkStart w:id="4593" w:name="_Toc498517356"/>
      <w:bookmarkStart w:id="4594" w:name="_Toc498513850"/>
      <w:bookmarkStart w:id="4595" w:name="_Toc498949029"/>
      <w:bookmarkStart w:id="4596" w:name="_Toc499205136"/>
      <w:bookmarkStart w:id="4597" w:name="_Toc499201580"/>
      <w:bookmarkStart w:id="4598" w:name="_Toc500935452"/>
      <w:bookmarkStart w:id="4599" w:name="_Toc500935903"/>
      <w:bookmarkStart w:id="4600" w:name="_Toc501458417"/>
      <w:bookmarkStart w:id="4601" w:name="_Toc501455325"/>
      <w:bookmarkStart w:id="4602" w:name="_Toc501458955"/>
      <w:bookmarkStart w:id="4603" w:name="_Toc501455772"/>
      <w:bookmarkStart w:id="4604" w:name="_Toc21960425"/>
      <w:bookmarkStart w:id="4605" w:name="_Toc22624555"/>
      <w:bookmarkStart w:id="4606" w:name="_Toc22625236"/>
      <w:bookmarkStart w:id="4607" w:name="_Toc22635723"/>
      <w:bookmarkStart w:id="4608" w:name="_Toc498002753"/>
      <w:bookmarkStart w:id="4609" w:name="_Toc498088522"/>
      <w:bookmarkStart w:id="4610" w:name="_Toc498351184"/>
      <w:bookmarkStart w:id="4611" w:name="_Toc498347785"/>
      <w:bookmarkStart w:id="4612" w:name="_Toc498517357"/>
      <w:bookmarkStart w:id="4613" w:name="_Toc498513851"/>
      <w:bookmarkStart w:id="4614" w:name="_Toc498949030"/>
      <w:bookmarkStart w:id="4615" w:name="_Toc499205137"/>
      <w:bookmarkStart w:id="4616" w:name="_Toc499201581"/>
      <w:bookmarkStart w:id="4617" w:name="_Toc500935453"/>
      <w:bookmarkStart w:id="4618" w:name="_Toc500935904"/>
      <w:bookmarkStart w:id="4619" w:name="_Toc501458418"/>
      <w:bookmarkStart w:id="4620" w:name="_Toc501455326"/>
      <w:bookmarkStart w:id="4621" w:name="_Toc501458956"/>
      <w:bookmarkStart w:id="4622" w:name="_Toc501455773"/>
      <w:bookmarkStart w:id="4623" w:name="_Toc21960426"/>
      <w:bookmarkStart w:id="4624" w:name="_Toc22624556"/>
      <w:bookmarkStart w:id="4625" w:name="_Toc22625237"/>
      <w:bookmarkStart w:id="4626" w:name="_Toc22635724"/>
      <w:bookmarkStart w:id="4627" w:name="_Toc498002754"/>
      <w:bookmarkStart w:id="4628" w:name="_Toc498088523"/>
      <w:bookmarkStart w:id="4629" w:name="_Toc498351185"/>
      <w:bookmarkStart w:id="4630" w:name="_Toc498347786"/>
      <w:bookmarkStart w:id="4631" w:name="_Toc498517358"/>
      <w:bookmarkStart w:id="4632" w:name="_Toc498513852"/>
      <w:bookmarkStart w:id="4633" w:name="_Toc498949031"/>
      <w:bookmarkStart w:id="4634" w:name="_Toc499205138"/>
      <w:bookmarkStart w:id="4635" w:name="_Toc499201582"/>
      <w:bookmarkStart w:id="4636" w:name="_Toc500935454"/>
      <w:bookmarkStart w:id="4637" w:name="_Toc500935905"/>
      <w:bookmarkStart w:id="4638" w:name="_Toc501458419"/>
      <w:bookmarkStart w:id="4639" w:name="_Toc501455327"/>
      <w:bookmarkStart w:id="4640" w:name="_Toc501458957"/>
      <w:bookmarkStart w:id="4641" w:name="_Toc501455774"/>
      <w:bookmarkStart w:id="4642" w:name="_Toc21960427"/>
      <w:bookmarkStart w:id="4643" w:name="_Toc22624557"/>
      <w:bookmarkStart w:id="4644" w:name="_Toc22625238"/>
      <w:bookmarkStart w:id="4645" w:name="_Toc22635725"/>
      <w:bookmarkStart w:id="4646" w:name="_Toc498002755"/>
      <w:bookmarkStart w:id="4647" w:name="_Toc498088524"/>
      <w:bookmarkStart w:id="4648" w:name="_Toc498351186"/>
      <w:bookmarkStart w:id="4649" w:name="_Toc498347787"/>
      <w:bookmarkStart w:id="4650" w:name="_Toc498517359"/>
      <w:bookmarkStart w:id="4651" w:name="_Toc498513853"/>
      <w:bookmarkStart w:id="4652" w:name="_Toc498949032"/>
      <w:bookmarkStart w:id="4653" w:name="_Toc499205139"/>
      <w:bookmarkStart w:id="4654" w:name="_Toc499201583"/>
      <w:bookmarkStart w:id="4655" w:name="_Toc500935455"/>
      <w:bookmarkStart w:id="4656" w:name="_Toc500935906"/>
      <w:bookmarkStart w:id="4657" w:name="_Toc501458420"/>
      <w:bookmarkStart w:id="4658" w:name="_Toc501455328"/>
      <w:bookmarkStart w:id="4659" w:name="_Toc501458958"/>
      <w:bookmarkStart w:id="4660" w:name="_Toc501455775"/>
      <w:bookmarkStart w:id="4661" w:name="_Toc21960428"/>
      <w:bookmarkStart w:id="4662" w:name="_Toc22624558"/>
      <w:bookmarkStart w:id="4663" w:name="_Toc22625239"/>
      <w:bookmarkStart w:id="4664" w:name="_Toc22635726"/>
      <w:bookmarkStart w:id="4665" w:name="_Toc498002756"/>
      <w:bookmarkStart w:id="4666" w:name="_Toc498088525"/>
      <w:bookmarkStart w:id="4667" w:name="_Toc498351187"/>
      <w:bookmarkStart w:id="4668" w:name="_Toc498347788"/>
      <w:bookmarkStart w:id="4669" w:name="_Toc498517360"/>
      <w:bookmarkStart w:id="4670" w:name="_Toc498513854"/>
      <w:bookmarkStart w:id="4671" w:name="_Toc498949033"/>
      <w:bookmarkStart w:id="4672" w:name="_Toc499205140"/>
      <w:bookmarkStart w:id="4673" w:name="_Toc499201584"/>
      <w:bookmarkStart w:id="4674" w:name="_Toc500935456"/>
      <w:bookmarkStart w:id="4675" w:name="_Toc500935907"/>
      <w:bookmarkStart w:id="4676" w:name="_Toc501458421"/>
      <w:bookmarkStart w:id="4677" w:name="_Toc501455329"/>
      <w:bookmarkStart w:id="4678" w:name="_Toc501458959"/>
      <w:bookmarkStart w:id="4679" w:name="_Toc501455776"/>
      <w:bookmarkStart w:id="4680" w:name="_Toc21960429"/>
      <w:bookmarkStart w:id="4681" w:name="_Toc22624559"/>
      <w:bookmarkStart w:id="4682" w:name="_Toc22625240"/>
      <w:bookmarkStart w:id="4683" w:name="_Toc22635727"/>
      <w:bookmarkStart w:id="4684" w:name="_Toc498002757"/>
      <w:bookmarkStart w:id="4685" w:name="_Toc498088526"/>
      <w:bookmarkStart w:id="4686" w:name="_Toc498351188"/>
      <w:bookmarkStart w:id="4687" w:name="_Toc498347789"/>
      <w:bookmarkStart w:id="4688" w:name="_Toc498517361"/>
      <w:bookmarkStart w:id="4689" w:name="_Toc498513855"/>
      <w:bookmarkStart w:id="4690" w:name="_Toc498949034"/>
      <w:bookmarkStart w:id="4691" w:name="_Toc499205141"/>
      <w:bookmarkStart w:id="4692" w:name="_Toc499201585"/>
      <w:bookmarkStart w:id="4693" w:name="_Toc500935457"/>
      <w:bookmarkStart w:id="4694" w:name="_Toc500935908"/>
      <w:bookmarkStart w:id="4695" w:name="_Toc501458422"/>
      <w:bookmarkStart w:id="4696" w:name="_Toc501455330"/>
      <w:bookmarkStart w:id="4697" w:name="_Toc501458960"/>
      <w:bookmarkStart w:id="4698" w:name="_Toc501455777"/>
      <w:bookmarkStart w:id="4699" w:name="_Toc21960430"/>
      <w:bookmarkStart w:id="4700" w:name="_Toc22624560"/>
      <w:bookmarkStart w:id="4701" w:name="_Toc22625241"/>
      <w:bookmarkStart w:id="4702" w:name="_Toc22635728"/>
      <w:bookmarkStart w:id="4703" w:name="_Toc498002758"/>
      <w:bookmarkStart w:id="4704" w:name="_Toc498088527"/>
      <w:bookmarkStart w:id="4705" w:name="_Toc498351189"/>
      <w:bookmarkStart w:id="4706" w:name="_Toc498347790"/>
      <w:bookmarkStart w:id="4707" w:name="_Toc498517362"/>
      <w:bookmarkStart w:id="4708" w:name="_Toc498513856"/>
      <w:bookmarkStart w:id="4709" w:name="_Toc498949035"/>
      <w:bookmarkStart w:id="4710" w:name="_Toc499205142"/>
      <w:bookmarkStart w:id="4711" w:name="_Toc499201586"/>
      <w:bookmarkStart w:id="4712" w:name="_Toc500935458"/>
      <w:bookmarkStart w:id="4713" w:name="_Toc500935909"/>
      <w:bookmarkStart w:id="4714" w:name="_Toc501458423"/>
      <w:bookmarkStart w:id="4715" w:name="_Toc501455331"/>
      <w:bookmarkStart w:id="4716" w:name="_Toc501458961"/>
      <w:bookmarkStart w:id="4717" w:name="_Toc501455778"/>
      <w:bookmarkStart w:id="4718" w:name="_Toc21960431"/>
      <w:bookmarkStart w:id="4719" w:name="_Toc22624561"/>
      <w:bookmarkStart w:id="4720" w:name="_Toc22625242"/>
      <w:bookmarkStart w:id="4721" w:name="_Toc22635729"/>
      <w:bookmarkStart w:id="4722" w:name="_Toc498002759"/>
      <w:bookmarkStart w:id="4723" w:name="_Toc498088528"/>
      <w:bookmarkStart w:id="4724" w:name="_Toc498351190"/>
      <w:bookmarkStart w:id="4725" w:name="_Toc498347791"/>
      <w:bookmarkStart w:id="4726" w:name="_Toc498517363"/>
      <w:bookmarkStart w:id="4727" w:name="_Toc498513857"/>
      <w:bookmarkStart w:id="4728" w:name="_Toc498949036"/>
      <w:bookmarkStart w:id="4729" w:name="_Toc499205143"/>
      <w:bookmarkStart w:id="4730" w:name="_Toc499201587"/>
      <w:bookmarkStart w:id="4731" w:name="_Toc500935459"/>
      <w:bookmarkStart w:id="4732" w:name="_Toc500935910"/>
      <w:bookmarkStart w:id="4733" w:name="_Toc501458424"/>
      <w:bookmarkStart w:id="4734" w:name="_Toc501455332"/>
      <w:bookmarkStart w:id="4735" w:name="_Toc501458962"/>
      <w:bookmarkStart w:id="4736" w:name="_Toc501455779"/>
      <w:bookmarkStart w:id="4737" w:name="_Toc21960432"/>
      <w:bookmarkStart w:id="4738" w:name="_Toc22624562"/>
      <w:bookmarkStart w:id="4739" w:name="_Toc22625243"/>
      <w:bookmarkStart w:id="4740" w:name="_Toc22635730"/>
      <w:bookmarkStart w:id="4741" w:name="_Toc498002760"/>
      <w:bookmarkStart w:id="4742" w:name="_Toc498088529"/>
      <w:bookmarkStart w:id="4743" w:name="_Toc498351191"/>
      <w:bookmarkStart w:id="4744" w:name="_Toc498347792"/>
      <w:bookmarkStart w:id="4745" w:name="_Toc498517364"/>
      <w:bookmarkStart w:id="4746" w:name="_Toc498513858"/>
      <w:bookmarkStart w:id="4747" w:name="_Toc498949037"/>
      <w:bookmarkStart w:id="4748" w:name="_Toc499205144"/>
      <w:bookmarkStart w:id="4749" w:name="_Toc499201588"/>
      <w:bookmarkStart w:id="4750" w:name="_Toc500935460"/>
      <w:bookmarkStart w:id="4751" w:name="_Toc500935911"/>
      <w:bookmarkStart w:id="4752" w:name="_Toc501458425"/>
      <w:bookmarkStart w:id="4753" w:name="_Toc501455333"/>
      <w:bookmarkStart w:id="4754" w:name="_Toc501458963"/>
      <w:bookmarkStart w:id="4755" w:name="_Toc501455780"/>
      <w:bookmarkStart w:id="4756" w:name="_Toc21960433"/>
      <w:bookmarkStart w:id="4757" w:name="_Toc22624563"/>
      <w:bookmarkStart w:id="4758" w:name="_Toc22625244"/>
      <w:bookmarkStart w:id="4759" w:name="_Toc22635731"/>
      <w:bookmarkStart w:id="4760" w:name="_Toc498002761"/>
      <w:bookmarkStart w:id="4761" w:name="_Toc498088530"/>
      <w:bookmarkStart w:id="4762" w:name="_Toc498351192"/>
      <w:bookmarkStart w:id="4763" w:name="_Toc498347793"/>
      <w:bookmarkStart w:id="4764" w:name="_Toc498517365"/>
      <w:bookmarkStart w:id="4765" w:name="_Toc498513859"/>
      <w:bookmarkStart w:id="4766" w:name="_Toc498949038"/>
      <w:bookmarkStart w:id="4767" w:name="_Toc499205145"/>
      <w:bookmarkStart w:id="4768" w:name="_Toc499201589"/>
      <w:bookmarkStart w:id="4769" w:name="_Toc500935461"/>
      <w:bookmarkStart w:id="4770" w:name="_Toc500935912"/>
      <w:bookmarkStart w:id="4771" w:name="_Toc501458426"/>
      <w:bookmarkStart w:id="4772" w:name="_Toc501455334"/>
      <w:bookmarkStart w:id="4773" w:name="_Toc501458964"/>
      <w:bookmarkStart w:id="4774" w:name="_Toc501455781"/>
      <w:bookmarkStart w:id="4775" w:name="_Toc21960434"/>
      <w:bookmarkStart w:id="4776" w:name="_Toc22624564"/>
      <w:bookmarkStart w:id="4777" w:name="_Toc22625245"/>
      <w:bookmarkStart w:id="4778" w:name="_Toc22635732"/>
      <w:bookmarkStart w:id="4779" w:name="_Toc498002762"/>
      <w:bookmarkStart w:id="4780" w:name="_Toc498088531"/>
      <w:bookmarkStart w:id="4781" w:name="_Toc498351193"/>
      <w:bookmarkStart w:id="4782" w:name="_Toc498347794"/>
      <w:bookmarkStart w:id="4783" w:name="_Toc498517366"/>
      <w:bookmarkStart w:id="4784" w:name="_Toc498513860"/>
      <w:bookmarkStart w:id="4785" w:name="_Toc498949039"/>
      <w:bookmarkStart w:id="4786" w:name="_Toc499205146"/>
      <w:bookmarkStart w:id="4787" w:name="_Toc499201590"/>
      <w:bookmarkStart w:id="4788" w:name="_Toc500935462"/>
      <w:bookmarkStart w:id="4789" w:name="_Toc500935913"/>
      <w:bookmarkStart w:id="4790" w:name="_Toc501458427"/>
      <w:bookmarkStart w:id="4791" w:name="_Toc501455335"/>
      <w:bookmarkStart w:id="4792" w:name="_Toc501458965"/>
      <w:bookmarkStart w:id="4793" w:name="_Toc501455782"/>
      <w:bookmarkStart w:id="4794" w:name="_Toc21960435"/>
      <w:bookmarkStart w:id="4795" w:name="_Toc22624565"/>
      <w:bookmarkStart w:id="4796" w:name="_Toc22625246"/>
      <w:bookmarkStart w:id="4797" w:name="_Toc22635733"/>
      <w:bookmarkStart w:id="4798" w:name="_Toc498002763"/>
      <w:bookmarkStart w:id="4799" w:name="_Toc498088532"/>
      <w:bookmarkStart w:id="4800" w:name="_Toc498351194"/>
      <w:bookmarkStart w:id="4801" w:name="_Toc498347795"/>
      <w:bookmarkStart w:id="4802" w:name="_Toc498517367"/>
      <w:bookmarkStart w:id="4803" w:name="_Toc498513861"/>
      <w:bookmarkStart w:id="4804" w:name="_Toc498949040"/>
      <w:bookmarkStart w:id="4805" w:name="_Toc499205147"/>
      <w:bookmarkStart w:id="4806" w:name="_Toc499201591"/>
      <w:bookmarkStart w:id="4807" w:name="_Toc500935463"/>
      <w:bookmarkStart w:id="4808" w:name="_Toc500935914"/>
      <w:bookmarkStart w:id="4809" w:name="_Toc501458428"/>
      <w:bookmarkStart w:id="4810" w:name="_Toc501455336"/>
      <w:bookmarkStart w:id="4811" w:name="_Toc501458966"/>
      <w:bookmarkStart w:id="4812" w:name="_Toc501455783"/>
      <w:bookmarkStart w:id="4813" w:name="_Toc21960436"/>
      <w:bookmarkStart w:id="4814" w:name="_Toc22624566"/>
      <w:bookmarkStart w:id="4815" w:name="_Toc22625247"/>
      <w:bookmarkStart w:id="4816" w:name="_Toc22635734"/>
      <w:bookmarkStart w:id="4817" w:name="_Toc498002764"/>
      <w:bookmarkStart w:id="4818" w:name="_Toc498088533"/>
      <w:bookmarkStart w:id="4819" w:name="_Toc498351195"/>
      <w:bookmarkStart w:id="4820" w:name="_Toc498347796"/>
      <w:bookmarkStart w:id="4821" w:name="_Toc498517368"/>
      <w:bookmarkStart w:id="4822" w:name="_Toc498513862"/>
      <w:bookmarkStart w:id="4823" w:name="_Toc498949041"/>
      <w:bookmarkStart w:id="4824" w:name="_Toc499205148"/>
      <w:bookmarkStart w:id="4825" w:name="_Toc499201592"/>
      <w:bookmarkStart w:id="4826" w:name="_Toc500935464"/>
      <w:bookmarkStart w:id="4827" w:name="_Toc500935915"/>
      <w:bookmarkStart w:id="4828" w:name="_Toc501458429"/>
      <w:bookmarkStart w:id="4829" w:name="_Toc501455337"/>
      <w:bookmarkStart w:id="4830" w:name="_Toc501458967"/>
      <w:bookmarkStart w:id="4831" w:name="_Toc501455784"/>
      <w:bookmarkStart w:id="4832" w:name="_Toc21960437"/>
      <w:bookmarkStart w:id="4833" w:name="_Toc22624567"/>
      <w:bookmarkStart w:id="4834" w:name="_Toc22625248"/>
      <w:bookmarkStart w:id="4835" w:name="_Toc22635735"/>
      <w:bookmarkStart w:id="4836" w:name="_Toc498002765"/>
      <w:bookmarkStart w:id="4837" w:name="_Toc498088534"/>
      <w:bookmarkStart w:id="4838" w:name="_Toc498351196"/>
      <w:bookmarkStart w:id="4839" w:name="_Toc498347797"/>
      <w:bookmarkStart w:id="4840" w:name="_Toc498517369"/>
      <w:bookmarkStart w:id="4841" w:name="_Toc498513863"/>
      <w:bookmarkStart w:id="4842" w:name="_Toc498949042"/>
      <w:bookmarkStart w:id="4843" w:name="_Toc499205149"/>
      <w:bookmarkStart w:id="4844" w:name="_Toc499201593"/>
      <w:bookmarkStart w:id="4845" w:name="_Toc500935465"/>
      <w:bookmarkStart w:id="4846" w:name="_Toc500935916"/>
      <w:bookmarkStart w:id="4847" w:name="_Toc501458430"/>
      <w:bookmarkStart w:id="4848" w:name="_Toc501455338"/>
      <w:bookmarkStart w:id="4849" w:name="_Toc501458968"/>
      <w:bookmarkStart w:id="4850" w:name="_Toc501455785"/>
      <w:bookmarkStart w:id="4851" w:name="_Toc21960438"/>
      <w:bookmarkStart w:id="4852" w:name="_Toc22624568"/>
      <w:bookmarkStart w:id="4853" w:name="_Toc22625249"/>
      <w:bookmarkStart w:id="4854" w:name="_Toc22635736"/>
      <w:bookmarkStart w:id="4855" w:name="_Toc498002766"/>
      <w:bookmarkStart w:id="4856" w:name="_Toc498088535"/>
      <w:bookmarkStart w:id="4857" w:name="_Toc498351197"/>
      <w:bookmarkStart w:id="4858" w:name="_Toc498347798"/>
      <w:bookmarkStart w:id="4859" w:name="_Toc498517370"/>
      <w:bookmarkStart w:id="4860" w:name="_Toc498513864"/>
      <w:bookmarkStart w:id="4861" w:name="_Toc498949043"/>
      <w:bookmarkStart w:id="4862" w:name="_Toc499205150"/>
      <w:bookmarkStart w:id="4863" w:name="_Toc499201594"/>
      <w:bookmarkStart w:id="4864" w:name="_Toc500935466"/>
      <w:bookmarkStart w:id="4865" w:name="_Toc500935917"/>
      <w:bookmarkStart w:id="4866" w:name="_Toc501458431"/>
      <w:bookmarkStart w:id="4867" w:name="_Toc501455339"/>
      <w:bookmarkStart w:id="4868" w:name="_Toc501458969"/>
      <w:bookmarkStart w:id="4869" w:name="_Toc501455786"/>
      <w:bookmarkStart w:id="4870" w:name="_Toc21960439"/>
      <w:bookmarkStart w:id="4871" w:name="_Toc22624569"/>
      <w:bookmarkStart w:id="4872" w:name="_Toc22625250"/>
      <w:bookmarkStart w:id="4873" w:name="_Toc22635737"/>
      <w:bookmarkStart w:id="4874" w:name="_Toc498002767"/>
      <w:bookmarkStart w:id="4875" w:name="_Toc498088536"/>
      <w:bookmarkStart w:id="4876" w:name="_Toc498351198"/>
      <w:bookmarkStart w:id="4877" w:name="_Toc498347799"/>
      <w:bookmarkStart w:id="4878" w:name="_Toc498517371"/>
      <w:bookmarkStart w:id="4879" w:name="_Toc498513865"/>
      <w:bookmarkStart w:id="4880" w:name="_Toc498949044"/>
      <w:bookmarkStart w:id="4881" w:name="_Toc499205151"/>
      <w:bookmarkStart w:id="4882" w:name="_Toc499201595"/>
      <w:bookmarkStart w:id="4883" w:name="_Toc500935467"/>
      <w:bookmarkStart w:id="4884" w:name="_Toc500935918"/>
      <w:bookmarkStart w:id="4885" w:name="_Toc501458432"/>
      <w:bookmarkStart w:id="4886" w:name="_Toc501455340"/>
      <w:bookmarkStart w:id="4887" w:name="_Toc501458970"/>
      <w:bookmarkStart w:id="4888" w:name="_Toc501455787"/>
      <w:bookmarkStart w:id="4889" w:name="_Toc21960440"/>
      <w:bookmarkStart w:id="4890" w:name="_Toc22624570"/>
      <w:bookmarkStart w:id="4891" w:name="_Toc22625251"/>
      <w:bookmarkStart w:id="4892" w:name="_Toc22635738"/>
      <w:bookmarkStart w:id="4893" w:name="_Toc498002768"/>
      <w:bookmarkStart w:id="4894" w:name="_Toc498088537"/>
      <w:bookmarkStart w:id="4895" w:name="_Toc498351199"/>
      <w:bookmarkStart w:id="4896" w:name="_Toc498347800"/>
      <w:bookmarkStart w:id="4897" w:name="_Toc498517372"/>
      <w:bookmarkStart w:id="4898" w:name="_Toc498513866"/>
      <w:bookmarkStart w:id="4899" w:name="_Toc498949045"/>
      <w:bookmarkStart w:id="4900" w:name="_Toc499205152"/>
      <w:bookmarkStart w:id="4901" w:name="_Toc499201596"/>
      <w:bookmarkStart w:id="4902" w:name="_Toc500935468"/>
      <w:bookmarkStart w:id="4903" w:name="_Toc500935919"/>
      <w:bookmarkStart w:id="4904" w:name="_Toc501458433"/>
      <w:bookmarkStart w:id="4905" w:name="_Toc501455341"/>
      <w:bookmarkStart w:id="4906" w:name="_Toc501458971"/>
      <w:bookmarkStart w:id="4907" w:name="_Toc501455788"/>
      <w:bookmarkStart w:id="4908" w:name="_Toc21960441"/>
      <w:bookmarkStart w:id="4909" w:name="_Toc22624571"/>
      <w:bookmarkStart w:id="4910" w:name="_Toc22625252"/>
      <w:bookmarkStart w:id="4911" w:name="_Toc22635739"/>
      <w:bookmarkStart w:id="4912" w:name="_Toc498002769"/>
      <w:bookmarkStart w:id="4913" w:name="_Toc498088538"/>
      <w:bookmarkStart w:id="4914" w:name="_Toc498351200"/>
      <w:bookmarkStart w:id="4915" w:name="_Toc498347801"/>
      <w:bookmarkStart w:id="4916" w:name="_Toc498517373"/>
      <w:bookmarkStart w:id="4917" w:name="_Toc498513867"/>
      <w:bookmarkStart w:id="4918" w:name="_Toc498949046"/>
      <w:bookmarkStart w:id="4919" w:name="_Toc499205153"/>
      <w:bookmarkStart w:id="4920" w:name="_Toc499201597"/>
      <w:bookmarkStart w:id="4921" w:name="_Toc500935469"/>
      <w:bookmarkStart w:id="4922" w:name="_Toc500935920"/>
      <w:bookmarkStart w:id="4923" w:name="_Toc501458434"/>
      <w:bookmarkStart w:id="4924" w:name="_Toc501455342"/>
      <w:bookmarkStart w:id="4925" w:name="_Toc501458972"/>
      <w:bookmarkStart w:id="4926" w:name="_Toc501455789"/>
      <w:bookmarkStart w:id="4927" w:name="_Toc21960442"/>
      <w:bookmarkStart w:id="4928" w:name="_Toc22624572"/>
      <w:bookmarkStart w:id="4929" w:name="_Toc22625253"/>
      <w:bookmarkStart w:id="4930" w:name="_Toc22635740"/>
      <w:bookmarkStart w:id="4931" w:name="_Toc498002770"/>
      <w:bookmarkStart w:id="4932" w:name="_Toc498088539"/>
      <w:bookmarkStart w:id="4933" w:name="_Toc498351201"/>
      <w:bookmarkStart w:id="4934" w:name="_Toc498347802"/>
      <w:bookmarkStart w:id="4935" w:name="_Toc498517374"/>
      <w:bookmarkStart w:id="4936" w:name="_Toc498513868"/>
      <w:bookmarkStart w:id="4937" w:name="_Toc498949047"/>
      <w:bookmarkStart w:id="4938" w:name="_Toc499205154"/>
      <w:bookmarkStart w:id="4939" w:name="_Toc499201598"/>
      <w:bookmarkStart w:id="4940" w:name="_Toc500935470"/>
      <w:bookmarkStart w:id="4941" w:name="_Toc500935921"/>
      <w:bookmarkStart w:id="4942" w:name="_Toc501458435"/>
      <w:bookmarkStart w:id="4943" w:name="_Toc501455343"/>
      <w:bookmarkStart w:id="4944" w:name="_Toc501458973"/>
      <w:bookmarkStart w:id="4945" w:name="_Toc501455790"/>
      <w:bookmarkStart w:id="4946" w:name="_Toc21960443"/>
      <w:bookmarkStart w:id="4947" w:name="_Toc22624573"/>
      <w:bookmarkStart w:id="4948" w:name="_Toc22625254"/>
      <w:bookmarkStart w:id="4949" w:name="_Toc22635741"/>
      <w:bookmarkStart w:id="4950" w:name="_Toc498002771"/>
      <w:bookmarkStart w:id="4951" w:name="_Toc498088540"/>
      <w:bookmarkStart w:id="4952" w:name="_Toc498351202"/>
      <w:bookmarkStart w:id="4953" w:name="_Toc498347803"/>
      <w:bookmarkStart w:id="4954" w:name="_Toc498517375"/>
      <w:bookmarkStart w:id="4955" w:name="_Toc498513869"/>
      <w:bookmarkStart w:id="4956" w:name="_Toc498949048"/>
      <w:bookmarkStart w:id="4957" w:name="_Toc499205155"/>
      <w:bookmarkStart w:id="4958" w:name="_Toc499201599"/>
      <w:bookmarkStart w:id="4959" w:name="_Toc500935471"/>
      <w:bookmarkStart w:id="4960" w:name="_Toc500935922"/>
      <w:bookmarkStart w:id="4961" w:name="_Toc501458436"/>
      <w:bookmarkStart w:id="4962" w:name="_Toc501455344"/>
      <w:bookmarkStart w:id="4963" w:name="_Toc501458974"/>
      <w:bookmarkStart w:id="4964" w:name="_Toc501455791"/>
      <w:bookmarkStart w:id="4965" w:name="_Toc21960444"/>
      <w:bookmarkStart w:id="4966" w:name="_Toc22624574"/>
      <w:bookmarkStart w:id="4967" w:name="_Toc22625255"/>
      <w:bookmarkStart w:id="4968" w:name="_Toc22635742"/>
      <w:bookmarkStart w:id="4969" w:name="_Toc498002772"/>
      <w:bookmarkStart w:id="4970" w:name="_Toc498088541"/>
      <w:bookmarkStart w:id="4971" w:name="_Toc498351203"/>
      <w:bookmarkStart w:id="4972" w:name="_Toc498347804"/>
      <w:bookmarkStart w:id="4973" w:name="_Toc498517376"/>
      <w:bookmarkStart w:id="4974" w:name="_Toc498513870"/>
      <w:bookmarkStart w:id="4975" w:name="_Toc498949049"/>
      <w:bookmarkStart w:id="4976" w:name="_Toc499205156"/>
      <w:bookmarkStart w:id="4977" w:name="_Toc499201600"/>
      <w:bookmarkStart w:id="4978" w:name="_Toc500935472"/>
      <w:bookmarkStart w:id="4979" w:name="_Toc500935923"/>
      <w:bookmarkStart w:id="4980" w:name="_Toc501458437"/>
      <w:bookmarkStart w:id="4981" w:name="_Toc501455345"/>
      <w:bookmarkStart w:id="4982" w:name="_Toc501458975"/>
      <w:bookmarkStart w:id="4983" w:name="_Toc501455792"/>
      <w:bookmarkStart w:id="4984" w:name="_Toc21960445"/>
      <w:bookmarkStart w:id="4985" w:name="_Toc22624575"/>
      <w:bookmarkStart w:id="4986" w:name="_Toc22625256"/>
      <w:bookmarkStart w:id="4987" w:name="_Toc22635743"/>
      <w:bookmarkStart w:id="4988" w:name="_Toc498002773"/>
      <w:bookmarkStart w:id="4989" w:name="_Toc498088542"/>
      <w:bookmarkStart w:id="4990" w:name="_Toc498351204"/>
      <w:bookmarkStart w:id="4991" w:name="_Toc498347805"/>
      <w:bookmarkStart w:id="4992" w:name="_Toc498517377"/>
      <w:bookmarkStart w:id="4993" w:name="_Toc498513871"/>
      <w:bookmarkStart w:id="4994" w:name="_Toc498949050"/>
      <w:bookmarkStart w:id="4995" w:name="_Toc499205157"/>
      <w:bookmarkStart w:id="4996" w:name="_Toc499201601"/>
      <w:bookmarkStart w:id="4997" w:name="_Toc500935473"/>
      <w:bookmarkStart w:id="4998" w:name="_Toc500935924"/>
      <w:bookmarkStart w:id="4999" w:name="_Toc501458438"/>
      <w:bookmarkStart w:id="5000" w:name="_Toc501455346"/>
      <w:bookmarkStart w:id="5001" w:name="_Toc501458976"/>
      <w:bookmarkStart w:id="5002" w:name="_Toc501455793"/>
      <w:bookmarkStart w:id="5003" w:name="_Toc21960446"/>
      <w:bookmarkStart w:id="5004" w:name="_Toc22624576"/>
      <w:bookmarkStart w:id="5005" w:name="_Toc22625257"/>
      <w:bookmarkStart w:id="5006" w:name="_Toc22635744"/>
      <w:bookmarkStart w:id="5007" w:name="_Toc498002774"/>
      <w:bookmarkStart w:id="5008" w:name="_Toc498088543"/>
      <w:bookmarkStart w:id="5009" w:name="_Toc498351205"/>
      <w:bookmarkStart w:id="5010" w:name="_Toc498347806"/>
      <w:bookmarkStart w:id="5011" w:name="_Toc498517378"/>
      <w:bookmarkStart w:id="5012" w:name="_Toc498513872"/>
      <w:bookmarkStart w:id="5013" w:name="_Toc498949051"/>
      <w:bookmarkStart w:id="5014" w:name="_Toc499205158"/>
      <w:bookmarkStart w:id="5015" w:name="_Toc499201602"/>
      <w:bookmarkStart w:id="5016" w:name="_Toc500935474"/>
      <w:bookmarkStart w:id="5017" w:name="_Toc500935925"/>
      <w:bookmarkStart w:id="5018" w:name="_Toc501458439"/>
      <w:bookmarkStart w:id="5019" w:name="_Toc501455347"/>
      <w:bookmarkStart w:id="5020" w:name="_Toc501458977"/>
      <w:bookmarkStart w:id="5021" w:name="_Toc501455794"/>
      <w:bookmarkStart w:id="5022" w:name="_Toc21960447"/>
      <w:bookmarkStart w:id="5023" w:name="_Toc22624577"/>
      <w:bookmarkStart w:id="5024" w:name="_Toc22625258"/>
      <w:bookmarkStart w:id="5025" w:name="_Toc22635745"/>
      <w:bookmarkStart w:id="5026" w:name="_Toc498002775"/>
      <w:bookmarkStart w:id="5027" w:name="_Toc498088544"/>
      <w:bookmarkStart w:id="5028" w:name="_Toc498351206"/>
      <w:bookmarkStart w:id="5029" w:name="_Toc498347807"/>
      <w:bookmarkStart w:id="5030" w:name="_Toc498517379"/>
      <w:bookmarkStart w:id="5031" w:name="_Toc498513873"/>
      <w:bookmarkStart w:id="5032" w:name="_Toc498949052"/>
      <w:bookmarkStart w:id="5033" w:name="_Toc499205159"/>
      <w:bookmarkStart w:id="5034" w:name="_Toc499201603"/>
      <w:bookmarkStart w:id="5035" w:name="_Toc500935475"/>
      <w:bookmarkStart w:id="5036" w:name="_Toc500935926"/>
      <w:bookmarkStart w:id="5037" w:name="_Toc501458440"/>
      <w:bookmarkStart w:id="5038" w:name="_Toc501455348"/>
      <w:bookmarkStart w:id="5039" w:name="_Toc501458978"/>
      <w:bookmarkStart w:id="5040" w:name="_Toc501455795"/>
      <w:bookmarkStart w:id="5041" w:name="_Toc21960448"/>
      <w:bookmarkStart w:id="5042" w:name="_Toc22624578"/>
      <w:bookmarkStart w:id="5043" w:name="_Toc22625259"/>
      <w:bookmarkStart w:id="5044" w:name="_Toc22635746"/>
      <w:bookmarkStart w:id="5045" w:name="_Toc498002776"/>
      <w:bookmarkStart w:id="5046" w:name="_Toc498088545"/>
      <w:bookmarkStart w:id="5047" w:name="_Toc498351207"/>
      <w:bookmarkStart w:id="5048" w:name="_Toc498347808"/>
      <w:bookmarkStart w:id="5049" w:name="_Toc498517380"/>
      <w:bookmarkStart w:id="5050" w:name="_Toc498513874"/>
      <w:bookmarkStart w:id="5051" w:name="_Toc498949053"/>
      <w:bookmarkStart w:id="5052" w:name="_Toc499205160"/>
      <w:bookmarkStart w:id="5053" w:name="_Toc499201604"/>
      <w:bookmarkStart w:id="5054" w:name="_Toc500935476"/>
      <w:bookmarkStart w:id="5055" w:name="_Toc500935927"/>
      <w:bookmarkStart w:id="5056" w:name="_Toc501458441"/>
      <w:bookmarkStart w:id="5057" w:name="_Toc501455349"/>
      <w:bookmarkStart w:id="5058" w:name="_Toc501458979"/>
      <w:bookmarkStart w:id="5059" w:name="_Toc501455796"/>
      <w:bookmarkStart w:id="5060" w:name="_Toc21960449"/>
      <w:bookmarkStart w:id="5061" w:name="_Toc22624579"/>
      <w:bookmarkStart w:id="5062" w:name="_Toc22625260"/>
      <w:bookmarkStart w:id="5063" w:name="_Toc22635747"/>
      <w:bookmarkStart w:id="5064" w:name="_Toc498002777"/>
      <w:bookmarkStart w:id="5065" w:name="_Toc498088546"/>
      <w:bookmarkStart w:id="5066" w:name="_Toc498351208"/>
      <w:bookmarkStart w:id="5067" w:name="_Toc498347809"/>
      <w:bookmarkStart w:id="5068" w:name="_Toc498517381"/>
      <w:bookmarkStart w:id="5069" w:name="_Toc498513875"/>
      <w:bookmarkStart w:id="5070" w:name="_Toc498949054"/>
      <w:bookmarkStart w:id="5071" w:name="_Toc499205161"/>
      <w:bookmarkStart w:id="5072" w:name="_Toc499201605"/>
      <w:bookmarkStart w:id="5073" w:name="_Toc500935477"/>
      <w:bookmarkStart w:id="5074" w:name="_Toc500935928"/>
      <w:bookmarkStart w:id="5075" w:name="_Toc501458442"/>
      <w:bookmarkStart w:id="5076" w:name="_Toc501455350"/>
      <w:bookmarkStart w:id="5077" w:name="_Toc501458980"/>
      <w:bookmarkStart w:id="5078" w:name="_Toc501455797"/>
      <w:bookmarkStart w:id="5079" w:name="_Toc21960450"/>
      <w:bookmarkStart w:id="5080" w:name="_Toc22624580"/>
      <w:bookmarkStart w:id="5081" w:name="_Toc22625261"/>
      <w:bookmarkStart w:id="5082" w:name="_Toc22635748"/>
      <w:bookmarkStart w:id="5083" w:name="_Toc498002778"/>
      <w:bookmarkStart w:id="5084" w:name="_Toc498088547"/>
      <w:bookmarkStart w:id="5085" w:name="_Toc498351209"/>
      <w:bookmarkStart w:id="5086" w:name="_Toc498347810"/>
      <w:bookmarkStart w:id="5087" w:name="_Toc498517382"/>
      <w:bookmarkStart w:id="5088" w:name="_Toc498513876"/>
      <w:bookmarkStart w:id="5089" w:name="_Toc498949055"/>
      <w:bookmarkStart w:id="5090" w:name="_Toc499205162"/>
      <w:bookmarkStart w:id="5091" w:name="_Toc499201606"/>
      <w:bookmarkStart w:id="5092" w:name="_Toc500935478"/>
      <w:bookmarkStart w:id="5093" w:name="_Toc500935929"/>
      <w:bookmarkStart w:id="5094" w:name="_Toc501458443"/>
      <w:bookmarkStart w:id="5095" w:name="_Toc501455351"/>
      <w:bookmarkStart w:id="5096" w:name="_Toc501458981"/>
      <w:bookmarkStart w:id="5097" w:name="_Toc501455798"/>
      <w:bookmarkStart w:id="5098" w:name="_Toc21960451"/>
      <w:bookmarkStart w:id="5099" w:name="_Toc22624581"/>
      <w:bookmarkStart w:id="5100" w:name="_Toc22625262"/>
      <w:bookmarkStart w:id="5101" w:name="_Toc22635749"/>
      <w:bookmarkStart w:id="5102" w:name="_Toc498002779"/>
      <w:bookmarkStart w:id="5103" w:name="_Toc498088548"/>
      <w:bookmarkStart w:id="5104" w:name="_Toc498351210"/>
      <w:bookmarkStart w:id="5105" w:name="_Toc498347811"/>
      <w:bookmarkStart w:id="5106" w:name="_Toc498517383"/>
      <w:bookmarkStart w:id="5107" w:name="_Toc498513877"/>
      <w:bookmarkStart w:id="5108" w:name="_Toc498949056"/>
      <w:bookmarkStart w:id="5109" w:name="_Toc499205163"/>
      <w:bookmarkStart w:id="5110" w:name="_Toc499201607"/>
      <w:bookmarkStart w:id="5111" w:name="_Toc500935479"/>
      <w:bookmarkStart w:id="5112" w:name="_Toc500935930"/>
      <w:bookmarkStart w:id="5113" w:name="_Toc501458444"/>
      <w:bookmarkStart w:id="5114" w:name="_Toc501455352"/>
      <w:bookmarkStart w:id="5115" w:name="_Toc501458982"/>
      <w:bookmarkStart w:id="5116" w:name="_Toc501455799"/>
      <w:bookmarkStart w:id="5117" w:name="_Toc21960452"/>
      <w:bookmarkStart w:id="5118" w:name="_Toc22624582"/>
      <w:bookmarkStart w:id="5119" w:name="_Toc22625263"/>
      <w:bookmarkStart w:id="5120" w:name="_Toc22635750"/>
      <w:bookmarkStart w:id="5121" w:name="_Toc498002780"/>
      <w:bookmarkStart w:id="5122" w:name="_Toc498088549"/>
      <w:bookmarkStart w:id="5123" w:name="_Toc498351211"/>
      <w:bookmarkStart w:id="5124" w:name="_Toc498347812"/>
      <w:bookmarkStart w:id="5125" w:name="_Toc498517384"/>
      <w:bookmarkStart w:id="5126" w:name="_Toc498513878"/>
      <w:bookmarkStart w:id="5127" w:name="_Toc498949057"/>
      <w:bookmarkStart w:id="5128" w:name="_Toc499205164"/>
      <w:bookmarkStart w:id="5129" w:name="_Toc499201608"/>
      <w:bookmarkStart w:id="5130" w:name="_Toc500935480"/>
      <w:bookmarkStart w:id="5131" w:name="_Toc500935931"/>
      <w:bookmarkStart w:id="5132" w:name="_Toc501458445"/>
      <w:bookmarkStart w:id="5133" w:name="_Toc501455353"/>
      <w:bookmarkStart w:id="5134" w:name="_Toc501458983"/>
      <w:bookmarkStart w:id="5135" w:name="_Toc501455800"/>
      <w:bookmarkStart w:id="5136" w:name="_Toc21960453"/>
      <w:bookmarkStart w:id="5137" w:name="_Toc22624583"/>
      <w:bookmarkStart w:id="5138" w:name="_Toc22625264"/>
      <w:bookmarkStart w:id="5139" w:name="_Toc22635751"/>
      <w:bookmarkStart w:id="5140" w:name="_Toc498002781"/>
      <w:bookmarkStart w:id="5141" w:name="_Toc498088550"/>
      <w:bookmarkStart w:id="5142" w:name="_Toc498351212"/>
      <w:bookmarkStart w:id="5143" w:name="_Toc498347813"/>
      <w:bookmarkStart w:id="5144" w:name="_Toc498517385"/>
      <w:bookmarkStart w:id="5145" w:name="_Toc498513879"/>
      <w:bookmarkStart w:id="5146" w:name="_Toc498949058"/>
      <w:bookmarkStart w:id="5147" w:name="_Toc499205165"/>
      <w:bookmarkStart w:id="5148" w:name="_Toc499201609"/>
      <w:bookmarkStart w:id="5149" w:name="_Toc500935481"/>
      <w:bookmarkStart w:id="5150" w:name="_Toc500935932"/>
      <w:bookmarkStart w:id="5151" w:name="_Toc501458446"/>
      <w:bookmarkStart w:id="5152" w:name="_Toc501455354"/>
      <w:bookmarkStart w:id="5153" w:name="_Toc501458984"/>
      <w:bookmarkStart w:id="5154" w:name="_Toc501455801"/>
      <w:bookmarkStart w:id="5155" w:name="_Toc21960454"/>
      <w:bookmarkStart w:id="5156" w:name="_Toc22624584"/>
      <w:bookmarkStart w:id="5157" w:name="_Toc22625265"/>
      <w:bookmarkStart w:id="5158" w:name="_Toc22635752"/>
      <w:bookmarkStart w:id="5159" w:name="_Toc498002782"/>
      <w:bookmarkStart w:id="5160" w:name="_Toc498088551"/>
      <w:bookmarkStart w:id="5161" w:name="_Toc498351213"/>
      <w:bookmarkStart w:id="5162" w:name="_Toc498347814"/>
      <w:bookmarkStart w:id="5163" w:name="_Toc498517386"/>
      <w:bookmarkStart w:id="5164" w:name="_Toc498513880"/>
      <w:bookmarkStart w:id="5165" w:name="_Toc498949059"/>
      <w:bookmarkStart w:id="5166" w:name="_Toc499205166"/>
      <w:bookmarkStart w:id="5167" w:name="_Toc499201610"/>
      <w:bookmarkStart w:id="5168" w:name="_Toc500935482"/>
      <w:bookmarkStart w:id="5169" w:name="_Toc500935933"/>
      <w:bookmarkStart w:id="5170" w:name="_Toc501458447"/>
      <w:bookmarkStart w:id="5171" w:name="_Toc501455355"/>
      <w:bookmarkStart w:id="5172" w:name="_Toc501458985"/>
      <w:bookmarkStart w:id="5173" w:name="_Toc501455802"/>
      <w:bookmarkStart w:id="5174" w:name="_Toc21960455"/>
      <w:bookmarkStart w:id="5175" w:name="_Toc22624585"/>
      <w:bookmarkStart w:id="5176" w:name="_Toc22625266"/>
      <w:bookmarkStart w:id="5177" w:name="_Toc22635753"/>
      <w:bookmarkStart w:id="5178" w:name="_Toc498002783"/>
      <w:bookmarkStart w:id="5179" w:name="_Toc498088552"/>
      <w:bookmarkStart w:id="5180" w:name="_Toc498351214"/>
      <w:bookmarkStart w:id="5181" w:name="_Toc498347815"/>
      <w:bookmarkStart w:id="5182" w:name="_Toc498517387"/>
      <w:bookmarkStart w:id="5183" w:name="_Toc498513881"/>
      <w:bookmarkStart w:id="5184" w:name="_Toc498949060"/>
      <w:bookmarkStart w:id="5185" w:name="_Toc499205167"/>
      <w:bookmarkStart w:id="5186" w:name="_Toc499201611"/>
      <w:bookmarkStart w:id="5187" w:name="_Toc500935483"/>
      <w:bookmarkStart w:id="5188" w:name="_Toc500935934"/>
      <w:bookmarkStart w:id="5189" w:name="_Toc501458448"/>
      <w:bookmarkStart w:id="5190" w:name="_Toc501455356"/>
      <w:bookmarkStart w:id="5191" w:name="_Toc501458986"/>
      <w:bookmarkStart w:id="5192" w:name="_Toc501455803"/>
      <w:bookmarkStart w:id="5193" w:name="_Toc21960456"/>
      <w:bookmarkStart w:id="5194" w:name="_Toc22624586"/>
      <w:bookmarkStart w:id="5195" w:name="_Toc22625267"/>
      <w:bookmarkStart w:id="5196" w:name="_Toc22635754"/>
      <w:bookmarkStart w:id="5197" w:name="_Toc498002784"/>
      <w:bookmarkStart w:id="5198" w:name="_Toc498088553"/>
      <w:bookmarkStart w:id="5199" w:name="_Toc498351215"/>
      <w:bookmarkStart w:id="5200" w:name="_Toc498347816"/>
      <w:bookmarkStart w:id="5201" w:name="_Toc498517388"/>
      <w:bookmarkStart w:id="5202" w:name="_Toc498513882"/>
      <w:bookmarkStart w:id="5203" w:name="_Toc498949061"/>
      <w:bookmarkStart w:id="5204" w:name="_Toc499205168"/>
      <w:bookmarkStart w:id="5205" w:name="_Toc499201612"/>
      <w:bookmarkStart w:id="5206" w:name="_Toc500935484"/>
      <w:bookmarkStart w:id="5207" w:name="_Toc500935935"/>
      <w:bookmarkStart w:id="5208" w:name="_Toc501458449"/>
      <w:bookmarkStart w:id="5209" w:name="_Toc501455357"/>
      <w:bookmarkStart w:id="5210" w:name="_Toc501458987"/>
      <w:bookmarkStart w:id="5211" w:name="_Toc501455804"/>
      <w:bookmarkStart w:id="5212" w:name="_Toc21960457"/>
      <w:bookmarkStart w:id="5213" w:name="_Toc22624587"/>
      <w:bookmarkStart w:id="5214" w:name="_Toc22625268"/>
      <w:bookmarkStart w:id="5215" w:name="_Toc22635755"/>
      <w:bookmarkStart w:id="5216" w:name="_Toc498002785"/>
      <w:bookmarkStart w:id="5217" w:name="_Toc498088554"/>
      <w:bookmarkStart w:id="5218" w:name="_Toc498351216"/>
      <w:bookmarkStart w:id="5219" w:name="_Toc498347817"/>
      <w:bookmarkStart w:id="5220" w:name="_Toc498517389"/>
      <w:bookmarkStart w:id="5221" w:name="_Toc498513883"/>
      <w:bookmarkStart w:id="5222" w:name="_Toc498949062"/>
      <w:bookmarkStart w:id="5223" w:name="_Toc499205169"/>
      <w:bookmarkStart w:id="5224" w:name="_Toc499201613"/>
      <w:bookmarkStart w:id="5225" w:name="_Toc500935485"/>
      <w:bookmarkStart w:id="5226" w:name="_Toc500935936"/>
      <w:bookmarkStart w:id="5227" w:name="_Toc501458450"/>
      <w:bookmarkStart w:id="5228" w:name="_Toc501455358"/>
      <w:bookmarkStart w:id="5229" w:name="_Toc501458988"/>
      <w:bookmarkStart w:id="5230" w:name="_Toc501455805"/>
      <w:bookmarkStart w:id="5231" w:name="_Toc21960458"/>
      <w:bookmarkStart w:id="5232" w:name="_Toc22624588"/>
      <w:bookmarkStart w:id="5233" w:name="_Toc22625269"/>
      <w:bookmarkStart w:id="5234" w:name="_Toc22635756"/>
      <w:bookmarkStart w:id="5235" w:name="_Toc498002786"/>
      <w:bookmarkStart w:id="5236" w:name="_Toc498088555"/>
      <w:bookmarkStart w:id="5237" w:name="_Toc498351217"/>
      <w:bookmarkStart w:id="5238" w:name="_Toc498347818"/>
      <w:bookmarkStart w:id="5239" w:name="_Toc498517390"/>
      <w:bookmarkStart w:id="5240" w:name="_Toc498513884"/>
      <w:bookmarkStart w:id="5241" w:name="_Toc498949063"/>
      <w:bookmarkStart w:id="5242" w:name="_Toc499205170"/>
      <w:bookmarkStart w:id="5243" w:name="_Toc499201614"/>
      <w:bookmarkStart w:id="5244" w:name="_Toc500935486"/>
      <w:bookmarkStart w:id="5245" w:name="_Toc500935937"/>
      <w:bookmarkStart w:id="5246" w:name="_Toc501458451"/>
      <w:bookmarkStart w:id="5247" w:name="_Toc501455359"/>
      <w:bookmarkStart w:id="5248" w:name="_Toc501458989"/>
      <w:bookmarkStart w:id="5249" w:name="_Toc501455806"/>
      <w:bookmarkStart w:id="5250" w:name="_Toc21960459"/>
      <w:bookmarkStart w:id="5251" w:name="_Toc22624589"/>
      <w:bookmarkStart w:id="5252" w:name="_Toc22625270"/>
      <w:bookmarkStart w:id="5253" w:name="_Toc22635757"/>
      <w:bookmarkStart w:id="5254" w:name="_Toc498002787"/>
      <w:bookmarkStart w:id="5255" w:name="_Toc498088556"/>
      <w:bookmarkStart w:id="5256" w:name="_Toc498351218"/>
      <w:bookmarkStart w:id="5257" w:name="_Toc498347819"/>
      <w:bookmarkStart w:id="5258" w:name="_Toc498517391"/>
      <w:bookmarkStart w:id="5259" w:name="_Toc498513885"/>
      <w:bookmarkStart w:id="5260" w:name="_Toc498949064"/>
      <w:bookmarkStart w:id="5261" w:name="_Toc499205171"/>
      <w:bookmarkStart w:id="5262" w:name="_Toc499201615"/>
      <w:bookmarkStart w:id="5263" w:name="_Toc500935487"/>
      <w:bookmarkStart w:id="5264" w:name="_Toc500935938"/>
      <w:bookmarkStart w:id="5265" w:name="_Toc501458452"/>
      <w:bookmarkStart w:id="5266" w:name="_Toc501455360"/>
      <w:bookmarkStart w:id="5267" w:name="_Toc501458990"/>
      <w:bookmarkStart w:id="5268" w:name="_Toc501455807"/>
      <w:bookmarkStart w:id="5269" w:name="_Toc21960460"/>
      <w:bookmarkStart w:id="5270" w:name="_Toc22624590"/>
      <w:bookmarkStart w:id="5271" w:name="_Toc22625271"/>
      <w:bookmarkStart w:id="5272" w:name="_Toc22635758"/>
      <w:bookmarkStart w:id="5273" w:name="_Toc498002788"/>
      <w:bookmarkStart w:id="5274" w:name="_Toc498088557"/>
      <w:bookmarkStart w:id="5275" w:name="_Toc498351219"/>
      <w:bookmarkStart w:id="5276" w:name="_Toc498347820"/>
      <w:bookmarkStart w:id="5277" w:name="_Toc498517392"/>
      <w:bookmarkStart w:id="5278" w:name="_Toc498513886"/>
      <w:bookmarkStart w:id="5279" w:name="_Toc498949065"/>
      <w:bookmarkStart w:id="5280" w:name="_Toc499205172"/>
      <w:bookmarkStart w:id="5281" w:name="_Toc499201616"/>
      <w:bookmarkStart w:id="5282" w:name="_Toc500935488"/>
      <w:bookmarkStart w:id="5283" w:name="_Toc500935939"/>
      <w:bookmarkStart w:id="5284" w:name="_Toc501458453"/>
      <w:bookmarkStart w:id="5285" w:name="_Toc501455361"/>
      <w:bookmarkStart w:id="5286" w:name="_Toc501458991"/>
      <w:bookmarkStart w:id="5287" w:name="_Toc501455808"/>
      <w:bookmarkStart w:id="5288" w:name="_Toc21960461"/>
      <w:bookmarkStart w:id="5289" w:name="_Toc22624591"/>
      <w:bookmarkStart w:id="5290" w:name="_Toc22625272"/>
      <w:bookmarkStart w:id="5291" w:name="_Toc22635759"/>
      <w:bookmarkStart w:id="5292" w:name="_Toc498002789"/>
      <w:bookmarkStart w:id="5293" w:name="_Toc498088558"/>
      <w:bookmarkStart w:id="5294" w:name="_Toc498351220"/>
      <w:bookmarkStart w:id="5295" w:name="_Toc498347821"/>
      <w:bookmarkStart w:id="5296" w:name="_Toc498517393"/>
      <w:bookmarkStart w:id="5297" w:name="_Toc498513887"/>
      <w:bookmarkStart w:id="5298" w:name="_Toc498949066"/>
      <w:bookmarkStart w:id="5299" w:name="_Toc499205173"/>
      <w:bookmarkStart w:id="5300" w:name="_Toc499201617"/>
      <w:bookmarkStart w:id="5301" w:name="_Toc500935489"/>
      <w:bookmarkStart w:id="5302" w:name="_Toc500935940"/>
      <w:bookmarkStart w:id="5303" w:name="_Toc501458454"/>
      <w:bookmarkStart w:id="5304" w:name="_Toc501455362"/>
      <w:bookmarkStart w:id="5305" w:name="_Toc501458992"/>
      <w:bookmarkStart w:id="5306" w:name="_Toc501455809"/>
      <w:bookmarkStart w:id="5307" w:name="_Toc21960462"/>
      <w:bookmarkStart w:id="5308" w:name="_Toc22624592"/>
      <w:bookmarkStart w:id="5309" w:name="_Toc22625273"/>
      <w:bookmarkStart w:id="5310" w:name="_Toc22635760"/>
      <w:bookmarkStart w:id="5311" w:name="_Toc498002790"/>
      <w:bookmarkStart w:id="5312" w:name="_Toc498088559"/>
      <w:bookmarkStart w:id="5313" w:name="_Toc498351221"/>
      <w:bookmarkStart w:id="5314" w:name="_Toc498347822"/>
      <w:bookmarkStart w:id="5315" w:name="_Toc498517394"/>
      <w:bookmarkStart w:id="5316" w:name="_Toc498513888"/>
      <w:bookmarkStart w:id="5317" w:name="_Toc498949067"/>
      <w:bookmarkStart w:id="5318" w:name="_Toc499205174"/>
      <w:bookmarkStart w:id="5319" w:name="_Toc499201618"/>
      <w:bookmarkStart w:id="5320" w:name="_Toc500935490"/>
      <w:bookmarkStart w:id="5321" w:name="_Toc500935941"/>
      <w:bookmarkStart w:id="5322" w:name="_Toc501458455"/>
      <w:bookmarkStart w:id="5323" w:name="_Toc501455363"/>
      <w:bookmarkStart w:id="5324" w:name="_Toc501458993"/>
      <w:bookmarkStart w:id="5325" w:name="_Toc501455810"/>
      <w:bookmarkStart w:id="5326" w:name="_Toc21960463"/>
      <w:bookmarkStart w:id="5327" w:name="_Toc22624593"/>
      <w:bookmarkStart w:id="5328" w:name="_Toc22625274"/>
      <w:bookmarkStart w:id="5329" w:name="_Toc22635761"/>
      <w:bookmarkStart w:id="5330" w:name="_Toc498002791"/>
      <w:bookmarkStart w:id="5331" w:name="_Toc498088560"/>
      <w:bookmarkStart w:id="5332" w:name="_Toc498351222"/>
      <w:bookmarkStart w:id="5333" w:name="_Toc498347823"/>
      <w:bookmarkStart w:id="5334" w:name="_Toc498517395"/>
      <w:bookmarkStart w:id="5335" w:name="_Toc498513889"/>
      <w:bookmarkStart w:id="5336" w:name="_Toc498949068"/>
      <w:bookmarkStart w:id="5337" w:name="_Toc499205175"/>
      <w:bookmarkStart w:id="5338" w:name="_Toc499201619"/>
      <w:bookmarkStart w:id="5339" w:name="_Toc500935491"/>
      <w:bookmarkStart w:id="5340" w:name="_Toc500935942"/>
      <w:bookmarkStart w:id="5341" w:name="_Toc501458456"/>
      <w:bookmarkStart w:id="5342" w:name="_Toc501455364"/>
      <w:bookmarkStart w:id="5343" w:name="_Toc501458994"/>
      <w:bookmarkStart w:id="5344" w:name="_Toc501455811"/>
      <w:bookmarkStart w:id="5345" w:name="_Toc21960464"/>
      <w:bookmarkStart w:id="5346" w:name="_Toc22624594"/>
      <w:bookmarkStart w:id="5347" w:name="_Toc22625275"/>
      <w:bookmarkStart w:id="5348" w:name="_Toc22635762"/>
      <w:bookmarkStart w:id="5349" w:name="_Toc498002792"/>
      <w:bookmarkStart w:id="5350" w:name="_Toc498088561"/>
      <w:bookmarkStart w:id="5351" w:name="_Toc498351223"/>
      <w:bookmarkStart w:id="5352" w:name="_Toc498347824"/>
      <w:bookmarkStart w:id="5353" w:name="_Toc498517396"/>
      <w:bookmarkStart w:id="5354" w:name="_Toc498513890"/>
      <w:bookmarkStart w:id="5355" w:name="_Toc498949069"/>
      <w:bookmarkStart w:id="5356" w:name="_Toc499205176"/>
      <w:bookmarkStart w:id="5357" w:name="_Toc499201620"/>
      <w:bookmarkStart w:id="5358" w:name="_Toc500935492"/>
      <w:bookmarkStart w:id="5359" w:name="_Toc500935943"/>
      <w:bookmarkStart w:id="5360" w:name="_Toc501458457"/>
      <w:bookmarkStart w:id="5361" w:name="_Toc501455365"/>
      <w:bookmarkStart w:id="5362" w:name="_Toc501458995"/>
      <w:bookmarkStart w:id="5363" w:name="_Toc501455812"/>
      <w:bookmarkStart w:id="5364" w:name="_Toc21960465"/>
      <w:bookmarkStart w:id="5365" w:name="_Toc22624595"/>
      <w:bookmarkStart w:id="5366" w:name="_Toc22625276"/>
      <w:bookmarkStart w:id="5367" w:name="_Toc22635763"/>
      <w:bookmarkStart w:id="5368" w:name="_Toc498002793"/>
      <w:bookmarkStart w:id="5369" w:name="_Toc498088562"/>
      <w:bookmarkStart w:id="5370" w:name="_Toc498351224"/>
      <w:bookmarkStart w:id="5371" w:name="_Toc498347825"/>
      <w:bookmarkStart w:id="5372" w:name="_Toc498517397"/>
      <w:bookmarkStart w:id="5373" w:name="_Toc498513891"/>
      <w:bookmarkStart w:id="5374" w:name="_Toc498949070"/>
      <w:bookmarkStart w:id="5375" w:name="_Toc499205177"/>
      <w:bookmarkStart w:id="5376" w:name="_Toc499201621"/>
      <w:bookmarkStart w:id="5377" w:name="_Toc500935493"/>
      <w:bookmarkStart w:id="5378" w:name="_Toc500935944"/>
      <w:bookmarkStart w:id="5379" w:name="_Toc501458458"/>
      <w:bookmarkStart w:id="5380" w:name="_Toc501455366"/>
      <w:bookmarkStart w:id="5381" w:name="_Toc501458996"/>
      <w:bookmarkStart w:id="5382" w:name="_Toc501455813"/>
      <w:bookmarkStart w:id="5383" w:name="_Toc21960466"/>
      <w:bookmarkStart w:id="5384" w:name="_Toc22624596"/>
      <w:bookmarkStart w:id="5385" w:name="_Toc22625277"/>
      <w:bookmarkStart w:id="5386" w:name="_Toc22635764"/>
      <w:bookmarkStart w:id="5387" w:name="_Toc498002794"/>
      <w:bookmarkStart w:id="5388" w:name="_Toc498088563"/>
      <w:bookmarkStart w:id="5389" w:name="_Toc498351225"/>
      <w:bookmarkStart w:id="5390" w:name="_Toc498347826"/>
      <w:bookmarkStart w:id="5391" w:name="_Toc498517398"/>
      <w:bookmarkStart w:id="5392" w:name="_Toc498513892"/>
      <w:bookmarkStart w:id="5393" w:name="_Toc498949071"/>
      <w:bookmarkStart w:id="5394" w:name="_Toc499205178"/>
      <w:bookmarkStart w:id="5395" w:name="_Toc499201622"/>
      <w:bookmarkStart w:id="5396" w:name="_Toc500935494"/>
      <w:bookmarkStart w:id="5397" w:name="_Toc500935945"/>
      <w:bookmarkStart w:id="5398" w:name="_Toc501458459"/>
      <w:bookmarkStart w:id="5399" w:name="_Toc501455367"/>
      <w:bookmarkStart w:id="5400" w:name="_Toc501458997"/>
      <w:bookmarkStart w:id="5401" w:name="_Toc501455814"/>
      <w:bookmarkStart w:id="5402" w:name="_Toc21960467"/>
      <w:bookmarkStart w:id="5403" w:name="_Toc22624597"/>
      <w:bookmarkStart w:id="5404" w:name="_Toc22625278"/>
      <w:bookmarkStart w:id="5405" w:name="_Toc22635765"/>
      <w:bookmarkStart w:id="5406" w:name="_Toc498002795"/>
      <w:bookmarkStart w:id="5407" w:name="_Toc498088564"/>
      <w:bookmarkStart w:id="5408" w:name="_Toc498351226"/>
      <w:bookmarkStart w:id="5409" w:name="_Toc498347827"/>
      <w:bookmarkStart w:id="5410" w:name="_Toc498517399"/>
      <w:bookmarkStart w:id="5411" w:name="_Toc498513893"/>
      <w:bookmarkStart w:id="5412" w:name="_Toc498949072"/>
      <w:bookmarkStart w:id="5413" w:name="_Toc499205179"/>
      <w:bookmarkStart w:id="5414" w:name="_Toc499201623"/>
      <w:bookmarkStart w:id="5415" w:name="_Toc500935495"/>
      <w:bookmarkStart w:id="5416" w:name="_Toc500935946"/>
      <w:bookmarkStart w:id="5417" w:name="_Toc501458460"/>
      <w:bookmarkStart w:id="5418" w:name="_Toc501455368"/>
      <w:bookmarkStart w:id="5419" w:name="_Toc501458998"/>
      <w:bookmarkStart w:id="5420" w:name="_Toc501455815"/>
      <w:bookmarkStart w:id="5421" w:name="_Toc21960468"/>
      <w:bookmarkStart w:id="5422" w:name="_Toc22624598"/>
      <w:bookmarkStart w:id="5423" w:name="_Toc22625279"/>
      <w:bookmarkStart w:id="5424" w:name="_Toc22635766"/>
      <w:bookmarkStart w:id="5425" w:name="_Toc498002796"/>
      <w:bookmarkStart w:id="5426" w:name="_Toc498088565"/>
      <w:bookmarkStart w:id="5427" w:name="_Toc498351227"/>
      <w:bookmarkStart w:id="5428" w:name="_Toc498347828"/>
      <w:bookmarkStart w:id="5429" w:name="_Toc498517400"/>
      <w:bookmarkStart w:id="5430" w:name="_Toc498513894"/>
      <w:bookmarkStart w:id="5431" w:name="_Toc498949073"/>
      <w:bookmarkStart w:id="5432" w:name="_Toc499205180"/>
      <w:bookmarkStart w:id="5433" w:name="_Toc499201624"/>
      <w:bookmarkStart w:id="5434" w:name="_Toc500935496"/>
      <w:bookmarkStart w:id="5435" w:name="_Toc500935947"/>
      <w:bookmarkStart w:id="5436" w:name="_Toc501458461"/>
      <w:bookmarkStart w:id="5437" w:name="_Toc501455369"/>
      <w:bookmarkStart w:id="5438" w:name="_Toc501458999"/>
      <w:bookmarkStart w:id="5439" w:name="_Toc501455816"/>
      <w:bookmarkStart w:id="5440" w:name="_Toc21960469"/>
      <w:bookmarkStart w:id="5441" w:name="_Toc22624599"/>
      <w:bookmarkStart w:id="5442" w:name="_Toc22625280"/>
      <w:bookmarkStart w:id="5443" w:name="_Toc22635767"/>
      <w:bookmarkStart w:id="5444" w:name="_Toc498002797"/>
      <w:bookmarkStart w:id="5445" w:name="_Toc498088566"/>
      <w:bookmarkStart w:id="5446" w:name="_Toc498351228"/>
      <w:bookmarkStart w:id="5447" w:name="_Toc498347829"/>
      <w:bookmarkStart w:id="5448" w:name="_Toc498517401"/>
      <w:bookmarkStart w:id="5449" w:name="_Toc498513895"/>
      <w:bookmarkStart w:id="5450" w:name="_Toc498949074"/>
      <w:bookmarkStart w:id="5451" w:name="_Toc499205181"/>
      <w:bookmarkStart w:id="5452" w:name="_Toc499201625"/>
      <w:bookmarkStart w:id="5453" w:name="_Toc500935497"/>
      <w:bookmarkStart w:id="5454" w:name="_Toc500935948"/>
      <w:bookmarkStart w:id="5455" w:name="_Toc501458462"/>
      <w:bookmarkStart w:id="5456" w:name="_Toc501455370"/>
      <w:bookmarkStart w:id="5457" w:name="_Toc501459000"/>
      <w:bookmarkStart w:id="5458" w:name="_Toc501455817"/>
      <w:bookmarkStart w:id="5459" w:name="_Toc21960470"/>
      <w:bookmarkStart w:id="5460" w:name="_Toc22624600"/>
      <w:bookmarkStart w:id="5461" w:name="_Toc22625281"/>
      <w:bookmarkStart w:id="5462" w:name="_Toc22635768"/>
      <w:bookmarkStart w:id="5463" w:name="_Toc498002798"/>
      <w:bookmarkStart w:id="5464" w:name="_Toc498088567"/>
      <w:bookmarkStart w:id="5465" w:name="_Toc498351229"/>
      <w:bookmarkStart w:id="5466" w:name="_Toc498347830"/>
      <w:bookmarkStart w:id="5467" w:name="_Toc498517402"/>
      <w:bookmarkStart w:id="5468" w:name="_Toc498513896"/>
      <w:bookmarkStart w:id="5469" w:name="_Toc498949075"/>
      <w:bookmarkStart w:id="5470" w:name="_Toc499205182"/>
      <w:bookmarkStart w:id="5471" w:name="_Toc499201626"/>
      <w:bookmarkStart w:id="5472" w:name="_Toc500935498"/>
      <w:bookmarkStart w:id="5473" w:name="_Toc500935949"/>
      <w:bookmarkStart w:id="5474" w:name="_Toc501458463"/>
      <w:bookmarkStart w:id="5475" w:name="_Toc501455371"/>
      <w:bookmarkStart w:id="5476" w:name="_Toc501459001"/>
      <w:bookmarkStart w:id="5477" w:name="_Toc501455818"/>
      <w:bookmarkStart w:id="5478" w:name="_Toc21960471"/>
      <w:bookmarkStart w:id="5479" w:name="_Toc22624601"/>
      <w:bookmarkStart w:id="5480" w:name="_Toc22625282"/>
      <w:bookmarkStart w:id="5481" w:name="_Toc22635769"/>
      <w:bookmarkStart w:id="5482" w:name="_Toc498002817"/>
      <w:bookmarkStart w:id="5483" w:name="_Toc498088586"/>
      <w:bookmarkStart w:id="5484" w:name="_Toc498351248"/>
      <w:bookmarkStart w:id="5485" w:name="_Toc498347849"/>
      <w:bookmarkStart w:id="5486" w:name="_Toc498517421"/>
      <w:bookmarkStart w:id="5487" w:name="_Toc498513915"/>
      <w:bookmarkStart w:id="5488" w:name="_Toc498949094"/>
      <w:bookmarkStart w:id="5489" w:name="_Toc499205201"/>
      <w:bookmarkStart w:id="5490" w:name="_Toc499201645"/>
      <w:bookmarkStart w:id="5491" w:name="_Toc500935517"/>
      <w:bookmarkStart w:id="5492" w:name="_Toc500935968"/>
      <w:bookmarkStart w:id="5493" w:name="_Toc501458482"/>
      <w:bookmarkStart w:id="5494" w:name="_Toc501455390"/>
      <w:bookmarkStart w:id="5495" w:name="_Toc501459020"/>
      <w:bookmarkStart w:id="5496" w:name="_Toc501455837"/>
      <w:bookmarkStart w:id="5497" w:name="_Toc21960490"/>
      <w:bookmarkStart w:id="5498" w:name="_Toc22624620"/>
      <w:bookmarkStart w:id="5499" w:name="_Toc22625301"/>
      <w:bookmarkStart w:id="5500" w:name="_Toc22635788"/>
      <w:bookmarkStart w:id="5501" w:name="_Toc498002818"/>
      <w:bookmarkStart w:id="5502" w:name="_Toc498088587"/>
      <w:bookmarkStart w:id="5503" w:name="_Toc498351249"/>
      <w:bookmarkStart w:id="5504" w:name="_Toc498347850"/>
      <w:bookmarkStart w:id="5505" w:name="_Toc498517422"/>
      <w:bookmarkStart w:id="5506" w:name="_Toc498513916"/>
      <w:bookmarkStart w:id="5507" w:name="_Toc498949095"/>
      <w:bookmarkStart w:id="5508" w:name="_Toc499205202"/>
      <w:bookmarkStart w:id="5509" w:name="_Toc499201646"/>
      <w:bookmarkStart w:id="5510" w:name="_Toc500935518"/>
      <w:bookmarkStart w:id="5511" w:name="_Toc500935969"/>
      <w:bookmarkStart w:id="5512" w:name="_Toc501458483"/>
      <w:bookmarkStart w:id="5513" w:name="_Toc501455391"/>
      <w:bookmarkStart w:id="5514" w:name="_Toc501459021"/>
      <w:bookmarkStart w:id="5515" w:name="_Toc501455838"/>
      <w:bookmarkStart w:id="5516" w:name="_Toc21960491"/>
      <w:bookmarkStart w:id="5517" w:name="_Toc22624621"/>
      <w:bookmarkStart w:id="5518" w:name="_Toc22625302"/>
      <w:bookmarkStart w:id="5519" w:name="_Toc22635789"/>
      <w:bookmarkStart w:id="5520" w:name="_Toc498002819"/>
      <w:bookmarkStart w:id="5521" w:name="_Toc498088588"/>
      <w:bookmarkStart w:id="5522" w:name="_Toc498351250"/>
      <w:bookmarkStart w:id="5523" w:name="_Toc498347851"/>
      <w:bookmarkStart w:id="5524" w:name="_Toc498517423"/>
      <w:bookmarkStart w:id="5525" w:name="_Toc498513917"/>
      <w:bookmarkStart w:id="5526" w:name="_Toc498949096"/>
      <w:bookmarkStart w:id="5527" w:name="_Toc499205203"/>
      <w:bookmarkStart w:id="5528" w:name="_Toc499201647"/>
      <w:bookmarkStart w:id="5529" w:name="_Toc500935519"/>
      <w:bookmarkStart w:id="5530" w:name="_Toc500935970"/>
      <w:bookmarkStart w:id="5531" w:name="_Toc501458484"/>
      <w:bookmarkStart w:id="5532" w:name="_Toc501455392"/>
      <w:bookmarkStart w:id="5533" w:name="_Toc501459022"/>
      <w:bookmarkStart w:id="5534" w:name="_Toc501455839"/>
      <w:bookmarkStart w:id="5535" w:name="_Toc21960492"/>
      <w:bookmarkStart w:id="5536" w:name="_Toc22624622"/>
      <w:bookmarkStart w:id="5537" w:name="_Toc22625303"/>
      <w:bookmarkStart w:id="5538" w:name="_Toc22635790"/>
      <w:bookmarkStart w:id="5539" w:name="_Toc498002820"/>
      <w:bookmarkStart w:id="5540" w:name="_Toc498088589"/>
      <w:bookmarkStart w:id="5541" w:name="_Toc498351251"/>
      <w:bookmarkStart w:id="5542" w:name="_Toc498347852"/>
      <w:bookmarkStart w:id="5543" w:name="_Toc498517424"/>
      <w:bookmarkStart w:id="5544" w:name="_Toc498513918"/>
      <w:bookmarkStart w:id="5545" w:name="_Toc498949097"/>
      <w:bookmarkStart w:id="5546" w:name="_Toc499205204"/>
      <w:bookmarkStart w:id="5547" w:name="_Toc499201648"/>
      <w:bookmarkStart w:id="5548" w:name="_Toc500935520"/>
      <w:bookmarkStart w:id="5549" w:name="_Toc500935971"/>
      <w:bookmarkStart w:id="5550" w:name="_Toc501458485"/>
      <w:bookmarkStart w:id="5551" w:name="_Toc501455393"/>
      <w:bookmarkStart w:id="5552" w:name="_Toc501459023"/>
      <w:bookmarkStart w:id="5553" w:name="_Toc501455840"/>
      <w:bookmarkStart w:id="5554" w:name="_Toc21960493"/>
      <w:bookmarkStart w:id="5555" w:name="_Toc22624623"/>
      <w:bookmarkStart w:id="5556" w:name="_Toc22625304"/>
      <w:bookmarkStart w:id="5557" w:name="_Toc22635791"/>
      <w:bookmarkStart w:id="5558" w:name="_Toc498002821"/>
      <w:bookmarkStart w:id="5559" w:name="_Toc498088590"/>
      <w:bookmarkStart w:id="5560" w:name="_Toc498351252"/>
      <w:bookmarkStart w:id="5561" w:name="_Toc498347853"/>
      <w:bookmarkStart w:id="5562" w:name="_Toc498517425"/>
      <w:bookmarkStart w:id="5563" w:name="_Toc498513919"/>
      <w:bookmarkStart w:id="5564" w:name="_Toc498949098"/>
      <w:bookmarkStart w:id="5565" w:name="_Toc499205205"/>
      <w:bookmarkStart w:id="5566" w:name="_Toc499201649"/>
      <w:bookmarkStart w:id="5567" w:name="_Toc500935521"/>
      <w:bookmarkStart w:id="5568" w:name="_Toc500935972"/>
      <w:bookmarkStart w:id="5569" w:name="_Toc501458486"/>
      <w:bookmarkStart w:id="5570" w:name="_Toc501455394"/>
      <w:bookmarkStart w:id="5571" w:name="_Toc501459024"/>
      <w:bookmarkStart w:id="5572" w:name="_Toc501455841"/>
      <w:bookmarkStart w:id="5573" w:name="_Toc21960494"/>
      <w:bookmarkStart w:id="5574" w:name="_Toc22624624"/>
      <w:bookmarkStart w:id="5575" w:name="_Toc22625305"/>
      <w:bookmarkStart w:id="5576" w:name="_Toc22635792"/>
      <w:bookmarkStart w:id="5577" w:name="_Toc498002822"/>
      <w:bookmarkStart w:id="5578" w:name="_Toc498088591"/>
      <w:bookmarkStart w:id="5579" w:name="_Toc498351253"/>
      <w:bookmarkStart w:id="5580" w:name="_Toc498347854"/>
      <w:bookmarkStart w:id="5581" w:name="_Toc498517426"/>
      <w:bookmarkStart w:id="5582" w:name="_Toc498513920"/>
      <w:bookmarkStart w:id="5583" w:name="_Toc498949099"/>
      <w:bookmarkStart w:id="5584" w:name="_Toc499205206"/>
      <w:bookmarkStart w:id="5585" w:name="_Toc499201650"/>
      <w:bookmarkStart w:id="5586" w:name="_Toc500935522"/>
      <w:bookmarkStart w:id="5587" w:name="_Toc500935973"/>
      <w:bookmarkStart w:id="5588" w:name="_Toc501458487"/>
      <w:bookmarkStart w:id="5589" w:name="_Toc501455395"/>
      <w:bookmarkStart w:id="5590" w:name="_Toc501459025"/>
      <w:bookmarkStart w:id="5591" w:name="_Toc501455842"/>
      <w:bookmarkStart w:id="5592" w:name="_Toc21960495"/>
      <w:bookmarkStart w:id="5593" w:name="_Toc22624625"/>
      <w:bookmarkStart w:id="5594" w:name="_Toc22625306"/>
      <w:bookmarkStart w:id="5595" w:name="_Toc22635793"/>
      <w:bookmarkStart w:id="5596" w:name="_Toc498002823"/>
      <w:bookmarkStart w:id="5597" w:name="_Toc498088592"/>
      <w:bookmarkStart w:id="5598" w:name="_Toc498351254"/>
      <w:bookmarkStart w:id="5599" w:name="_Toc498347855"/>
      <w:bookmarkStart w:id="5600" w:name="_Toc498517427"/>
      <w:bookmarkStart w:id="5601" w:name="_Toc498513921"/>
      <w:bookmarkStart w:id="5602" w:name="_Toc498949100"/>
      <w:bookmarkStart w:id="5603" w:name="_Toc499205207"/>
      <w:bookmarkStart w:id="5604" w:name="_Toc499201651"/>
      <w:bookmarkStart w:id="5605" w:name="_Toc500935523"/>
      <w:bookmarkStart w:id="5606" w:name="_Toc500935974"/>
      <w:bookmarkStart w:id="5607" w:name="_Toc501458488"/>
      <w:bookmarkStart w:id="5608" w:name="_Toc501455396"/>
      <w:bookmarkStart w:id="5609" w:name="_Toc501459026"/>
      <w:bookmarkStart w:id="5610" w:name="_Toc501455843"/>
      <w:bookmarkStart w:id="5611" w:name="_Toc21960496"/>
      <w:bookmarkStart w:id="5612" w:name="_Toc22624626"/>
      <w:bookmarkStart w:id="5613" w:name="_Toc22625307"/>
      <w:bookmarkStart w:id="5614" w:name="_Toc22635794"/>
      <w:bookmarkStart w:id="5615" w:name="_Toc498002824"/>
      <w:bookmarkStart w:id="5616" w:name="_Toc498088593"/>
      <w:bookmarkStart w:id="5617" w:name="_Toc498351255"/>
      <w:bookmarkStart w:id="5618" w:name="_Toc498347856"/>
      <w:bookmarkStart w:id="5619" w:name="_Toc498517428"/>
      <w:bookmarkStart w:id="5620" w:name="_Toc498513922"/>
      <w:bookmarkStart w:id="5621" w:name="_Toc498949101"/>
      <w:bookmarkStart w:id="5622" w:name="_Toc499205208"/>
      <w:bookmarkStart w:id="5623" w:name="_Toc499201652"/>
      <w:bookmarkStart w:id="5624" w:name="_Toc500935524"/>
      <w:bookmarkStart w:id="5625" w:name="_Toc500935975"/>
      <w:bookmarkStart w:id="5626" w:name="_Toc501458489"/>
      <w:bookmarkStart w:id="5627" w:name="_Toc501455397"/>
      <w:bookmarkStart w:id="5628" w:name="_Toc501459027"/>
      <w:bookmarkStart w:id="5629" w:name="_Toc501455844"/>
      <w:bookmarkStart w:id="5630" w:name="_Toc21960497"/>
      <w:bookmarkStart w:id="5631" w:name="_Toc22624627"/>
      <w:bookmarkStart w:id="5632" w:name="_Toc22625308"/>
      <w:bookmarkStart w:id="5633" w:name="_Toc22635795"/>
      <w:bookmarkStart w:id="5634" w:name="_Toc498002825"/>
      <w:bookmarkStart w:id="5635" w:name="_Toc498088594"/>
      <w:bookmarkStart w:id="5636" w:name="_Toc498351256"/>
      <w:bookmarkStart w:id="5637" w:name="_Toc498347857"/>
      <w:bookmarkStart w:id="5638" w:name="_Toc498517429"/>
      <w:bookmarkStart w:id="5639" w:name="_Toc498513923"/>
      <w:bookmarkStart w:id="5640" w:name="_Toc498949102"/>
      <w:bookmarkStart w:id="5641" w:name="_Toc499205209"/>
      <w:bookmarkStart w:id="5642" w:name="_Toc499201653"/>
      <w:bookmarkStart w:id="5643" w:name="_Toc500935525"/>
      <w:bookmarkStart w:id="5644" w:name="_Toc500935976"/>
      <w:bookmarkStart w:id="5645" w:name="_Toc501458490"/>
      <w:bookmarkStart w:id="5646" w:name="_Toc501455398"/>
      <w:bookmarkStart w:id="5647" w:name="_Toc501459028"/>
      <w:bookmarkStart w:id="5648" w:name="_Toc501455845"/>
      <w:bookmarkStart w:id="5649" w:name="_Toc21960498"/>
      <w:bookmarkStart w:id="5650" w:name="_Toc22624628"/>
      <w:bookmarkStart w:id="5651" w:name="_Toc22625309"/>
      <w:bookmarkStart w:id="5652" w:name="_Toc22635796"/>
      <w:bookmarkStart w:id="5653" w:name="_Toc498002826"/>
      <w:bookmarkStart w:id="5654" w:name="_Toc498088595"/>
      <w:bookmarkStart w:id="5655" w:name="_Toc498351257"/>
      <w:bookmarkStart w:id="5656" w:name="_Toc498347858"/>
      <w:bookmarkStart w:id="5657" w:name="_Toc498517430"/>
      <w:bookmarkStart w:id="5658" w:name="_Toc498513924"/>
      <w:bookmarkStart w:id="5659" w:name="_Toc498949103"/>
      <w:bookmarkStart w:id="5660" w:name="_Toc499205210"/>
      <w:bookmarkStart w:id="5661" w:name="_Toc499201654"/>
      <w:bookmarkStart w:id="5662" w:name="_Toc500935526"/>
      <w:bookmarkStart w:id="5663" w:name="_Toc500935977"/>
      <w:bookmarkStart w:id="5664" w:name="_Toc501458491"/>
      <w:bookmarkStart w:id="5665" w:name="_Toc501455399"/>
      <w:bookmarkStart w:id="5666" w:name="_Toc501459029"/>
      <w:bookmarkStart w:id="5667" w:name="_Toc501455846"/>
      <w:bookmarkStart w:id="5668" w:name="_Toc21960499"/>
      <w:bookmarkStart w:id="5669" w:name="_Toc22624629"/>
      <w:bookmarkStart w:id="5670" w:name="_Toc22625310"/>
      <w:bookmarkStart w:id="5671" w:name="_Toc22635797"/>
      <w:bookmarkStart w:id="5672" w:name="_Toc498002827"/>
      <w:bookmarkStart w:id="5673" w:name="_Toc498088596"/>
      <w:bookmarkStart w:id="5674" w:name="_Toc498351258"/>
      <w:bookmarkStart w:id="5675" w:name="_Toc498347859"/>
      <w:bookmarkStart w:id="5676" w:name="_Toc498517431"/>
      <w:bookmarkStart w:id="5677" w:name="_Toc498513925"/>
      <w:bookmarkStart w:id="5678" w:name="_Toc498949104"/>
      <w:bookmarkStart w:id="5679" w:name="_Toc499205211"/>
      <w:bookmarkStart w:id="5680" w:name="_Toc499201655"/>
      <w:bookmarkStart w:id="5681" w:name="_Toc500935527"/>
      <w:bookmarkStart w:id="5682" w:name="_Toc500935978"/>
      <w:bookmarkStart w:id="5683" w:name="_Toc501458492"/>
      <w:bookmarkStart w:id="5684" w:name="_Toc501455400"/>
      <w:bookmarkStart w:id="5685" w:name="_Toc501459030"/>
      <w:bookmarkStart w:id="5686" w:name="_Toc501455847"/>
      <w:bookmarkStart w:id="5687" w:name="_Toc21960500"/>
      <w:bookmarkStart w:id="5688" w:name="_Toc22624630"/>
      <w:bookmarkStart w:id="5689" w:name="_Toc22625311"/>
      <w:bookmarkStart w:id="5690" w:name="_Toc22635798"/>
      <w:bookmarkStart w:id="5691" w:name="_Toc498002828"/>
      <w:bookmarkStart w:id="5692" w:name="_Toc498088597"/>
      <w:bookmarkStart w:id="5693" w:name="_Toc498351259"/>
      <w:bookmarkStart w:id="5694" w:name="_Toc498347860"/>
      <w:bookmarkStart w:id="5695" w:name="_Toc498517432"/>
      <w:bookmarkStart w:id="5696" w:name="_Toc498513926"/>
      <w:bookmarkStart w:id="5697" w:name="_Toc498949105"/>
      <w:bookmarkStart w:id="5698" w:name="_Toc499205212"/>
      <w:bookmarkStart w:id="5699" w:name="_Toc499201656"/>
      <w:bookmarkStart w:id="5700" w:name="_Toc500935528"/>
      <w:bookmarkStart w:id="5701" w:name="_Toc500935979"/>
      <w:bookmarkStart w:id="5702" w:name="_Toc501458493"/>
      <w:bookmarkStart w:id="5703" w:name="_Toc501455401"/>
      <w:bookmarkStart w:id="5704" w:name="_Toc501459031"/>
      <w:bookmarkStart w:id="5705" w:name="_Toc501455848"/>
      <w:bookmarkStart w:id="5706" w:name="_Toc21960501"/>
      <w:bookmarkStart w:id="5707" w:name="_Toc22624631"/>
      <w:bookmarkStart w:id="5708" w:name="_Toc22625312"/>
      <w:bookmarkStart w:id="5709" w:name="_Toc22635799"/>
      <w:bookmarkStart w:id="5710" w:name="_Toc498002829"/>
      <w:bookmarkStart w:id="5711" w:name="_Toc498088598"/>
      <w:bookmarkStart w:id="5712" w:name="_Toc498351260"/>
      <w:bookmarkStart w:id="5713" w:name="_Toc498347861"/>
      <w:bookmarkStart w:id="5714" w:name="_Toc498517433"/>
      <w:bookmarkStart w:id="5715" w:name="_Toc498513927"/>
      <w:bookmarkStart w:id="5716" w:name="_Toc498949106"/>
      <w:bookmarkStart w:id="5717" w:name="_Toc499205213"/>
      <w:bookmarkStart w:id="5718" w:name="_Toc499201657"/>
      <w:bookmarkStart w:id="5719" w:name="_Toc500935529"/>
      <w:bookmarkStart w:id="5720" w:name="_Toc500935980"/>
      <w:bookmarkStart w:id="5721" w:name="_Toc501458494"/>
      <w:bookmarkStart w:id="5722" w:name="_Toc501455402"/>
      <w:bookmarkStart w:id="5723" w:name="_Toc501459032"/>
      <w:bookmarkStart w:id="5724" w:name="_Toc501455849"/>
      <w:bookmarkStart w:id="5725" w:name="_Toc21960502"/>
      <w:bookmarkStart w:id="5726" w:name="_Toc22624632"/>
      <w:bookmarkStart w:id="5727" w:name="_Toc22625313"/>
      <w:bookmarkStart w:id="5728" w:name="_Toc22635800"/>
      <w:bookmarkStart w:id="5729" w:name="_Toc498002830"/>
      <w:bookmarkStart w:id="5730" w:name="_Toc498088599"/>
      <w:bookmarkStart w:id="5731" w:name="_Toc498351261"/>
      <w:bookmarkStart w:id="5732" w:name="_Toc498347862"/>
      <w:bookmarkStart w:id="5733" w:name="_Toc498517434"/>
      <w:bookmarkStart w:id="5734" w:name="_Toc498513928"/>
      <w:bookmarkStart w:id="5735" w:name="_Toc498949107"/>
      <w:bookmarkStart w:id="5736" w:name="_Toc499205214"/>
      <w:bookmarkStart w:id="5737" w:name="_Toc499201658"/>
      <w:bookmarkStart w:id="5738" w:name="_Toc500935530"/>
      <w:bookmarkStart w:id="5739" w:name="_Toc500935981"/>
      <w:bookmarkStart w:id="5740" w:name="_Toc501458495"/>
      <w:bookmarkStart w:id="5741" w:name="_Toc501455403"/>
      <w:bookmarkStart w:id="5742" w:name="_Toc501459033"/>
      <w:bookmarkStart w:id="5743" w:name="_Toc501455850"/>
      <w:bookmarkStart w:id="5744" w:name="_Toc21960503"/>
      <w:bookmarkStart w:id="5745" w:name="_Toc22624633"/>
      <w:bookmarkStart w:id="5746" w:name="_Toc22625314"/>
      <w:bookmarkStart w:id="5747" w:name="_Toc22635801"/>
      <w:bookmarkStart w:id="5748" w:name="_Toc498002831"/>
      <w:bookmarkStart w:id="5749" w:name="_Toc498088600"/>
      <w:bookmarkStart w:id="5750" w:name="_Toc498351262"/>
      <w:bookmarkStart w:id="5751" w:name="_Toc498347863"/>
      <w:bookmarkStart w:id="5752" w:name="_Toc498517435"/>
      <w:bookmarkStart w:id="5753" w:name="_Toc498513929"/>
      <w:bookmarkStart w:id="5754" w:name="_Toc498949108"/>
      <w:bookmarkStart w:id="5755" w:name="_Toc499205215"/>
      <w:bookmarkStart w:id="5756" w:name="_Toc499201659"/>
      <w:bookmarkStart w:id="5757" w:name="_Toc500935531"/>
      <w:bookmarkStart w:id="5758" w:name="_Toc500935982"/>
      <w:bookmarkStart w:id="5759" w:name="_Toc501458496"/>
      <w:bookmarkStart w:id="5760" w:name="_Toc501455404"/>
      <w:bookmarkStart w:id="5761" w:name="_Toc501459034"/>
      <w:bookmarkStart w:id="5762" w:name="_Toc501455851"/>
      <w:bookmarkStart w:id="5763" w:name="_Toc21960504"/>
      <w:bookmarkStart w:id="5764" w:name="_Toc22624634"/>
      <w:bookmarkStart w:id="5765" w:name="_Toc22625315"/>
      <w:bookmarkStart w:id="5766" w:name="_Toc22635802"/>
      <w:bookmarkStart w:id="5767" w:name="_Toc498002832"/>
      <w:bookmarkStart w:id="5768" w:name="_Toc498088601"/>
      <w:bookmarkStart w:id="5769" w:name="_Toc498351263"/>
      <w:bookmarkStart w:id="5770" w:name="_Toc498347864"/>
      <w:bookmarkStart w:id="5771" w:name="_Toc498517436"/>
      <w:bookmarkStart w:id="5772" w:name="_Toc498513930"/>
      <w:bookmarkStart w:id="5773" w:name="_Toc498949109"/>
      <w:bookmarkStart w:id="5774" w:name="_Toc499205216"/>
      <w:bookmarkStart w:id="5775" w:name="_Toc499201660"/>
      <w:bookmarkStart w:id="5776" w:name="_Toc500935532"/>
      <w:bookmarkStart w:id="5777" w:name="_Toc500935983"/>
      <w:bookmarkStart w:id="5778" w:name="_Toc501458497"/>
      <w:bookmarkStart w:id="5779" w:name="_Toc501455405"/>
      <w:bookmarkStart w:id="5780" w:name="_Toc501459035"/>
      <w:bookmarkStart w:id="5781" w:name="_Toc501455852"/>
      <w:bookmarkStart w:id="5782" w:name="_Toc21960505"/>
      <w:bookmarkStart w:id="5783" w:name="_Toc22624635"/>
      <w:bookmarkStart w:id="5784" w:name="_Toc22625316"/>
      <w:bookmarkStart w:id="5785" w:name="_Toc22635803"/>
      <w:bookmarkStart w:id="5786" w:name="_Toc498002833"/>
      <w:bookmarkStart w:id="5787" w:name="_Toc498088602"/>
      <w:bookmarkStart w:id="5788" w:name="_Toc498351264"/>
      <w:bookmarkStart w:id="5789" w:name="_Toc498347865"/>
      <w:bookmarkStart w:id="5790" w:name="_Toc498517437"/>
      <w:bookmarkStart w:id="5791" w:name="_Toc498513931"/>
      <w:bookmarkStart w:id="5792" w:name="_Toc498949110"/>
      <w:bookmarkStart w:id="5793" w:name="_Toc499205217"/>
      <w:bookmarkStart w:id="5794" w:name="_Toc499201661"/>
      <w:bookmarkStart w:id="5795" w:name="_Toc500935533"/>
      <w:bookmarkStart w:id="5796" w:name="_Toc500935984"/>
      <w:bookmarkStart w:id="5797" w:name="_Toc501458498"/>
      <w:bookmarkStart w:id="5798" w:name="_Toc501455406"/>
      <w:bookmarkStart w:id="5799" w:name="_Toc501459036"/>
      <w:bookmarkStart w:id="5800" w:name="_Toc501455853"/>
      <w:bookmarkStart w:id="5801" w:name="_Toc21960506"/>
      <w:bookmarkStart w:id="5802" w:name="_Toc22624636"/>
      <w:bookmarkStart w:id="5803" w:name="_Toc22625317"/>
      <w:bookmarkStart w:id="5804" w:name="_Toc22635804"/>
      <w:bookmarkStart w:id="5805" w:name="_Toc498002834"/>
      <w:bookmarkStart w:id="5806" w:name="_Toc498088603"/>
      <w:bookmarkStart w:id="5807" w:name="_Toc498351265"/>
      <w:bookmarkStart w:id="5808" w:name="_Toc498347866"/>
      <w:bookmarkStart w:id="5809" w:name="_Toc498517438"/>
      <w:bookmarkStart w:id="5810" w:name="_Toc498513932"/>
      <w:bookmarkStart w:id="5811" w:name="_Toc498949111"/>
      <w:bookmarkStart w:id="5812" w:name="_Toc499205218"/>
      <w:bookmarkStart w:id="5813" w:name="_Toc499201662"/>
      <w:bookmarkStart w:id="5814" w:name="_Toc500935534"/>
      <w:bookmarkStart w:id="5815" w:name="_Toc500935985"/>
      <w:bookmarkStart w:id="5816" w:name="_Toc501458499"/>
      <w:bookmarkStart w:id="5817" w:name="_Toc501455407"/>
      <w:bookmarkStart w:id="5818" w:name="_Toc501459037"/>
      <w:bookmarkStart w:id="5819" w:name="_Toc501455854"/>
      <w:bookmarkStart w:id="5820" w:name="_Toc21960507"/>
      <w:bookmarkStart w:id="5821" w:name="_Toc22624637"/>
      <w:bookmarkStart w:id="5822" w:name="_Toc22625318"/>
      <w:bookmarkStart w:id="5823" w:name="_Toc22635805"/>
      <w:bookmarkStart w:id="5824" w:name="_Toc498002835"/>
      <w:bookmarkStart w:id="5825" w:name="_Toc498088604"/>
      <w:bookmarkStart w:id="5826" w:name="_Toc498351266"/>
      <w:bookmarkStart w:id="5827" w:name="_Toc498347867"/>
      <w:bookmarkStart w:id="5828" w:name="_Toc498517439"/>
      <w:bookmarkStart w:id="5829" w:name="_Toc498513933"/>
      <w:bookmarkStart w:id="5830" w:name="_Toc498949112"/>
      <w:bookmarkStart w:id="5831" w:name="_Toc499205219"/>
      <w:bookmarkStart w:id="5832" w:name="_Toc499201663"/>
      <w:bookmarkStart w:id="5833" w:name="_Toc500935535"/>
      <w:bookmarkStart w:id="5834" w:name="_Toc500935986"/>
      <w:bookmarkStart w:id="5835" w:name="_Toc501458500"/>
      <w:bookmarkStart w:id="5836" w:name="_Toc501455408"/>
      <w:bookmarkStart w:id="5837" w:name="_Toc501459038"/>
      <w:bookmarkStart w:id="5838" w:name="_Toc501455855"/>
      <w:bookmarkStart w:id="5839" w:name="_Toc21960508"/>
      <w:bookmarkStart w:id="5840" w:name="_Toc22624638"/>
      <w:bookmarkStart w:id="5841" w:name="_Toc22625319"/>
      <w:bookmarkStart w:id="5842" w:name="_Toc22635806"/>
      <w:bookmarkStart w:id="5843" w:name="_Toc498002836"/>
      <w:bookmarkStart w:id="5844" w:name="_Toc498088605"/>
      <w:bookmarkStart w:id="5845" w:name="_Toc498351267"/>
      <w:bookmarkStart w:id="5846" w:name="_Toc498347868"/>
      <w:bookmarkStart w:id="5847" w:name="_Toc498517440"/>
      <w:bookmarkStart w:id="5848" w:name="_Toc498513934"/>
      <w:bookmarkStart w:id="5849" w:name="_Toc498949113"/>
      <w:bookmarkStart w:id="5850" w:name="_Toc499205220"/>
      <w:bookmarkStart w:id="5851" w:name="_Toc499201664"/>
      <w:bookmarkStart w:id="5852" w:name="_Toc500935536"/>
      <w:bookmarkStart w:id="5853" w:name="_Toc500935987"/>
      <w:bookmarkStart w:id="5854" w:name="_Toc501458501"/>
      <w:bookmarkStart w:id="5855" w:name="_Toc501455409"/>
      <w:bookmarkStart w:id="5856" w:name="_Toc501459039"/>
      <w:bookmarkStart w:id="5857" w:name="_Toc501455856"/>
      <w:bookmarkStart w:id="5858" w:name="_Toc21960509"/>
      <w:bookmarkStart w:id="5859" w:name="_Toc22624639"/>
      <w:bookmarkStart w:id="5860" w:name="_Toc22625320"/>
      <w:bookmarkStart w:id="5861" w:name="_Toc22635807"/>
      <w:bookmarkStart w:id="5862" w:name="_Toc498002837"/>
      <w:bookmarkStart w:id="5863" w:name="_Toc498088606"/>
      <w:bookmarkStart w:id="5864" w:name="_Toc498351268"/>
      <w:bookmarkStart w:id="5865" w:name="_Toc498347869"/>
      <w:bookmarkStart w:id="5866" w:name="_Toc498517441"/>
      <w:bookmarkStart w:id="5867" w:name="_Toc498513935"/>
      <w:bookmarkStart w:id="5868" w:name="_Toc498949114"/>
      <w:bookmarkStart w:id="5869" w:name="_Toc499205221"/>
      <w:bookmarkStart w:id="5870" w:name="_Toc499201665"/>
      <w:bookmarkStart w:id="5871" w:name="_Toc500935537"/>
      <w:bookmarkStart w:id="5872" w:name="_Toc500935988"/>
      <w:bookmarkStart w:id="5873" w:name="_Toc501458502"/>
      <w:bookmarkStart w:id="5874" w:name="_Toc501455410"/>
      <w:bookmarkStart w:id="5875" w:name="_Toc501459040"/>
      <w:bookmarkStart w:id="5876" w:name="_Toc501455857"/>
      <w:bookmarkStart w:id="5877" w:name="_Toc21960510"/>
      <w:bookmarkStart w:id="5878" w:name="_Toc22624640"/>
      <w:bookmarkStart w:id="5879" w:name="_Toc22625321"/>
      <w:bookmarkStart w:id="5880" w:name="_Toc22635808"/>
      <w:bookmarkStart w:id="5881" w:name="_Toc498002838"/>
      <w:bookmarkStart w:id="5882" w:name="_Toc498088607"/>
      <w:bookmarkStart w:id="5883" w:name="_Toc498351269"/>
      <w:bookmarkStart w:id="5884" w:name="_Toc498347870"/>
      <w:bookmarkStart w:id="5885" w:name="_Toc498517442"/>
      <w:bookmarkStart w:id="5886" w:name="_Toc498513936"/>
      <w:bookmarkStart w:id="5887" w:name="_Toc498949115"/>
      <w:bookmarkStart w:id="5888" w:name="_Toc499205222"/>
      <w:bookmarkStart w:id="5889" w:name="_Toc499201666"/>
      <w:bookmarkStart w:id="5890" w:name="_Toc500935538"/>
      <w:bookmarkStart w:id="5891" w:name="_Toc500935989"/>
      <w:bookmarkStart w:id="5892" w:name="_Toc501458503"/>
      <w:bookmarkStart w:id="5893" w:name="_Toc501455411"/>
      <w:bookmarkStart w:id="5894" w:name="_Toc501459041"/>
      <w:bookmarkStart w:id="5895" w:name="_Toc501455858"/>
      <w:bookmarkStart w:id="5896" w:name="_Toc21960511"/>
      <w:bookmarkStart w:id="5897" w:name="_Toc22624641"/>
      <w:bookmarkStart w:id="5898" w:name="_Toc22625322"/>
      <w:bookmarkStart w:id="5899" w:name="_Toc22635809"/>
      <w:bookmarkStart w:id="5900" w:name="_Toc498002839"/>
      <w:bookmarkStart w:id="5901" w:name="_Toc498088608"/>
      <w:bookmarkStart w:id="5902" w:name="_Toc498351270"/>
      <w:bookmarkStart w:id="5903" w:name="_Toc498347871"/>
      <w:bookmarkStart w:id="5904" w:name="_Toc498517443"/>
      <w:bookmarkStart w:id="5905" w:name="_Toc498513937"/>
      <w:bookmarkStart w:id="5906" w:name="_Toc498949116"/>
      <w:bookmarkStart w:id="5907" w:name="_Toc499205223"/>
      <w:bookmarkStart w:id="5908" w:name="_Toc499201667"/>
      <w:bookmarkStart w:id="5909" w:name="_Toc500935539"/>
      <w:bookmarkStart w:id="5910" w:name="_Toc500935990"/>
      <w:bookmarkStart w:id="5911" w:name="_Toc501458504"/>
      <w:bookmarkStart w:id="5912" w:name="_Toc501455412"/>
      <w:bookmarkStart w:id="5913" w:name="_Toc501459042"/>
      <w:bookmarkStart w:id="5914" w:name="_Toc501455859"/>
      <w:bookmarkStart w:id="5915" w:name="_Toc21960512"/>
      <w:bookmarkStart w:id="5916" w:name="_Toc22624642"/>
      <w:bookmarkStart w:id="5917" w:name="_Toc22625323"/>
      <w:bookmarkStart w:id="5918" w:name="_Toc22635810"/>
      <w:bookmarkStart w:id="5919" w:name="_Toc498002840"/>
      <w:bookmarkStart w:id="5920" w:name="_Toc498088609"/>
      <w:bookmarkStart w:id="5921" w:name="_Toc498351271"/>
      <w:bookmarkStart w:id="5922" w:name="_Toc498347872"/>
      <w:bookmarkStart w:id="5923" w:name="_Toc498517444"/>
      <w:bookmarkStart w:id="5924" w:name="_Toc498513938"/>
      <w:bookmarkStart w:id="5925" w:name="_Toc498949117"/>
      <w:bookmarkStart w:id="5926" w:name="_Toc499205224"/>
      <w:bookmarkStart w:id="5927" w:name="_Toc499201668"/>
      <w:bookmarkStart w:id="5928" w:name="_Toc500935540"/>
      <w:bookmarkStart w:id="5929" w:name="_Toc500935991"/>
      <w:bookmarkStart w:id="5930" w:name="_Toc501458505"/>
      <w:bookmarkStart w:id="5931" w:name="_Toc501455413"/>
      <w:bookmarkStart w:id="5932" w:name="_Toc501459043"/>
      <w:bookmarkStart w:id="5933" w:name="_Toc501455860"/>
      <w:bookmarkStart w:id="5934" w:name="_Toc21960513"/>
      <w:bookmarkStart w:id="5935" w:name="_Toc22624643"/>
      <w:bookmarkStart w:id="5936" w:name="_Toc22625324"/>
      <w:bookmarkStart w:id="5937" w:name="_Toc22635811"/>
      <w:bookmarkStart w:id="5938" w:name="_Toc498002841"/>
      <w:bookmarkStart w:id="5939" w:name="_Toc498088610"/>
      <w:bookmarkStart w:id="5940" w:name="_Toc498351272"/>
      <w:bookmarkStart w:id="5941" w:name="_Toc498347873"/>
      <w:bookmarkStart w:id="5942" w:name="_Toc498517445"/>
      <w:bookmarkStart w:id="5943" w:name="_Toc498513939"/>
      <w:bookmarkStart w:id="5944" w:name="_Toc498949118"/>
      <w:bookmarkStart w:id="5945" w:name="_Toc499205225"/>
      <w:bookmarkStart w:id="5946" w:name="_Toc499201669"/>
      <w:bookmarkStart w:id="5947" w:name="_Toc500935541"/>
      <w:bookmarkStart w:id="5948" w:name="_Toc500935992"/>
      <w:bookmarkStart w:id="5949" w:name="_Toc501458506"/>
      <w:bookmarkStart w:id="5950" w:name="_Toc501455414"/>
      <w:bookmarkStart w:id="5951" w:name="_Toc501459044"/>
      <w:bookmarkStart w:id="5952" w:name="_Toc501455861"/>
      <w:bookmarkStart w:id="5953" w:name="_Toc21960514"/>
      <w:bookmarkStart w:id="5954" w:name="_Toc22624644"/>
      <w:bookmarkStart w:id="5955" w:name="_Toc22625325"/>
      <w:bookmarkStart w:id="5956" w:name="_Toc22635812"/>
      <w:bookmarkStart w:id="5957" w:name="_Toc498002842"/>
      <w:bookmarkStart w:id="5958" w:name="_Toc498088611"/>
      <w:bookmarkStart w:id="5959" w:name="_Toc498351273"/>
      <w:bookmarkStart w:id="5960" w:name="_Toc498347874"/>
      <w:bookmarkStart w:id="5961" w:name="_Toc498517446"/>
      <w:bookmarkStart w:id="5962" w:name="_Toc498513940"/>
      <w:bookmarkStart w:id="5963" w:name="_Toc498949119"/>
      <w:bookmarkStart w:id="5964" w:name="_Toc499205226"/>
      <w:bookmarkStart w:id="5965" w:name="_Toc499201670"/>
      <w:bookmarkStart w:id="5966" w:name="_Toc500935542"/>
      <w:bookmarkStart w:id="5967" w:name="_Toc500935993"/>
      <w:bookmarkStart w:id="5968" w:name="_Toc501458507"/>
      <w:bookmarkStart w:id="5969" w:name="_Toc501455415"/>
      <w:bookmarkStart w:id="5970" w:name="_Toc501459045"/>
      <w:bookmarkStart w:id="5971" w:name="_Toc501455862"/>
      <w:bookmarkStart w:id="5972" w:name="_Toc21960515"/>
      <w:bookmarkStart w:id="5973" w:name="_Toc22624645"/>
      <w:bookmarkStart w:id="5974" w:name="_Toc22625326"/>
      <w:bookmarkStart w:id="5975" w:name="_Toc22635813"/>
      <w:bookmarkStart w:id="5976" w:name="_Toc498002843"/>
      <w:bookmarkStart w:id="5977" w:name="_Toc498088612"/>
      <w:bookmarkStart w:id="5978" w:name="_Toc498351274"/>
      <w:bookmarkStart w:id="5979" w:name="_Toc498347875"/>
      <w:bookmarkStart w:id="5980" w:name="_Toc498517447"/>
      <w:bookmarkStart w:id="5981" w:name="_Toc498513941"/>
      <w:bookmarkStart w:id="5982" w:name="_Toc498949120"/>
      <w:bookmarkStart w:id="5983" w:name="_Toc499205227"/>
      <w:bookmarkStart w:id="5984" w:name="_Toc499201671"/>
      <w:bookmarkStart w:id="5985" w:name="_Toc500935543"/>
      <w:bookmarkStart w:id="5986" w:name="_Toc500935994"/>
      <w:bookmarkStart w:id="5987" w:name="_Toc501458508"/>
      <w:bookmarkStart w:id="5988" w:name="_Toc501455416"/>
      <w:bookmarkStart w:id="5989" w:name="_Toc501459046"/>
      <w:bookmarkStart w:id="5990" w:name="_Toc501455863"/>
      <w:bookmarkStart w:id="5991" w:name="_Toc21960516"/>
      <w:bookmarkStart w:id="5992" w:name="_Toc22624646"/>
      <w:bookmarkStart w:id="5993" w:name="_Toc22625327"/>
      <w:bookmarkStart w:id="5994" w:name="_Toc22635814"/>
      <w:bookmarkStart w:id="5995" w:name="_Toc498002844"/>
      <w:bookmarkStart w:id="5996" w:name="_Toc498088613"/>
      <w:bookmarkStart w:id="5997" w:name="_Toc498351275"/>
      <w:bookmarkStart w:id="5998" w:name="_Toc498347876"/>
      <w:bookmarkStart w:id="5999" w:name="_Toc498517448"/>
      <w:bookmarkStart w:id="6000" w:name="_Toc498513942"/>
      <w:bookmarkStart w:id="6001" w:name="_Toc498949121"/>
      <w:bookmarkStart w:id="6002" w:name="_Toc499205228"/>
      <w:bookmarkStart w:id="6003" w:name="_Toc499201672"/>
      <w:bookmarkStart w:id="6004" w:name="_Toc500935544"/>
      <w:bookmarkStart w:id="6005" w:name="_Toc500935995"/>
      <w:bookmarkStart w:id="6006" w:name="_Toc501458509"/>
      <w:bookmarkStart w:id="6007" w:name="_Toc501455417"/>
      <w:bookmarkStart w:id="6008" w:name="_Toc501459047"/>
      <w:bookmarkStart w:id="6009" w:name="_Toc501455864"/>
      <w:bookmarkStart w:id="6010" w:name="_Toc21960517"/>
      <w:bookmarkStart w:id="6011" w:name="_Toc22624647"/>
      <w:bookmarkStart w:id="6012" w:name="_Toc22625328"/>
      <w:bookmarkStart w:id="6013" w:name="_Toc22635815"/>
      <w:bookmarkStart w:id="6014" w:name="_Toc498002845"/>
      <w:bookmarkStart w:id="6015" w:name="_Toc498088614"/>
      <w:bookmarkStart w:id="6016" w:name="_Toc498351276"/>
      <w:bookmarkStart w:id="6017" w:name="_Toc498347877"/>
      <w:bookmarkStart w:id="6018" w:name="_Toc498517449"/>
      <w:bookmarkStart w:id="6019" w:name="_Toc498513943"/>
      <w:bookmarkStart w:id="6020" w:name="_Toc498949122"/>
      <w:bookmarkStart w:id="6021" w:name="_Toc499205229"/>
      <w:bookmarkStart w:id="6022" w:name="_Toc499201673"/>
      <w:bookmarkStart w:id="6023" w:name="_Toc500935545"/>
      <w:bookmarkStart w:id="6024" w:name="_Toc500935996"/>
      <w:bookmarkStart w:id="6025" w:name="_Toc501458510"/>
      <w:bookmarkStart w:id="6026" w:name="_Toc501455418"/>
      <w:bookmarkStart w:id="6027" w:name="_Toc501459048"/>
      <w:bookmarkStart w:id="6028" w:name="_Toc501455865"/>
      <w:bookmarkStart w:id="6029" w:name="_Toc21960518"/>
      <w:bookmarkStart w:id="6030" w:name="_Toc22624648"/>
      <w:bookmarkStart w:id="6031" w:name="_Toc22625329"/>
      <w:bookmarkStart w:id="6032" w:name="_Toc22635816"/>
      <w:bookmarkStart w:id="6033" w:name="_Toc498002846"/>
      <w:bookmarkStart w:id="6034" w:name="_Toc498088615"/>
      <w:bookmarkStart w:id="6035" w:name="_Toc498351277"/>
      <w:bookmarkStart w:id="6036" w:name="_Toc498347878"/>
      <w:bookmarkStart w:id="6037" w:name="_Toc498517450"/>
      <w:bookmarkStart w:id="6038" w:name="_Toc498513944"/>
      <w:bookmarkStart w:id="6039" w:name="_Toc498949123"/>
      <w:bookmarkStart w:id="6040" w:name="_Toc499205230"/>
      <w:bookmarkStart w:id="6041" w:name="_Toc499201674"/>
      <w:bookmarkStart w:id="6042" w:name="_Toc500935546"/>
      <w:bookmarkStart w:id="6043" w:name="_Toc500935997"/>
      <w:bookmarkStart w:id="6044" w:name="_Toc501458511"/>
      <w:bookmarkStart w:id="6045" w:name="_Toc501455419"/>
      <w:bookmarkStart w:id="6046" w:name="_Toc501459049"/>
      <w:bookmarkStart w:id="6047" w:name="_Toc501455866"/>
      <w:bookmarkStart w:id="6048" w:name="_Toc21960519"/>
      <w:bookmarkStart w:id="6049" w:name="_Toc22624649"/>
      <w:bookmarkStart w:id="6050" w:name="_Toc22625330"/>
      <w:bookmarkStart w:id="6051" w:name="_Toc22635817"/>
      <w:bookmarkStart w:id="6052" w:name="_Toc498002847"/>
      <w:bookmarkStart w:id="6053" w:name="_Toc498088616"/>
      <w:bookmarkStart w:id="6054" w:name="_Toc498351278"/>
      <w:bookmarkStart w:id="6055" w:name="_Toc498347879"/>
      <w:bookmarkStart w:id="6056" w:name="_Toc498517451"/>
      <w:bookmarkStart w:id="6057" w:name="_Toc498513945"/>
      <w:bookmarkStart w:id="6058" w:name="_Toc498949124"/>
      <w:bookmarkStart w:id="6059" w:name="_Toc499205231"/>
      <w:bookmarkStart w:id="6060" w:name="_Toc499201675"/>
      <w:bookmarkStart w:id="6061" w:name="_Toc500935547"/>
      <w:bookmarkStart w:id="6062" w:name="_Toc500935998"/>
      <w:bookmarkStart w:id="6063" w:name="_Toc501458512"/>
      <w:bookmarkStart w:id="6064" w:name="_Toc501455420"/>
      <w:bookmarkStart w:id="6065" w:name="_Toc501459050"/>
      <w:bookmarkStart w:id="6066" w:name="_Toc501455867"/>
      <w:bookmarkStart w:id="6067" w:name="_Toc21960520"/>
      <w:bookmarkStart w:id="6068" w:name="_Toc22624650"/>
      <w:bookmarkStart w:id="6069" w:name="_Toc22625331"/>
      <w:bookmarkStart w:id="6070" w:name="_Toc22635818"/>
      <w:bookmarkStart w:id="6071" w:name="_Toc498002848"/>
      <w:bookmarkStart w:id="6072" w:name="_Toc498088617"/>
      <w:bookmarkStart w:id="6073" w:name="_Toc498351279"/>
      <w:bookmarkStart w:id="6074" w:name="_Toc498347880"/>
      <w:bookmarkStart w:id="6075" w:name="_Toc498517452"/>
      <w:bookmarkStart w:id="6076" w:name="_Toc498513946"/>
      <w:bookmarkStart w:id="6077" w:name="_Toc498949125"/>
      <w:bookmarkStart w:id="6078" w:name="_Toc499205232"/>
      <w:bookmarkStart w:id="6079" w:name="_Toc499201676"/>
      <w:bookmarkStart w:id="6080" w:name="_Toc500935548"/>
      <w:bookmarkStart w:id="6081" w:name="_Toc500935999"/>
      <w:bookmarkStart w:id="6082" w:name="_Toc501458513"/>
      <w:bookmarkStart w:id="6083" w:name="_Toc501455421"/>
      <w:bookmarkStart w:id="6084" w:name="_Toc501459051"/>
      <w:bookmarkStart w:id="6085" w:name="_Toc501455868"/>
      <w:bookmarkStart w:id="6086" w:name="_Toc21960521"/>
      <w:bookmarkStart w:id="6087" w:name="_Toc22624651"/>
      <w:bookmarkStart w:id="6088" w:name="_Toc22625332"/>
      <w:bookmarkStart w:id="6089" w:name="_Toc22635819"/>
      <w:bookmarkStart w:id="6090" w:name="_Toc498002849"/>
      <w:bookmarkStart w:id="6091" w:name="_Toc498088618"/>
      <w:bookmarkStart w:id="6092" w:name="_Toc498351280"/>
      <w:bookmarkStart w:id="6093" w:name="_Toc498347881"/>
      <w:bookmarkStart w:id="6094" w:name="_Toc498517453"/>
      <w:bookmarkStart w:id="6095" w:name="_Toc498513947"/>
      <w:bookmarkStart w:id="6096" w:name="_Toc498949126"/>
      <w:bookmarkStart w:id="6097" w:name="_Toc499205233"/>
      <w:bookmarkStart w:id="6098" w:name="_Toc499201677"/>
      <w:bookmarkStart w:id="6099" w:name="_Toc500935549"/>
      <w:bookmarkStart w:id="6100" w:name="_Toc500936000"/>
      <w:bookmarkStart w:id="6101" w:name="_Toc501458514"/>
      <w:bookmarkStart w:id="6102" w:name="_Toc501455422"/>
      <w:bookmarkStart w:id="6103" w:name="_Toc501459052"/>
      <w:bookmarkStart w:id="6104" w:name="_Toc501455869"/>
      <w:bookmarkStart w:id="6105" w:name="_Toc21960522"/>
      <w:bookmarkStart w:id="6106" w:name="_Toc22624652"/>
      <w:bookmarkStart w:id="6107" w:name="_Toc22625333"/>
      <w:bookmarkStart w:id="6108" w:name="_Toc22635820"/>
      <w:bookmarkStart w:id="6109" w:name="_Toc498002850"/>
      <w:bookmarkStart w:id="6110" w:name="_Toc498088619"/>
      <w:bookmarkStart w:id="6111" w:name="_Toc498351281"/>
      <w:bookmarkStart w:id="6112" w:name="_Toc498347882"/>
      <w:bookmarkStart w:id="6113" w:name="_Toc498517454"/>
      <w:bookmarkStart w:id="6114" w:name="_Toc498513948"/>
      <w:bookmarkStart w:id="6115" w:name="_Toc498949127"/>
      <w:bookmarkStart w:id="6116" w:name="_Toc499205234"/>
      <w:bookmarkStart w:id="6117" w:name="_Toc499201678"/>
      <w:bookmarkStart w:id="6118" w:name="_Toc500935550"/>
      <w:bookmarkStart w:id="6119" w:name="_Toc500936001"/>
      <w:bookmarkStart w:id="6120" w:name="_Toc501458515"/>
      <w:bookmarkStart w:id="6121" w:name="_Toc501455423"/>
      <w:bookmarkStart w:id="6122" w:name="_Toc501459053"/>
      <w:bookmarkStart w:id="6123" w:name="_Toc501455870"/>
      <w:bookmarkStart w:id="6124" w:name="_Toc21960523"/>
      <w:bookmarkStart w:id="6125" w:name="_Toc22624653"/>
      <w:bookmarkStart w:id="6126" w:name="_Toc22625334"/>
      <w:bookmarkStart w:id="6127" w:name="_Toc22635821"/>
      <w:bookmarkStart w:id="6128" w:name="_Toc498002851"/>
      <w:bookmarkStart w:id="6129" w:name="_Toc498088620"/>
      <w:bookmarkStart w:id="6130" w:name="_Toc498351282"/>
      <w:bookmarkStart w:id="6131" w:name="_Toc498347883"/>
      <w:bookmarkStart w:id="6132" w:name="_Toc498517455"/>
      <w:bookmarkStart w:id="6133" w:name="_Toc498513949"/>
      <w:bookmarkStart w:id="6134" w:name="_Toc498949128"/>
      <w:bookmarkStart w:id="6135" w:name="_Toc499205235"/>
      <w:bookmarkStart w:id="6136" w:name="_Toc499201679"/>
      <w:bookmarkStart w:id="6137" w:name="_Toc500935551"/>
      <w:bookmarkStart w:id="6138" w:name="_Toc500936002"/>
      <w:bookmarkStart w:id="6139" w:name="_Toc501458516"/>
      <w:bookmarkStart w:id="6140" w:name="_Toc501455424"/>
      <w:bookmarkStart w:id="6141" w:name="_Toc501459054"/>
      <w:bookmarkStart w:id="6142" w:name="_Toc501455871"/>
      <w:bookmarkStart w:id="6143" w:name="_Toc21960524"/>
      <w:bookmarkStart w:id="6144" w:name="_Toc22624654"/>
      <w:bookmarkStart w:id="6145" w:name="_Toc22625335"/>
      <w:bookmarkStart w:id="6146" w:name="_Toc22635822"/>
      <w:bookmarkStart w:id="6147" w:name="_Toc498002852"/>
      <w:bookmarkStart w:id="6148" w:name="_Toc498088621"/>
      <w:bookmarkStart w:id="6149" w:name="_Toc498351283"/>
      <w:bookmarkStart w:id="6150" w:name="_Toc498347884"/>
      <w:bookmarkStart w:id="6151" w:name="_Toc498517456"/>
      <w:bookmarkStart w:id="6152" w:name="_Toc498513950"/>
      <w:bookmarkStart w:id="6153" w:name="_Toc498949129"/>
      <w:bookmarkStart w:id="6154" w:name="_Toc499205236"/>
      <w:bookmarkStart w:id="6155" w:name="_Toc499201680"/>
      <w:bookmarkStart w:id="6156" w:name="_Toc500935552"/>
      <w:bookmarkStart w:id="6157" w:name="_Toc500936003"/>
      <w:bookmarkStart w:id="6158" w:name="_Toc501458517"/>
      <w:bookmarkStart w:id="6159" w:name="_Toc501455425"/>
      <w:bookmarkStart w:id="6160" w:name="_Toc501459055"/>
      <w:bookmarkStart w:id="6161" w:name="_Toc501455872"/>
      <w:bookmarkStart w:id="6162" w:name="_Toc21960525"/>
      <w:bookmarkStart w:id="6163" w:name="_Toc22624655"/>
      <w:bookmarkStart w:id="6164" w:name="_Toc22625336"/>
      <w:bookmarkStart w:id="6165" w:name="_Toc22635823"/>
      <w:bookmarkStart w:id="6166" w:name="_Toc498002853"/>
      <w:bookmarkStart w:id="6167" w:name="_Toc498088622"/>
      <w:bookmarkStart w:id="6168" w:name="_Toc498351284"/>
      <w:bookmarkStart w:id="6169" w:name="_Toc498347885"/>
      <w:bookmarkStart w:id="6170" w:name="_Toc498517457"/>
      <w:bookmarkStart w:id="6171" w:name="_Toc498513951"/>
      <w:bookmarkStart w:id="6172" w:name="_Toc498949130"/>
      <w:bookmarkStart w:id="6173" w:name="_Toc499205237"/>
      <w:bookmarkStart w:id="6174" w:name="_Toc499201681"/>
      <w:bookmarkStart w:id="6175" w:name="_Toc500935553"/>
      <w:bookmarkStart w:id="6176" w:name="_Toc500936004"/>
      <w:bookmarkStart w:id="6177" w:name="_Toc501458518"/>
      <w:bookmarkStart w:id="6178" w:name="_Toc501455426"/>
      <w:bookmarkStart w:id="6179" w:name="_Toc501459056"/>
      <w:bookmarkStart w:id="6180" w:name="_Toc501455873"/>
      <w:bookmarkStart w:id="6181" w:name="_Toc21960526"/>
      <w:bookmarkStart w:id="6182" w:name="_Toc22624656"/>
      <w:bookmarkStart w:id="6183" w:name="_Toc22625337"/>
      <w:bookmarkStart w:id="6184" w:name="_Toc22635824"/>
      <w:bookmarkStart w:id="6185" w:name="_Toc498002854"/>
      <w:bookmarkStart w:id="6186" w:name="_Toc498088623"/>
      <w:bookmarkStart w:id="6187" w:name="_Toc498351285"/>
      <w:bookmarkStart w:id="6188" w:name="_Toc498347886"/>
      <w:bookmarkStart w:id="6189" w:name="_Toc498517458"/>
      <w:bookmarkStart w:id="6190" w:name="_Toc498513952"/>
      <w:bookmarkStart w:id="6191" w:name="_Toc498949131"/>
      <w:bookmarkStart w:id="6192" w:name="_Toc499205238"/>
      <w:bookmarkStart w:id="6193" w:name="_Toc499201682"/>
      <w:bookmarkStart w:id="6194" w:name="_Toc500935554"/>
      <w:bookmarkStart w:id="6195" w:name="_Toc500936005"/>
      <w:bookmarkStart w:id="6196" w:name="_Toc501458519"/>
      <w:bookmarkStart w:id="6197" w:name="_Toc501455427"/>
      <w:bookmarkStart w:id="6198" w:name="_Toc501459057"/>
      <w:bookmarkStart w:id="6199" w:name="_Toc501455874"/>
      <w:bookmarkStart w:id="6200" w:name="_Toc21960527"/>
      <w:bookmarkStart w:id="6201" w:name="_Toc22624657"/>
      <w:bookmarkStart w:id="6202" w:name="_Toc22625338"/>
      <w:bookmarkStart w:id="6203" w:name="_Toc22635825"/>
      <w:bookmarkStart w:id="6204" w:name="_Toc498002855"/>
      <w:bookmarkStart w:id="6205" w:name="_Toc498088624"/>
      <w:bookmarkStart w:id="6206" w:name="_Toc498351286"/>
      <w:bookmarkStart w:id="6207" w:name="_Toc498347887"/>
      <w:bookmarkStart w:id="6208" w:name="_Toc498517459"/>
      <w:bookmarkStart w:id="6209" w:name="_Toc498513953"/>
      <w:bookmarkStart w:id="6210" w:name="_Toc498949132"/>
      <w:bookmarkStart w:id="6211" w:name="_Toc499205239"/>
      <w:bookmarkStart w:id="6212" w:name="_Toc499201683"/>
      <w:bookmarkStart w:id="6213" w:name="_Toc500935555"/>
      <w:bookmarkStart w:id="6214" w:name="_Toc500936006"/>
      <w:bookmarkStart w:id="6215" w:name="_Toc501458520"/>
      <w:bookmarkStart w:id="6216" w:name="_Toc501455428"/>
      <w:bookmarkStart w:id="6217" w:name="_Toc501459058"/>
      <w:bookmarkStart w:id="6218" w:name="_Toc501455875"/>
      <w:bookmarkStart w:id="6219" w:name="_Toc21960528"/>
      <w:bookmarkStart w:id="6220" w:name="_Toc22624658"/>
      <w:bookmarkStart w:id="6221" w:name="_Toc22625339"/>
      <w:bookmarkStart w:id="6222" w:name="_Toc22635826"/>
      <w:bookmarkStart w:id="6223" w:name="_Toc498002856"/>
      <w:bookmarkStart w:id="6224" w:name="_Toc498088625"/>
      <w:bookmarkStart w:id="6225" w:name="_Toc498351287"/>
      <w:bookmarkStart w:id="6226" w:name="_Toc498347888"/>
      <w:bookmarkStart w:id="6227" w:name="_Toc498517460"/>
      <w:bookmarkStart w:id="6228" w:name="_Toc498513954"/>
      <w:bookmarkStart w:id="6229" w:name="_Toc498949133"/>
      <w:bookmarkStart w:id="6230" w:name="_Toc499205240"/>
      <w:bookmarkStart w:id="6231" w:name="_Toc499201684"/>
      <w:bookmarkStart w:id="6232" w:name="_Toc500935556"/>
      <w:bookmarkStart w:id="6233" w:name="_Toc500936007"/>
      <w:bookmarkStart w:id="6234" w:name="_Toc501458521"/>
      <w:bookmarkStart w:id="6235" w:name="_Toc501455429"/>
      <w:bookmarkStart w:id="6236" w:name="_Toc501459059"/>
      <w:bookmarkStart w:id="6237" w:name="_Toc501455876"/>
      <w:bookmarkStart w:id="6238" w:name="_Toc21960529"/>
      <w:bookmarkStart w:id="6239" w:name="_Toc22624659"/>
      <w:bookmarkStart w:id="6240" w:name="_Toc22625340"/>
      <w:bookmarkStart w:id="6241" w:name="_Toc22635827"/>
      <w:bookmarkStart w:id="6242" w:name="_Toc498002857"/>
      <w:bookmarkStart w:id="6243" w:name="_Toc498088626"/>
      <w:bookmarkStart w:id="6244" w:name="_Toc498351288"/>
      <w:bookmarkStart w:id="6245" w:name="_Toc498347889"/>
      <w:bookmarkStart w:id="6246" w:name="_Toc498517461"/>
      <w:bookmarkStart w:id="6247" w:name="_Toc498513955"/>
      <w:bookmarkStart w:id="6248" w:name="_Toc498949134"/>
      <w:bookmarkStart w:id="6249" w:name="_Toc499205241"/>
      <w:bookmarkStart w:id="6250" w:name="_Toc499201685"/>
      <w:bookmarkStart w:id="6251" w:name="_Toc500935557"/>
      <w:bookmarkStart w:id="6252" w:name="_Toc500936008"/>
      <w:bookmarkStart w:id="6253" w:name="_Toc501458522"/>
      <w:bookmarkStart w:id="6254" w:name="_Toc501455430"/>
      <w:bookmarkStart w:id="6255" w:name="_Toc501459060"/>
      <w:bookmarkStart w:id="6256" w:name="_Toc501455877"/>
      <w:bookmarkStart w:id="6257" w:name="_Toc21960530"/>
      <w:bookmarkStart w:id="6258" w:name="_Toc22624660"/>
      <w:bookmarkStart w:id="6259" w:name="_Toc22625341"/>
      <w:bookmarkStart w:id="6260" w:name="_Toc22635828"/>
      <w:bookmarkStart w:id="6261" w:name="_Toc498002858"/>
      <w:bookmarkStart w:id="6262" w:name="_Toc498088627"/>
      <w:bookmarkStart w:id="6263" w:name="_Toc498351289"/>
      <w:bookmarkStart w:id="6264" w:name="_Toc498347890"/>
      <w:bookmarkStart w:id="6265" w:name="_Toc498517462"/>
      <w:bookmarkStart w:id="6266" w:name="_Toc498513956"/>
      <w:bookmarkStart w:id="6267" w:name="_Toc498949135"/>
      <w:bookmarkStart w:id="6268" w:name="_Toc499205242"/>
      <w:bookmarkStart w:id="6269" w:name="_Toc499201686"/>
      <w:bookmarkStart w:id="6270" w:name="_Toc500935558"/>
      <w:bookmarkStart w:id="6271" w:name="_Toc500936009"/>
      <w:bookmarkStart w:id="6272" w:name="_Toc501458523"/>
      <w:bookmarkStart w:id="6273" w:name="_Toc501455431"/>
      <w:bookmarkStart w:id="6274" w:name="_Toc501459061"/>
      <w:bookmarkStart w:id="6275" w:name="_Toc501455878"/>
      <w:bookmarkStart w:id="6276" w:name="_Toc21960531"/>
      <w:bookmarkStart w:id="6277" w:name="_Toc22624661"/>
      <w:bookmarkStart w:id="6278" w:name="_Toc22625342"/>
      <w:bookmarkStart w:id="6279" w:name="_Toc22635829"/>
      <w:bookmarkStart w:id="6280" w:name="_Toc498002859"/>
      <w:bookmarkStart w:id="6281" w:name="_Toc498088628"/>
      <w:bookmarkStart w:id="6282" w:name="_Toc498351290"/>
      <w:bookmarkStart w:id="6283" w:name="_Toc498347891"/>
      <w:bookmarkStart w:id="6284" w:name="_Toc498517463"/>
      <w:bookmarkStart w:id="6285" w:name="_Toc498513957"/>
      <w:bookmarkStart w:id="6286" w:name="_Toc498949136"/>
      <w:bookmarkStart w:id="6287" w:name="_Toc499205243"/>
      <w:bookmarkStart w:id="6288" w:name="_Toc499201687"/>
      <w:bookmarkStart w:id="6289" w:name="_Toc500935559"/>
      <w:bookmarkStart w:id="6290" w:name="_Toc500936010"/>
      <w:bookmarkStart w:id="6291" w:name="_Toc501458524"/>
      <w:bookmarkStart w:id="6292" w:name="_Toc501455432"/>
      <w:bookmarkStart w:id="6293" w:name="_Toc501459062"/>
      <w:bookmarkStart w:id="6294" w:name="_Toc501455879"/>
      <w:bookmarkStart w:id="6295" w:name="_Toc21960532"/>
      <w:bookmarkStart w:id="6296" w:name="_Toc22624662"/>
      <w:bookmarkStart w:id="6297" w:name="_Toc22625343"/>
      <w:bookmarkStart w:id="6298" w:name="_Toc22635830"/>
      <w:bookmarkStart w:id="6299" w:name="_Toc498002860"/>
      <w:bookmarkStart w:id="6300" w:name="_Toc498088629"/>
      <w:bookmarkStart w:id="6301" w:name="_Toc498351291"/>
      <w:bookmarkStart w:id="6302" w:name="_Toc498347892"/>
      <w:bookmarkStart w:id="6303" w:name="_Toc498517464"/>
      <w:bookmarkStart w:id="6304" w:name="_Toc498513958"/>
      <w:bookmarkStart w:id="6305" w:name="_Toc498949137"/>
      <w:bookmarkStart w:id="6306" w:name="_Toc499205244"/>
      <w:bookmarkStart w:id="6307" w:name="_Toc499201688"/>
      <w:bookmarkStart w:id="6308" w:name="_Toc500935560"/>
      <w:bookmarkStart w:id="6309" w:name="_Toc500936011"/>
      <w:bookmarkStart w:id="6310" w:name="_Toc501458525"/>
      <w:bookmarkStart w:id="6311" w:name="_Toc501455433"/>
      <w:bookmarkStart w:id="6312" w:name="_Toc501459063"/>
      <w:bookmarkStart w:id="6313" w:name="_Toc501455880"/>
      <w:bookmarkStart w:id="6314" w:name="_Toc21960533"/>
      <w:bookmarkStart w:id="6315" w:name="_Toc22624663"/>
      <w:bookmarkStart w:id="6316" w:name="_Toc22625344"/>
      <w:bookmarkStart w:id="6317" w:name="_Toc22635831"/>
      <w:bookmarkStart w:id="6318" w:name="_Toc498002861"/>
      <w:bookmarkStart w:id="6319" w:name="_Toc498088630"/>
      <w:bookmarkStart w:id="6320" w:name="_Toc498351292"/>
      <w:bookmarkStart w:id="6321" w:name="_Toc498347893"/>
      <w:bookmarkStart w:id="6322" w:name="_Toc498517465"/>
      <w:bookmarkStart w:id="6323" w:name="_Toc498513959"/>
      <w:bookmarkStart w:id="6324" w:name="_Toc498949138"/>
      <w:bookmarkStart w:id="6325" w:name="_Toc499205245"/>
      <w:bookmarkStart w:id="6326" w:name="_Toc499201689"/>
      <w:bookmarkStart w:id="6327" w:name="_Toc500935561"/>
      <w:bookmarkStart w:id="6328" w:name="_Toc500936012"/>
      <w:bookmarkStart w:id="6329" w:name="_Toc501458526"/>
      <w:bookmarkStart w:id="6330" w:name="_Toc501455434"/>
      <w:bookmarkStart w:id="6331" w:name="_Toc501459064"/>
      <w:bookmarkStart w:id="6332" w:name="_Toc501455881"/>
      <w:bookmarkStart w:id="6333" w:name="_Toc21960534"/>
      <w:bookmarkStart w:id="6334" w:name="_Toc22624664"/>
      <w:bookmarkStart w:id="6335" w:name="_Toc22625345"/>
      <w:bookmarkStart w:id="6336" w:name="_Toc22635832"/>
      <w:bookmarkStart w:id="6337" w:name="_Toc498002862"/>
      <w:bookmarkStart w:id="6338" w:name="_Toc498088631"/>
      <w:bookmarkStart w:id="6339" w:name="_Toc498351293"/>
      <w:bookmarkStart w:id="6340" w:name="_Toc498347894"/>
      <w:bookmarkStart w:id="6341" w:name="_Toc498517466"/>
      <w:bookmarkStart w:id="6342" w:name="_Toc498513960"/>
      <w:bookmarkStart w:id="6343" w:name="_Toc498949139"/>
      <w:bookmarkStart w:id="6344" w:name="_Toc499205246"/>
      <w:bookmarkStart w:id="6345" w:name="_Toc499201690"/>
      <w:bookmarkStart w:id="6346" w:name="_Toc500935562"/>
      <w:bookmarkStart w:id="6347" w:name="_Toc500936013"/>
      <w:bookmarkStart w:id="6348" w:name="_Toc501458527"/>
      <w:bookmarkStart w:id="6349" w:name="_Toc501455435"/>
      <w:bookmarkStart w:id="6350" w:name="_Toc501459065"/>
      <w:bookmarkStart w:id="6351" w:name="_Toc501455882"/>
      <w:bookmarkStart w:id="6352" w:name="_Toc21960535"/>
      <w:bookmarkStart w:id="6353" w:name="_Toc22624665"/>
      <w:bookmarkStart w:id="6354" w:name="_Toc22625346"/>
      <w:bookmarkStart w:id="6355" w:name="_Toc22635833"/>
      <w:bookmarkStart w:id="6356" w:name="_Toc498002863"/>
      <w:bookmarkStart w:id="6357" w:name="_Toc498088632"/>
      <w:bookmarkStart w:id="6358" w:name="_Toc498351294"/>
      <w:bookmarkStart w:id="6359" w:name="_Toc498347895"/>
      <w:bookmarkStart w:id="6360" w:name="_Toc498517467"/>
      <w:bookmarkStart w:id="6361" w:name="_Toc498513961"/>
      <w:bookmarkStart w:id="6362" w:name="_Toc498949140"/>
      <w:bookmarkStart w:id="6363" w:name="_Toc499205247"/>
      <w:bookmarkStart w:id="6364" w:name="_Toc499201691"/>
      <w:bookmarkStart w:id="6365" w:name="_Toc500935563"/>
      <w:bookmarkStart w:id="6366" w:name="_Toc500936014"/>
      <w:bookmarkStart w:id="6367" w:name="_Toc501458528"/>
      <w:bookmarkStart w:id="6368" w:name="_Toc501455436"/>
      <w:bookmarkStart w:id="6369" w:name="_Toc501459066"/>
      <w:bookmarkStart w:id="6370" w:name="_Toc501455883"/>
      <w:bookmarkStart w:id="6371" w:name="_Toc21960536"/>
      <w:bookmarkStart w:id="6372" w:name="_Toc22624666"/>
      <w:bookmarkStart w:id="6373" w:name="_Toc22625347"/>
      <w:bookmarkStart w:id="6374" w:name="_Toc22635834"/>
      <w:bookmarkStart w:id="6375" w:name="_Toc498002864"/>
      <w:bookmarkStart w:id="6376" w:name="_Toc498088633"/>
      <w:bookmarkStart w:id="6377" w:name="_Toc498351295"/>
      <w:bookmarkStart w:id="6378" w:name="_Toc498347896"/>
      <w:bookmarkStart w:id="6379" w:name="_Toc498517468"/>
      <w:bookmarkStart w:id="6380" w:name="_Toc498513962"/>
      <w:bookmarkStart w:id="6381" w:name="_Toc498949141"/>
      <w:bookmarkStart w:id="6382" w:name="_Toc499205248"/>
      <w:bookmarkStart w:id="6383" w:name="_Toc499201692"/>
      <w:bookmarkStart w:id="6384" w:name="_Toc500935564"/>
      <w:bookmarkStart w:id="6385" w:name="_Toc500936015"/>
      <w:bookmarkStart w:id="6386" w:name="_Toc501458529"/>
      <w:bookmarkStart w:id="6387" w:name="_Toc501455437"/>
      <w:bookmarkStart w:id="6388" w:name="_Toc501459067"/>
      <w:bookmarkStart w:id="6389" w:name="_Toc501455884"/>
      <w:bookmarkStart w:id="6390" w:name="_Toc21960537"/>
      <w:bookmarkStart w:id="6391" w:name="_Toc22624667"/>
      <w:bookmarkStart w:id="6392" w:name="_Toc22625348"/>
      <w:bookmarkStart w:id="6393" w:name="_Toc22635835"/>
      <w:bookmarkStart w:id="6394" w:name="_Toc498002865"/>
      <w:bookmarkStart w:id="6395" w:name="_Toc498088634"/>
      <w:bookmarkStart w:id="6396" w:name="_Toc498351296"/>
      <w:bookmarkStart w:id="6397" w:name="_Toc498347897"/>
      <w:bookmarkStart w:id="6398" w:name="_Toc498517469"/>
      <w:bookmarkStart w:id="6399" w:name="_Toc498513963"/>
      <w:bookmarkStart w:id="6400" w:name="_Toc498949142"/>
      <w:bookmarkStart w:id="6401" w:name="_Toc499205249"/>
      <w:bookmarkStart w:id="6402" w:name="_Toc499201693"/>
      <w:bookmarkStart w:id="6403" w:name="_Toc500935565"/>
      <w:bookmarkStart w:id="6404" w:name="_Toc500936016"/>
      <w:bookmarkStart w:id="6405" w:name="_Toc501458530"/>
      <w:bookmarkStart w:id="6406" w:name="_Toc501455438"/>
      <w:bookmarkStart w:id="6407" w:name="_Toc501459068"/>
      <w:bookmarkStart w:id="6408" w:name="_Toc501455885"/>
      <w:bookmarkStart w:id="6409" w:name="_Toc21960538"/>
      <w:bookmarkStart w:id="6410" w:name="_Toc22624668"/>
      <w:bookmarkStart w:id="6411" w:name="_Toc22625349"/>
      <w:bookmarkStart w:id="6412" w:name="_Toc22635836"/>
      <w:bookmarkStart w:id="6413" w:name="_Toc498002866"/>
      <w:bookmarkStart w:id="6414" w:name="_Toc498088635"/>
      <w:bookmarkStart w:id="6415" w:name="_Toc498351297"/>
      <w:bookmarkStart w:id="6416" w:name="_Toc498347898"/>
      <w:bookmarkStart w:id="6417" w:name="_Toc498517470"/>
      <w:bookmarkStart w:id="6418" w:name="_Toc498513964"/>
      <w:bookmarkStart w:id="6419" w:name="_Toc498949143"/>
      <w:bookmarkStart w:id="6420" w:name="_Toc499205250"/>
      <w:bookmarkStart w:id="6421" w:name="_Toc499201694"/>
      <w:bookmarkStart w:id="6422" w:name="_Toc500935566"/>
      <w:bookmarkStart w:id="6423" w:name="_Toc500936017"/>
      <w:bookmarkStart w:id="6424" w:name="_Toc501458531"/>
      <w:bookmarkStart w:id="6425" w:name="_Toc501455439"/>
      <w:bookmarkStart w:id="6426" w:name="_Toc501459069"/>
      <w:bookmarkStart w:id="6427" w:name="_Toc501455886"/>
      <w:bookmarkStart w:id="6428" w:name="_Toc21960539"/>
      <w:bookmarkStart w:id="6429" w:name="_Toc22624669"/>
      <w:bookmarkStart w:id="6430" w:name="_Toc22625350"/>
      <w:bookmarkStart w:id="6431" w:name="_Toc22635837"/>
      <w:bookmarkStart w:id="6432" w:name="_Toc498002867"/>
      <w:bookmarkStart w:id="6433" w:name="_Toc498088636"/>
      <w:bookmarkStart w:id="6434" w:name="_Toc498351298"/>
      <w:bookmarkStart w:id="6435" w:name="_Toc498347899"/>
      <w:bookmarkStart w:id="6436" w:name="_Toc498517471"/>
      <w:bookmarkStart w:id="6437" w:name="_Toc498513965"/>
      <w:bookmarkStart w:id="6438" w:name="_Toc498949144"/>
      <w:bookmarkStart w:id="6439" w:name="_Toc499205251"/>
      <w:bookmarkStart w:id="6440" w:name="_Toc499201695"/>
      <w:bookmarkStart w:id="6441" w:name="_Toc500935567"/>
      <w:bookmarkStart w:id="6442" w:name="_Toc500936018"/>
      <w:bookmarkStart w:id="6443" w:name="_Toc501458532"/>
      <w:bookmarkStart w:id="6444" w:name="_Toc501455440"/>
      <w:bookmarkStart w:id="6445" w:name="_Toc501459070"/>
      <w:bookmarkStart w:id="6446" w:name="_Toc501455887"/>
      <w:bookmarkStart w:id="6447" w:name="_Toc21960540"/>
      <w:bookmarkStart w:id="6448" w:name="_Toc22624670"/>
      <w:bookmarkStart w:id="6449" w:name="_Toc22625351"/>
      <w:bookmarkStart w:id="6450" w:name="_Toc22635838"/>
      <w:bookmarkStart w:id="6451" w:name="_Toc498002868"/>
      <w:bookmarkStart w:id="6452" w:name="_Toc498088637"/>
      <w:bookmarkStart w:id="6453" w:name="_Toc498351299"/>
      <w:bookmarkStart w:id="6454" w:name="_Toc498347900"/>
      <w:bookmarkStart w:id="6455" w:name="_Toc498517472"/>
      <w:bookmarkStart w:id="6456" w:name="_Toc498513966"/>
      <w:bookmarkStart w:id="6457" w:name="_Toc498949145"/>
      <w:bookmarkStart w:id="6458" w:name="_Toc499205252"/>
      <w:bookmarkStart w:id="6459" w:name="_Toc499201696"/>
      <w:bookmarkStart w:id="6460" w:name="_Toc500935568"/>
      <w:bookmarkStart w:id="6461" w:name="_Toc500936019"/>
      <w:bookmarkStart w:id="6462" w:name="_Toc501458533"/>
      <w:bookmarkStart w:id="6463" w:name="_Toc501455441"/>
      <w:bookmarkStart w:id="6464" w:name="_Toc501459071"/>
      <w:bookmarkStart w:id="6465" w:name="_Toc501455888"/>
      <w:bookmarkStart w:id="6466" w:name="_Toc21960541"/>
      <w:bookmarkStart w:id="6467" w:name="_Toc22624671"/>
      <w:bookmarkStart w:id="6468" w:name="_Toc22625352"/>
      <w:bookmarkStart w:id="6469" w:name="_Toc22635839"/>
      <w:bookmarkStart w:id="6470" w:name="_Toc498002869"/>
      <w:bookmarkStart w:id="6471" w:name="_Toc498088638"/>
      <w:bookmarkStart w:id="6472" w:name="_Toc498351300"/>
      <w:bookmarkStart w:id="6473" w:name="_Toc498347901"/>
      <w:bookmarkStart w:id="6474" w:name="_Toc498517473"/>
      <w:bookmarkStart w:id="6475" w:name="_Toc498513967"/>
      <w:bookmarkStart w:id="6476" w:name="_Toc498949146"/>
      <w:bookmarkStart w:id="6477" w:name="_Toc499205253"/>
      <w:bookmarkStart w:id="6478" w:name="_Toc499201697"/>
      <w:bookmarkStart w:id="6479" w:name="_Toc500935569"/>
      <w:bookmarkStart w:id="6480" w:name="_Toc500936020"/>
      <w:bookmarkStart w:id="6481" w:name="_Toc501458534"/>
      <w:bookmarkStart w:id="6482" w:name="_Toc501455442"/>
      <w:bookmarkStart w:id="6483" w:name="_Toc501459072"/>
      <w:bookmarkStart w:id="6484" w:name="_Toc501455889"/>
      <w:bookmarkStart w:id="6485" w:name="_Toc21960542"/>
      <w:bookmarkStart w:id="6486" w:name="_Toc22624672"/>
      <w:bookmarkStart w:id="6487" w:name="_Toc22625353"/>
      <w:bookmarkStart w:id="6488" w:name="_Toc22635840"/>
      <w:bookmarkStart w:id="6489" w:name="_Toc498002870"/>
      <w:bookmarkStart w:id="6490" w:name="_Toc498088639"/>
      <w:bookmarkStart w:id="6491" w:name="_Toc498351301"/>
      <w:bookmarkStart w:id="6492" w:name="_Toc498347902"/>
      <w:bookmarkStart w:id="6493" w:name="_Toc498517474"/>
      <w:bookmarkStart w:id="6494" w:name="_Toc498513968"/>
      <w:bookmarkStart w:id="6495" w:name="_Toc498949147"/>
      <w:bookmarkStart w:id="6496" w:name="_Toc499205254"/>
      <w:bookmarkStart w:id="6497" w:name="_Toc499201698"/>
      <w:bookmarkStart w:id="6498" w:name="_Toc500935570"/>
      <w:bookmarkStart w:id="6499" w:name="_Toc500936021"/>
      <w:bookmarkStart w:id="6500" w:name="_Toc501458535"/>
      <w:bookmarkStart w:id="6501" w:name="_Toc501455443"/>
      <w:bookmarkStart w:id="6502" w:name="_Toc501459073"/>
      <w:bookmarkStart w:id="6503" w:name="_Toc501455890"/>
      <w:bookmarkStart w:id="6504" w:name="_Toc21960543"/>
      <w:bookmarkStart w:id="6505" w:name="_Toc22624673"/>
      <w:bookmarkStart w:id="6506" w:name="_Toc22625354"/>
      <w:bookmarkStart w:id="6507" w:name="_Toc22635841"/>
      <w:bookmarkStart w:id="6508" w:name="_Toc498002871"/>
      <w:bookmarkStart w:id="6509" w:name="_Toc498088640"/>
      <w:bookmarkStart w:id="6510" w:name="_Toc498351302"/>
      <w:bookmarkStart w:id="6511" w:name="_Toc498347903"/>
      <w:bookmarkStart w:id="6512" w:name="_Toc498517475"/>
      <w:bookmarkStart w:id="6513" w:name="_Toc498513969"/>
      <w:bookmarkStart w:id="6514" w:name="_Toc498949148"/>
      <w:bookmarkStart w:id="6515" w:name="_Toc499205255"/>
      <w:bookmarkStart w:id="6516" w:name="_Toc499201699"/>
      <w:bookmarkStart w:id="6517" w:name="_Toc500935571"/>
      <w:bookmarkStart w:id="6518" w:name="_Toc500936022"/>
      <w:bookmarkStart w:id="6519" w:name="_Toc501458536"/>
      <w:bookmarkStart w:id="6520" w:name="_Toc501455444"/>
      <w:bookmarkStart w:id="6521" w:name="_Toc501459074"/>
      <w:bookmarkStart w:id="6522" w:name="_Toc501455891"/>
      <w:bookmarkStart w:id="6523" w:name="_Toc21960544"/>
      <w:bookmarkStart w:id="6524" w:name="_Toc22624674"/>
      <w:bookmarkStart w:id="6525" w:name="_Toc22625355"/>
      <w:bookmarkStart w:id="6526" w:name="_Toc22635842"/>
      <w:bookmarkStart w:id="6527" w:name="_Toc498002872"/>
      <w:bookmarkStart w:id="6528" w:name="_Toc498088641"/>
      <w:bookmarkStart w:id="6529" w:name="_Toc498351303"/>
      <w:bookmarkStart w:id="6530" w:name="_Toc498347904"/>
      <w:bookmarkStart w:id="6531" w:name="_Toc498517476"/>
      <w:bookmarkStart w:id="6532" w:name="_Toc498513970"/>
      <w:bookmarkStart w:id="6533" w:name="_Toc498949149"/>
      <w:bookmarkStart w:id="6534" w:name="_Toc499205256"/>
      <w:bookmarkStart w:id="6535" w:name="_Toc499201700"/>
      <w:bookmarkStart w:id="6536" w:name="_Toc500935572"/>
      <w:bookmarkStart w:id="6537" w:name="_Toc500936023"/>
      <w:bookmarkStart w:id="6538" w:name="_Toc501458537"/>
      <w:bookmarkStart w:id="6539" w:name="_Toc501455445"/>
      <w:bookmarkStart w:id="6540" w:name="_Toc501459075"/>
      <w:bookmarkStart w:id="6541" w:name="_Toc501455892"/>
      <w:bookmarkStart w:id="6542" w:name="_Toc21960545"/>
      <w:bookmarkStart w:id="6543" w:name="_Toc22624675"/>
      <w:bookmarkStart w:id="6544" w:name="_Toc22625356"/>
      <w:bookmarkStart w:id="6545" w:name="_Toc22635843"/>
      <w:bookmarkStart w:id="6546" w:name="_Toc498002873"/>
      <w:bookmarkStart w:id="6547" w:name="_Toc498088642"/>
      <w:bookmarkStart w:id="6548" w:name="_Toc498351304"/>
      <w:bookmarkStart w:id="6549" w:name="_Toc498347905"/>
      <w:bookmarkStart w:id="6550" w:name="_Toc498517477"/>
      <w:bookmarkStart w:id="6551" w:name="_Toc498513971"/>
      <w:bookmarkStart w:id="6552" w:name="_Toc498949150"/>
      <w:bookmarkStart w:id="6553" w:name="_Toc499205257"/>
      <w:bookmarkStart w:id="6554" w:name="_Toc499201701"/>
      <w:bookmarkStart w:id="6555" w:name="_Toc500935573"/>
      <w:bookmarkStart w:id="6556" w:name="_Toc500936024"/>
      <w:bookmarkStart w:id="6557" w:name="_Toc501458538"/>
      <w:bookmarkStart w:id="6558" w:name="_Toc501455446"/>
      <w:bookmarkStart w:id="6559" w:name="_Toc501459076"/>
      <w:bookmarkStart w:id="6560" w:name="_Toc501455893"/>
      <w:bookmarkStart w:id="6561" w:name="_Toc21960546"/>
      <w:bookmarkStart w:id="6562" w:name="_Toc22624676"/>
      <w:bookmarkStart w:id="6563" w:name="_Toc22625357"/>
      <w:bookmarkStart w:id="6564" w:name="_Toc22635844"/>
      <w:bookmarkStart w:id="6565" w:name="_Toc498002874"/>
      <w:bookmarkStart w:id="6566" w:name="_Toc498088643"/>
      <w:bookmarkStart w:id="6567" w:name="_Toc498351305"/>
      <w:bookmarkStart w:id="6568" w:name="_Toc498347906"/>
      <w:bookmarkStart w:id="6569" w:name="_Toc498517478"/>
      <w:bookmarkStart w:id="6570" w:name="_Toc498513972"/>
      <w:bookmarkStart w:id="6571" w:name="_Toc498949151"/>
      <w:bookmarkStart w:id="6572" w:name="_Toc499205258"/>
      <w:bookmarkStart w:id="6573" w:name="_Toc499201702"/>
      <w:bookmarkStart w:id="6574" w:name="_Toc500935574"/>
      <w:bookmarkStart w:id="6575" w:name="_Toc500936025"/>
      <w:bookmarkStart w:id="6576" w:name="_Toc501458539"/>
      <w:bookmarkStart w:id="6577" w:name="_Toc501455447"/>
      <w:bookmarkStart w:id="6578" w:name="_Toc501459077"/>
      <w:bookmarkStart w:id="6579" w:name="_Toc501455894"/>
      <w:bookmarkStart w:id="6580" w:name="_Toc21960547"/>
      <w:bookmarkStart w:id="6581" w:name="_Toc22624677"/>
      <w:bookmarkStart w:id="6582" w:name="_Toc22625358"/>
      <w:bookmarkStart w:id="6583" w:name="_Toc22635845"/>
      <w:bookmarkStart w:id="6584" w:name="_Toc498002875"/>
      <w:bookmarkStart w:id="6585" w:name="_Toc498088644"/>
      <w:bookmarkStart w:id="6586" w:name="_Toc498351306"/>
      <w:bookmarkStart w:id="6587" w:name="_Toc498347907"/>
      <w:bookmarkStart w:id="6588" w:name="_Toc498517479"/>
      <w:bookmarkStart w:id="6589" w:name="_Toc498513973"/>
      <w:bookmarkStart w:id="6590" w:name="_Toc498949152"/>
      <w:bookmarkStart w:id="6591" w:name="_Toc499205259"/>
      <w:bookmarkStart w:id="6592" w:name="_Toc499201703"/>
      <w:bookmarkStart w:id="6593" w:name="_Toc500935575"/>
      <w:bookmarkStart w:id="6594" w:name="_Toc500936026"/>
      <w:bookmarkStart w:id="6595" w:name="_Toc501458540"/>
      <w:bookmarkStart w:id="6596" w:name="_Toc501455448"/>
      <w:bookmarkStart w:id="6597" w:name="_Toc501459078"/>
      <w:bookmarkStart w:id="6598" w:name="_Toc501455895"/>
      <w:bookmarkStart w:id="6599" w:name="_Toc21960548"/>
      <w:bookmarkStart w:id="6600" w:name="_Toc22624678"/>
      <w:bookmarkStart w:id="6601" w:name="_Toc22625359"/>
      <w:bookmarkStart w:id="6602" w:name="_Toc22635846"/>
      <w:bookmarkStart w:id="6603" w:name="_Toc498002876"/>
      <w:bookmarkStart w:id="6604" w:name="_Toc498088645"/>
      <w:bookmarkStart w:id="6605" w:name="_Toc498351307"/>
      <w:bookmarkStart w:id="6606" w:name="_Toc498347908"/>
      <w:bookmarkStart w:id="6607" w:name="_Toc498517480"/>
      <w:bookmarkStart w:id="6608" w:name="_Toc498513974"/>
      <w:bookmarkStart w:id="6609" w:name="_Toc498949153"/>
      <w:bookmarkStart w:id="6610" w:name="_Toc499205260"/>
      <w:bookmarkStart w:id="6611" w:name="_Toc499201704"/>
      <w:bookmarkStart w:id="6612" w:name="_Toc500935576"/>
      <w:bookmarkStart w:id="6613" w:name="_Toc500936027"/>
      <w:bookmarkStart w:id="6614" w:name="_Toc501458541"/>
      <w:bookmarkStart w:id="6615" w:name="_Toc501455449"/>
      <w:bookmarkStart w:id="6616" w:name="_Toc501459079"/>
      <w:bookmarkStart w:id="6617" w:name="_Toc501455896"/>
      <w:bookmarkStart w:id="6618" w:name="_Toc21960549"/>
      <w:bookmarkStart w:id="6619" w:name="_Toc22624679"/>
      <w:bookmarkStart w:id="6620" w:name="_Toc22625360"/>
      <w:bookmarkStart w:id="6621" w:name="_Toc22635847"/>
      <w:bookmarkStart w:id="6622" w:name="_Toc498002877"/>
      <w:bookmarkStart w:id="6623" w:name="_Toc498088646"/>
      <w:bookmarkStart w:id="6624" w:name="_Toc498351308"/>
      <w:bookmarkStart w:id="6625" w:name="_Toc498347909"/>
      <w:bookmarkStart w:id="6626" w:name="_Toc498517481"/>
      <w:bookmarkStart w:id="6627" w:name="_Toc498513975"/>
      <w:bookmarkStart w:id="6628" w:name="_Toc498949154"/>
      <w:bookmarkStart w:id="6629" w:name="_Toc499205261"/>
      <w:bookmarkStart w:id="6630" w:name="_Toc499201705"/>
      <w:bookmarkStart w:id="6631" w:name="_Toc500935577"/>
      <w:bookmarkStart w:id="6632" w:name="_Toc500936028"/>
      <w:bookmarkStart w:id="6633" w:name="_Toc501458542"/>
      <w:bookmarkStart w:id="6634" w:name="_Toc501455450"/>
      <w:bookmarkStart w:id="6635" w:name="_Toc501459080"/>
      <w:bookmarkStart w:id="6636" w:name="_Toc501455897"/>
      <w:bookmarkStart w:id="6637" w:name="_Toc21960550"/>
      <w:bookmarkStart w:id="6638" w:name="_Toc22624680"/>
      <w:bookmarkStart w:id="6639" w:name="_Toc22625361"/>
      <w:bookmarkStart w:id="6640" w:name="_Toc22635848"/>
      <w:bookmarkStart w:id="6641" w:name="_Toc498002878"/>
      <w:bookmarkStart w:id="6642" w:name="_Toc498088647"/>
      <w:bookmarkStart w:id="6643" w:name="_Toc498351309"/>
      <w:bookmarkStart w:id="6644" w:name="_Toc498347910"/>
      <w:bookmarkStart w:id="6645" w:name="_Toc498517482"/>
      <w:bookmarkStart w:id="6646" w:name="_Toc498513976"/>
      <w:bookmarkStart w:id="6647" w:name="_Toc498949155"/>
      <w:bookmarkStart w:id="6648" w:name="_Toc499205262"/>
      <w:bookmarkStart w:id="6649" w:name="_Toc499201706"/>
      <w:bookmarkStart w:id="6650" w:name="_Toc500935578"/>
      <w:bookmarkStart w:id="6651" w:name="_Toc500936029"/>
      <w:bookmarkStart w:id="6652" w:name="_Toc501458543"/>
      <w:bookmarkStart w:id="6653" w:name="_Toc501455451"/>
      <w:bookmarkStart w:id="6654" w:name="_Toc501459081"/>
      <w:bookmarkStart w:id="6655" w:name="_Toc501455898"/>
      <w:bookmarkStart w:id="6656" w:name="_Toc21960551"/>
      <w:bookmarkStart w:id="6657" w:name="_Toc22624681"/>
      <w:bookmarkStart w:id="6658" w:name="_Toc22625362"/>
      <w:bookmarkStart w:id="6659" w:name="_Toc22635849"/>
      <w:bookmarkStart w:id="6660" w:name="_Toc498002879"/>
      <w:bookmarkStart w:id="6661" w:name="_Toc498088648"/>
      <w:bookmarkStart w:id="6662" w:name="_Toc498351310"/>
      <w:bookmarkStart w:id="6663" w:name="_Toc498347911"/>
      <w:bookmarkStart w:id="6664" w:name="_Toc498517483"/>
      <w:bookmarkStart w:id="6665" w:name="_Toc498513977"/>
      <w:bookmarkStart w:id="6666" w:name="_Toc498949156"/>
      <w:bookmarkStart w:id="6667" w:name="_Toc499205263"/>
      <w:bookmarkStart w:id="6668" w:name="_Toc499201707"/>
      <w:bookmarkStart w:id="6669" w:name="_Toc500935579"/>
      <w:bookmarkStart w:id="6670" w:name="_Toc500936030"/>
      <w:bookmarkStart w:id="6671" w:name="_Toc501458544"/>
      <w:bookmarkStart w:id="6672" w:name="_Toc501455452"/>
      <w:bookmarkStart w:id="6673" w:name="_Toc501459082"/>
      <w:bookmarkStart w:id="6674" w:name="_Toc501455899"/>
      <w:bookmarkStart w:id="6675" w:name="_Toc21960552"/>
      <w:bookmarkStart w:id="6676" w:name="_Toc22624682"/>
      <w:bookmarkStart w:id="6677" w:name="_Toc22625363"/>
      <w:bookmarkStart w:id="6678" w:name="_Toc22635850"/>
      <w:bookmarkStart w:id="6679" w:name="_Toc498002880"/>
      <w:bookmarkStart w:id="6680" w:name="_Toc498088649"/>
      <w:bookmarkStart w:id="6681" w:name="_Toc498351311"/>
      <w:bookmarkStart w:id="6682" w:name="_Toc498347912"/>
      <w:bookmarkStart w:id="6683" w:name="_Toc498517484"/>
      <w:bookmarkStart w:id="6684" w:name="_Toc498513978"/>
      <w:bookmarkStart w:id="6685" w:name="_Toc498949157"/>
      <w:bookmarkStart w:id="6686" w:name="_Toc499205264"/>
      <w:bookmarkStart w:id="6687" w:name="_Toc499201708"/>
      <w:bookmarkStart w:id="6688" w:name="_Toc500935580"/>
      <w:bookmarkStart w:id="6689" w:name="_Toc500936031"/>
      <w:bookmarkStart w:id="6690" w:name="_Toc501458545"/>
      <w:bookmarkStart w:id="6691" w:name="_Toc501455453"/>
      <w:bookmarkStart w:id="6692" w:name="_Toc501459083"/>
      <w:bookmarkStart w:id="6693" w:name="_Toc501455900"/>
      <w:bookmarkStart w:id="6694" w:name="_Toc21960553"/>
      <w:bookmarkStart w:id="6695" w:name="_Toc22624683"/>
      <w:bookmarkStart w:id="6696" w:name="_Toc22625364"/>
      <w:bookmarkStart w:id="6697" w:name="_Toc22635851"/>
      <w:bookmarkStart w:id="6698" w:name="_Toc498002881"/>
      <w:bookmarkStart w:id="6699" w:name="_Toc498088650"/>
      <w:bookmarkStart w:id="6700" w:name="_Toc498351312"/>
      <w:bookmarkStart w:id="6701" w:name="_Toc498347913"/>
      <w:bookmarkStart w:id="6702" w:name="_Toc498517485"/>
      <w:bookmarkStart w:id="6703" w:name="_Toc498513979"/>
      <w:bookmarkStart w:id="6704" w:name="_Toc498949158"/>
      <w:bookmarkStart w:id="6705" w:name="_Toc499205265"/>
      <w:bookmarkStart w:id="6706" w:name="_Toc499201709"/>
      <w:bookmarkStart w:id="6707" w:name="_Toc500935581"/>
      <w:bookmarkStart w:id="6708" w:name="_Toc500936032"/>
      <w:bookmarkStart w:id="6709" w:name="_Toc501458546"/>
      <w:bookmarkStart w:id="6710" w:name="_Toc501455454"/>
      <w:bookmarkStart w:id="6711" w:name="_Toc501459084"/>
      <w:bookmarkStart w:id="6712" w:name="_Toc501455901"/>
      <w:bookmarkStart w:id="6713" w:name="_Toc21960554"/>
      <w:bookmarkStart w:id="6714" w:name="_Toc22624684"/>
      <w:bookmarkStart w:id="6715" w:name="_Toc22625365"/>
      <w:bookmarkStart w:id="6716" w:name="_Toc22635852"/>
      <w:bookmarkStart w:id="6717" w:name="_Toc498002882"/>
      <w:bookmarkStart w:id="6718" w:name="_Toc498088651"/>
      <w:bookmarkStart w:id="6719" w:name="_Toc498351313"/>
      <w:bookmarkStart w:id="6720" w:name="_Toc498347914"/>
      <w:bookmarkStart w:id="6721" w:name="_Toc498517486"/>
      <w:bookmarkStart w:id="6722" w:name="_Toc498513980"/>
      <w:bookmarkStart w:id="6723" w:name="_Toc498949159"/>
      <w:bookmarkStart w:id="6724" w:name="_Toc499205266"/>
      <w:bookmarkStart w:id="6725" w:name="_Toc499201710"/>
      <w:bookmarkStart w:id="6726" w:name="_Toc500935582"/>
      <w:bookmarkStart w:id="6727" w:name="_Toc500936033"/>
      <w:bookmarkStart w:id="6728" w:name="_Toc501458547"/>
      <w:bookmarkStart w:id="6729" w:name="_Toc501455455"/>
      <w:bookmarkStart w:id="6730" w:name="_Toc501459085"/>
      <w:bookmarkStart w:id="6731" w:name="_Toc501455902"/>
      <w:bookmarkStart w:id="6732" w:name="_Toc21960555"/>
      <w:bookmarkStart w:id="6733" w:name="_Toc22624685"/>
      <w:bookmarkStart w:id="6734" w:name="_Toc22625366"/>
      <w:bookmarkStart w:id="6735" w:name="_Toc22635853"/>
      <w:bookmarkStart w:id="6736" w:name="_Toc498002883"/>
      <w:bookmarkStart w:id="6737" w:name="_Toc498088652"/>
      <w:bookmarkStart w:id="6738" w:name="_Toc498351314"/>
      <w:bookmarkStart w:id="6739" w:name="_Toc498347915"/>
      <w:bookmarkStart w:id="6740" w:name="_Toc498517487"/>
      <w:bookmarkStart w:id="6741" w:name="_Toc498513981"/>
      <w:bookmarkStart w:id="6742" w:name="_Toc498949160"/>
      <w:bookmarkStart w:id="6743" w:name="_Toc499205267"/>
      <w:bookmarkStart w:id="6744" w:name="_Toc499201711"/>
      <w:bookmarkStart w:id="6745" w:name="_Toc500935583"/>
      <w:bookmarkStart w:id="6746" w:name="_Toc500936034"/>
      <w:bookmarkStart w:id="6747" w:name="_Toc501458548"/>
      <w:bookmarkStart w:id="6748" w:name="_Toc501455456"/>
      <w:bookmarkStart w:id="6749" w:name="_Toc501459086"/>
      <w:bookmarkStart w:id="6750" w:name="_Toc501455903"/>
      <w:bookmarkStart w:id="6751" w:name="_Toc21960556"/>
      <w:bookmarkStart w:id="6752" w:name="_Toc22624686"/>
      <w:bookmarkStart w:id="6753" w:name="_Toc22625367"/>
      <w:bookmarkStart w:id="6754" w:name="_Toc22635854"/>
      <w:bookmarkStart w:id="6755" w:name="_Toc498002884"/>
      <w:bookmarkStart w:id="6756" w:name="_Toc498088653"/>
      <w:bookmarkStart w:id="6757" w:name="_Toc498351315"/>
      <w:bookmarkStart w:id="6758" w:name="_Toc498347916"/>
      <w:bookmarkStart w:id="6759" w:name="_Toc498517488"/>
      <w:bookmarkStart w:id="6760" w:name="_Toc498513982"/>
      <w:bookmarkStart w:id="6761" w:name="_Toc498949161"/>
      <w:bookmarkStart w:id="6762" w:name="_Toc499205268"/>
      <w:bookmarkStart w:id="6763" w:name="_Toc499201712"/>
      <w:bookmarkStart w:id="6764" w:name="_Toc500935584"/>
      <w:bookmarkStart w:id="6765" w:name="_Toc500936035"/>
      <w:bookmarkStart w:id="6766" w:name="_Toc501458549"/>
      <w:bookmarkStart w:id="6767" w:name="_Toc501455457"/>
      <w:bookmarkStart w:id="6768" w:name="_Toc501459087"/>
      <w:bookmarkStart w:id="6769" w:name="_Toc501455904"/>
      <w:bookmarkStart w:id="6770" w:name="_Toc21960557"/>
      <w:bookmarkStart w:id="6771" w:name="_Toc22624687"/>
      <w:bookmarkStart w:id="6772" w:name="_Toc22625368"/>
      <w:bookmarkStart w:id="6773" w:name="_Toc22635855"/>
      <w:bookmarkStart w:id="6774" w:name="_Toc498002885"/>
      <w:bookmarkStart w:id="6775" w:name="_Toc498088654"/>
      <w:bookmarkStart w:id="6776" w:name="_Toc498351316"/>
      <w:bookmarkStart w:id="6777" w:name="_Toc498347917"/>
      <w:bookmarkStart w:id="6778" w:name="_Toc498517489"/>
      <w:bookmarkStart w:id="6779" w:name="_Toc498513983"/>
      <w:bookmarkStart w:id="6780" w:name="_Toc498949162"/>
      <w:bookmarkStart w:id="6781" w:name="_Toc499205269"/>
      <w:bookmarkStart w:id="6782" w:name="_Toc499201713"/>
      <w:bookmarkStart w:id="6783" w:name="_Toc500935585"/>
      <w:bookmarkStart w:id="6784" w:name="_Toc500936036"/>
      <w:bookmarkStart w:id="6785" w:name="_Toc501458550"/>
      <w:bookmarkStart w:id="6786" w:name="_Toc501455458"/>
      <w:bookmarkStart w:id="6787" w:name="_Toc501459088"/>
      <w:bookmarkStart w:id="6788" w:name="_Toc501455905"/>
      <w:bookmarkStart w:id="6789" w:name="_Toc21960558"/>
      <w:bookmarkStart w:id="6790" w:name="_Toc22624688"/>
      <w:bookmarkStart w:id="6791" w:name="_Toc22625369"/>
      <w:bookmarkStart w:id="6792" w:name="_Toc22635856"/>
      <w:bookmarkStart w:id="6793" w:name="_Toc498002886"/>
      <w:bookmarkStart w:id="6794" w:name="_Toc498088655"/>
      <w:bookmarkStart w:id="6795" w:name="_Toc498351317"/>
      <w:bookmarkStart w:id="6796" w:name="_Toc498347918"/>
      <w:bookmarkStart w:id="6797" w:name="_Toc498517490"/>
      <w:bookmarkStart w:id="6798" w:name="_Toc498513984"/>
      <w:bookmarkStart w:id="6799" w:name="_Toc498949163"/>
      <w:bookmarkStart w:id="6800" w:name="_Toc499205270"/>
      <w:bookmarkStart w:id="6801" w:name="_Toc499201714"/>
      <w:bookmarkStart w:id="6802" w:name="_Toc500935586"/>
      <w:bookmarkStart w:id="6803" w:name="_Toc500936037"/>
      <w:bookmarkStart w:id="6804" w:name="_Toc501458551"/>
      <w:bookmarkStart w:id="6805" w:name="_Toc501455459"/>
      <w:bookmarkStart w:id="6806" w:name="_Toc501459089"/>
      <w:bookmarkStart w:id="6807" w:name="_Toc501455906"/>
      <w:bookmarkStart w:id="6808" w:name="_Toc21960559"/>
      <w:bookmarkStart w:id="6809" w:name="_Toc22624689"/>
      <w:bookmarkStart w:id="6810" w:name="_Toc22625370"/>
      <w:bookmarkStart w:id="6811" w:name="_Toc22635857"/>
      <w:bookmarkStart w:id="6812" w:name="_Toc498002887"/>
      <w:bookmarkStart w:id="6813" w:name="_Toc498088656"/>
      <w:bookmarkStart w:id="6814" w:name="_Toc498351318"/>
      <w:bookmarkStart w:id="6815" w:name="_Toc498347919"/>
      <w:bookmarkStart w:id="6816" w:name="_Toc498517491"/>
      <w:bookmarkStart w:id="6817" w:name="_Toc498513985"/>
      <w:bookmarkStart w:id="6818" w:name="_Toc498949164"/>
      <w:bookmarkStart w:id="6819" w:name="_Toc499205271"/>
      <w:bookmarkStart w:id="6820" w:name="_Toc499201715"/>
      <w:bookmarkStart w:id="6821" w:name="_Toc500935587"/>
      <w:bookmarkStart w:id="6822" w:name="_Toc500936038"/>
      <w:bookmarkStart w:id="6823" w:name="_Toc501458552"/>
      <w:bookmarkStart w:id="6824" w:name="_Toc501455460"/>
      <w:bookmarkStart w:id="6825" w:name="_Toc501459090"/>
      <w:bookmarkStart w:id="6826" w:name="_Toc501455907"/>
      <w:bookmarkStart w:id="6827" w:name="_Toc21960560"/>
      <w:bookmarkStart w:id="6828" w:name="_Toc22624690"/>
      <w:bookmarkStart w:id="6829" w:name="_Toc22625371"/>
      <w:bookmarkStart w:id="6830" w:name="_Toc22635858"/>
      <w:bookmarkStart w:id="6831" w:name="_Toc498002888"/>
      <w:bookmarkStart w:id="6832" w:name="_Toc498088657"/>
      <w:bookmarkStart w:id="6833" w:name="_Toc498351319"/>
      <w:bookmarkStart w:id="6834" w:name="_Toc498347920"/>
      <w:bookmarkStart w:id="6835" w:name="_Toc498517492"/>
      <w:bookmarkStart w:id="6836" w:name="_Toc498513986"/>
      <w:bookmarkStart w:id="6837" w:name="_Toc498949165"/>
      <w:bookmarkStart w:id="6838" w:name="_Toc499205272"/>
      <w:bookmarkStart w:id="6839" w:name="_Toc499201716"/>
      <w:bookmarkStart w:id="6840" w:name="_Toc500935588"/>
      <w:bookmarkStart w:id="6841" w:name="_Toc500936039"/>
      <w:bookmarkStart w:id="6842" w:name="_Toc501458553"/>
      <w:bookmarkStart w:id="6843" w:name="_Toc501455461"/>
      <w:bookmarkStart w:id="6844" w:name="_Toc501459091"/>
      <w:bookmarkStart w:id="6845" w:name="_Toc501455908"/>
      <w:bookmarkStart w:id="6846" w:name="_Toc21960561"/>
      <w:bookmarkStart w:id="6847" w:name="_Toc22624691"/>
      <w:bookmarkStart w:id="6848" w:name="_Toc22625372"/>
      <w:bookmarkStart w:id="6849" w:name="_Toc22635859"/>
      <w:bookmarkStart w:id="6850" w:name="_Toc498002889"/>
      <w:bookmarkStart w:id="6851" w:name="_Toc498088658"/>
      <w:bookmarkStart w:id="6852" w:name="_Toc498351320"/>
      <w:bookmarkStart w:id="6853" w:name="_Toc498347921"/>
      <w:bookmarkStart w:id="6854" w:name="_Toc498517493"/>
      <w:bookmarkStart w:id="6855" w:name="_Toc498513987"/>
      <w:bookmarkStart w:id="6856" w:name="_Toc498949166"/>
      <w:bookmarkStart w:id="6857" w:name="_Toc499205273"/>
      <w:bookmarkStart w:id="6858" w:name="_Toc499201717"/>
      <w:bookmarkStart w:id="6859" w:name="_Toc500935589"/>
      <w:bookmarkStart w:id="6860" w:name="_Toc500936040"/>
      <w:bookmarkStart w:id="6861" w:name="_Toc501458554"/>
      <w:bookmarkStart w:id="6862" w:name="_Toc501455462"/>
      <w:bookmarkStart w:id="6863" w:name="_Toc501459092"/>
      <w:bookmarkStart w:id="6864" w:name="_Toc501455909"/>
      <w:bookmarkStart w:id="6865" w:name="_Toc21960562"/>
      <w:bookmarkStart w:id="6866" w:name="_Toc22624692"/>
      <w:bookmarkStart w:id="6867" w:name="_Toc22625373"/>
      <w:bookmarkStart w:id="6868" w:name="_Toc22635860"/>
      <w:bookmarkStart w:id="6869" w:name="_Toc498002890"/>
      <w:bookmarkStart w:id="6870" w:name="_Toc498088659"/>
      <w:bookmarkStart w:id="6871" w:name="_Toc498351321"/>
      <w:bookmarkStart w:id="6872" w:name="_Toc498347922"/>
      <w:bookmarkStart w:id="6873" w:name="_Toc498517494"/>
      <w:bookmarkStart w:id="6874" w:name="_Toc498513988"/>
      <w:bookmarkStart w:id="6875" w:name="_Toc498949167"/>
      <w:bookmarkStart w:id="6876" w:name="_Toc499205274"/>
      <w:bookmarkStart w:id="6877" w:name="_Toc499201718"/>
      <w:bookmarkStart w:id="6878" w:name="_Toc500935590"/>
      <w:bookmarkStart w:id="6879" w:name="_Toc500936041"/>
      <w:bookmarkStart w:id="6880" w:name="_Toc501458555"/>
      <w:bookmarkStart w:id="6881" w:name="_Toc501455463"/>
      <w:bookmarkStart w:id="6882" w:name="_Toc501459093"/>
      <w:bookmarkStart w:id="6883" w:name="_Toc501455910"/>
      <w:bookmarkStart w:id="6884" w:name="_Toc21960563"/>
      <w:bookmarkStart w:id="6885" w:name="_Toc22624693"/>
      <w:bookmarkStart w:id="6886" w:name="_Toc22625374"/>
      <w:bookmarkStart w:id="6887" w:name="_Toc22635861"/>
      <w:bookmarkStart w:id="6888" w:name="_Toc498002891"/>
      <w:bookmarkStart w:id="6889" w:name="_Toc498088660"/>
      <w:bookmarkStart w:id="6890" w:name="_Toc498351322"/>
      <w:bookmarkStart w:id="6891" w:name="_Toc498347923"/>
      <w:bookmarkStart w:id="6892" w:name="_Toc498517495"/>
      <w:bookmarkStart w:id="6893" w:name="_Toc498513989"/>
      <w:bookmarkStart w:id="6894" w:name="_Toc498949168"/>
      <w:bookmarkStart w:id="6895" w:name="_Toc499205275"/>
      <w:bookmarkStart w:id="6896" w:name="_Toc499201719"/>
      <w:bookmarkStart w:id="6897" w:name="_Toc500935591"/>
      <w:bookmarkStart w:id="6898" w:name="_Toc500936042"/>
      <w:bookmarkStart w:id="6899" w:name="_Toc501458556"/>
      <w:bookmarkStart w:id="6900" w:name="_Toc501455464"/>
      <w:bookmarkStart w:id="6901" w:name="_Toc501459094"/>
      <w:bookmarkStart w:id="6902" w:name="_Toc501455911"/>
      <w:bookmarkStart w:id="6903" w:name="_Toc21960564"/>
      <w:bookmarkStart w:id="6904" w:name="_Toc22624694"/>
      <w:bookmarkStart w:id="6905" w:name="_Toc22625375"/>
      <w:bookmarkStart w:id="6906" w:name="_Toc22635862"/>
      <w:bookmarkStart w:id="6907" w:name="_Toc498002892"/>
      <w:bookmarkStart w:id="6908" w:name="_Toc498088661"/>
      <w:bookmarkStart w:id="6909" w:name="_Toc498351323"/>
      <w:bookmarkStart w:id="6910" w:name="_Toc498347924"/>
      <w:bookmarkStart w:id="6911" w:name="_Toc498517496"/>
      <w:bookmarkStart w:id="6912" w:name="_Toc498513990"/>
      <w:bookmarkStart w:id="6913" w:name="_Toc498949169"/>
      <w:bookmarkStart w:id="6914" w:name="_Toc499205276"/>
      <w:bookmarkStart w:id="6915" w:name="_Toc499201720"/>
      <w:bookmarkStart w:id="6916" w:name="_Toc500935592"/>
      <w:bookmarkStart w:id="6917" w:name="_Toc500936043"/>
      <w:bookmarkStart w:id="6918" w:name="_Toc501458557"/>
      <w:bookmarkStart w:id="6919" w:name="_Toc501455465"/>
      <w:bookmarkStart w:id="6920" w:name="_Toc501459095"/>
      <w:bookmarkStart w:id="6921" w:name="_Toc501455912"/>
      <w:bookmarkStart w:id="6922" w:name="_Toc21960565"/>
      <w:bookmarkStart w:id="6923" w:name="_Toc22624695"/>
      <w:bookmarkStart w:id="6924" w:name="_Toc22625376"/>
      <w:bookmarkStart w:id="6925" w:name="_Toc22635863"/>
      <w:bookmarkStart w:id="6926" w:name="_Toc498002893"/>
      <w:bookmarkStart w:id="6927" w:name="_Toc498088662"/>
      <w:bookmarkStart w:id="6928" w:name="_Toc498351324"/>
      <w:bookmarkStart w:id="6929" w:name="_Toc498347925"/>
      <w:bookmarkStart w:id="6930" w:name="_Toc498517497"/>
      <w:bookmarkStart w:id="6931" w:name="_Toc498513991"/>
      <w:bookmarkStart w:id="6932" w:name="_Toc498949170"/>
      <w:bookmarkStart w:id="6933" w:name="_Toc499205277"/>
      <w:bookmarkStart w:id="6934" w:name="_Toc499201721"/>
      <w:bookmarkStart w:id="6935" w:name="_Toc500935593"/>
      <w:bookmarkStart w:id="6936" w:name="_Toc500936044"/>
      <w:bookmarkStart w:id="6937" w:name="_Toc501458558"/>
      <w:bookmarkStart w:id="6938" w:name="_Toc501455466"/>
      <w:bookmarkStart w:id="6939" w:name="_Toc501459096"/>
      <w:bookmarkStart w:id="6940" w:name="_Toc501455913"/>
      <w:bookmarkStart w:id="6941" w:name="_Toc21960566"/>
      <w:bookmarkStart w:id="6942" w:name="_Toc22624696"/>
      <w:bookmarkStart w:id="6943" w:name="_Toc22625377"/>
      <w:bookmarkStart w:id="6944" w:name="_Toc22635864"/>
      <w:bookmarkStart w:id="6945" w:name="_Toc498002914"/>
      <w:bookmarkStart w:id="6946" w:name="_Toc498088683"/>
      <w:bookmarkStart w:id="6947" w:name="_Toc498351345"/>
      <w:bookmarkStart w:id="6948" w:name="_Toc498347946"/>
      <w:bookmarkStart w:id="6949" w:name="_Toc498517518"/>
      <w:bookmarkStart w:id="6950" w:name="_Toc498514012"/>
      <w:bookmarkStart w:id="6951" w:name="_Toc498949191"/>
      <w:bookmarkStart w:id="6952" w:name="_Toc499205298"/>
      <w:bookmarkStart w:id="6953" w:name="_Toc499201742"/>
      <w:bookmarkStart w:id="6954" w:name="_Toc500935614"/>
      <w:bookmarkStart w:id="6955" w:name="_Toc500936065"/>
      <w:bookmarkStart w:id="6956" w:name="_Toc501458579"/>
      <w:bookmarkStart w:id="6957" w:name="_Toc501455487"/>
      <w:bookmarkStart w:id="6958" w:name="_Toc501459117"/>
      <w:bookmarkStart w:id="6959" w:name="_Toc501455934"/>
      <w:bookmarkStart w:id="6960" w:name="_Toc21960587"/>
      <w:bookmarkStart w:id="6961" w:name="_Toc22624717"/>
      <w:bookmarkStart w:id="6962" w:name="_Toc22625398"/>
      <w:bookmarkStart w:id="6963" w:name="_Toc22635885"/>
      <w:bookmarkStart w:id="6964" w:name="_Toc498002915"/>
      <w:bookmarkStart w:id="6965" w:name="_Toc498088684"/>
      <w:bookmarkStart w:id="6966" w:name="_Toc498351346"/>
      <w:bookmarkStart w:id="6967" w:name="_Toc498347947"/>
      <w:bookmarkStart w:id="6968" w:name="_Toc498517519"/>
      <w:bookmarkStart w:id="6969" w:name="_Toc498514013"/>
      <w:bookmarkStart w:id="6970" w:name="_Toc498949192"/>
      <w:bookmarkStart w:id="6971" w:name="_Toc499205299"/>
      <w:bookmarkStart w:id="6972" w:name="_Toc499201743"/>
      <w:bookmarkStart w:id="6973" w:name="_Toc500935615"/>
      <w:bookmarkStart w:id="6974" w:name="_Toc500936066"/>
      <w:bookmarkStart w:id="6975" w:name="_Toc501458580"/>
      <w:bookmarkStart w:id="6976" w:name="_Toc501455488"/>
      <w:bookmarkStart w:id="6977" w:name="_Toc501459118"/>
      <w:bookmarkStart w:id="6978" w:name="_Toc501455935"/>
      <w:bookmarkStart w:id="6979" w:name="_Toc21960588"/>
      <w:bookmarkStart w:id="6980" w:name="_Toc22624718"/>
      <w:bookmarkStart w:id="6981" w:name="_Toc22625399"/>
      <w:bookmarkStart w:id="6982" w:name="_Toc22635886"/>
      <w:bookmarkStart w:id="6983" w:name="_Toc498002916"/>
      <w:bookmarkStart w:id="6984" w:name="_Toc498088685"/>
      <w:bookmarkStart w:id="6985" w:name="_Toc498351347"/>
      <w:bookmarkStart w:id="6986" w:name="_Toc498347948"/>
      <w:bookmarkStart w:id="6987" w:name="_Toc498517520"/>
      <w:bookmarkStart w:id="6988" w:name="_Toc498514014"/>
      <w:bookmarkStart w:id="6989" w:name="_Toc498949193"/>
      <w:bookmarkStart w:id="6990" w:name="_Toc499205300"/>
      <w:bookmarkStart w:id="6991" w:name="_Toc499201744"/>
      <w:bookmarkStart w:id="6992" w:name="_Toc500935616"/>
      <w:bookmarkStart w:id="6993" w:name="_Toc500936067"/>
      <w:bookmarkStart w:id="6994" w:name="_Toc501458581"/>
      <w:bookmarkStart w:id="6995" w:name="_Toc501455489"/>
      <w:bookmarkStart w:id="6996" w:name="_Toc501459119"/>
      <w:bookmarkStart w:id="6997" w:name="_Toc501455936"/>
      <w:bookmarkStart w:id="6998" w:name="_Toc21960589"/>
      <w:bookmarkStart w:id="6999" w:name="_Toc22624719"/>
      <w:bookmarkStart w:id="7000" w:name="_Toc22625400"/>
      <w:bookmarkStart w:id="7001" w:name="_Toc22635887"/>
      <w:bookmarkStart w:id="7002" w:name="_Toc498002917"/>
      <w:bookmarkStart w:id="7003" w:name="_Toc498088686"/>
      <w:bookmarkStart w:id="7004" w:name="_Toc498351348"/>
      <w:bookmarkStart w:id="7005" w:name="_Toc498347949"/>
      <w:bookmarkStart w:id="7006" w:name="_Toc498517521"/>
      <w:bookmarkStart w:id="7007" w:name="_Toc498514015"/>
      <w:bookmarkStart w:id="7008" w:name="_Toc498949194"/>
      <w:bookmarkStart w:id="7009" w:name="_Toc499205301"/>
      <w:bookmarkStart w:id="7010" w:name="_Toc499201745"/>
      <w:bookmarkStart w:id="7011" w:name="_Toc500935617"/>
      <w:bookmarkStart w:id="7012" w:name="_Toc500936068"/>
      <w:bookmarkStart w:id="7013" w:name="_Toc501458582"/>
      <w:bookmarkStart w:id="7014" w:name="_Toc501455490"/>
      <w:bookmarkStart w:id="7015" w:name="_Toc501459120"/>
      <w:bookmarkStart w:id="7016" w:name="_Toc501455937"/>
      <w:bookmarkStart w:id="7017" w:name="_Toc21960590"/>
      <w:bookmarkStart w:id="7018" w:name="_Toc22624720"/>
      <w:bookmarkStart w:id="7019" w:name="_Toc22625401"/>
      <w:bookmarkStart w:id="7020" w:name="_Toc22635888"/>
      <w:bookmarkStart w:id="7021" w:name="_Toc498002918"/>
      <w:bookmarkStart w:id="7022" w:name="_Toc498088687"/>
      <w:bookmarkStart w:id="7023" w:name="_Toc498351349"/>
      <w:bookmarkStart w:id="7024" w:name="_Toc498347950"/>
      <w:bookmarkStart w:id="7025" w:name="_Toc498517522"/>
      <w:bookmarkStart w:id="7026" w:name="_Toc498514016"/>
      <w:bookmarkStart w:id="7027" w:name="_Toc498949195"/>
      <w:bookmarkStart w:id="7028" w:name="_Toc499205302"/>
      <w:bookmarkStart w:id="7029" w:name="_Toc499201746"/>
      <w:bookmarkStart w:id="7030" w:name="_Toc500935618"/>
      <w:bookmarkStart w:id="7031" w:name="_Toc500936069"/>
      <w:bookmarkStart w:id="7032" w:name="_Toc501458583"/>
      <w:bookmarkStart w:id="7033" w:name="_Toc501455491"/>
      <w:bookmarkStart w:id="7034" w:name="_Toc501459121"/>
      <w:bookmarkStart w:id="7035" w:name="_Toc501455938"/>
      <w:bookmarkStart w:id="7036" w:name="_Toc21960591"/>
      <w:bookmarkStart w:id="7037" w:name="_Toc22624721"/>
      <w:bookmarkStart w:id="7038" w:name="_Toc22625402"/>
      <w:bookmarkStart w:id="7039" w:name="_Toc22635889"/>
      <w:bookmarkStart w:id="7040" w:name="_Toc498002919"/>
      <w:bookmarkStart w:id="7041" w:name="_Toc498088688"/>
      <w:bookmarkStart w:id="7042" w:name="_Toc498351350"/>
      <w:bookmarkStart w:id="7043" w:name="_Toc498347951"/>
      <w:bookmarkStart w:id="7044" w:name="_Toc498517523"/>
      <w:bookmarkStart w:id="7045" w:name="_Toc498514017"/>
      <w:bookmarkStart w:id="7046" w:name="_Toc498949196"/>
      <w:bookmarkStart w:id="7047" w:name="_Toc499205303"/>
      <w:bookmarkStart w:id="7048" w:name="_Toc499201747"/>
      <w:bookmarkStart w:id="7049" w:name="_Toc500935619"/>
      <w:bookmarkStart w:id="7050" w:name="_Toc500936070"/>
      <w:bookmarkStart w:id="7051" w:name="_Toc501458584"/>
      <w:bookmarkStart w:id="7052" w:name="_Toc501455492"/>
      <w:bookmarkStart w:id="7053" w:name="_Toc501459122"/>
      <w:bookmarkStart w:id="7054" w:name="_Toc501455939"/>
      <w:bookmarkStart w:id="7055" w:name="_Toc21960592"/>
      <w:bookmarkStart w:id="7056" w:name="_Toc22624722"/>
      <w:bookmarkStart w:id="7057" w:name="_Toc22625403"/>
      <w:bookmarkStart w:id="7058" w:name="_Toc22635890"/>
      <w:bookmarkStart w:id="7059" w:name="_Toc498002940"/>
      <w:bookmarkStart w:id="7060" w:name="_Toc498088709"/>
      <w:bookmarkStart w:id="7061" w:name="_Toc498351371"/>
      <w:bookmarkStart w:id="7062" w:name="_Toc498347972"/>
      <w:bookmarkStart w:id="7063" w:name="_Toc498517544"/>
      <w:bookmarkStart w:id="7064" w:name="_Toc498514038"/>
      <w:bookmarkStart w:id="7065" w:name="_Toc498949217"/>
      <w:bookmarkStart w:id="7066" w:name="_Toc499205324"/>
      <w:bookmarkStart w:id="7067" w:name="_Toc499201768"/>
      <w:bookmarkStart w:id="7068" w:name="_Toc500935640"/>
      <w:bookmarkStart w:id="7069" w:name="_Toc500936091"/>
      <w:bookmarkStart w:id="7070" w:name="_Toc501458605"/>
      <w:bookmarkStart w:id="7071" w:name="_Toc501455513"/>
      <w:bookmarkStart w:id="7072" w:name="_Toc501459143"/>
      <w:bookmarkStart w:id="7073" w:name="_Toc501455960"/>
      <w:bookmarkStart w:id="7074" w:name="_Toc21960613"/>
      <w:bookmarkStart w:id="7075" w:name="_Toc22624743"/>
      <w:bookmarkStart w:id="7076" w:name="_Toc22625424"/>
      <w:bookmarkStart w:id="7077" w:name="_Toc22635911"/>
      <w:bookmarkStart w:id="7078" w:name="_Toc498002941"/>
      <w:bookmarkStart w:id="7079" w:name="_Toc498088710"/>
      <w:bookmarkStart w:id="7080" w:name="_Toc498351372"/>
      <w:bookmarkStart w:id="7081" w:name="_Toc498347973"/>
      <w:bookmarkStart w:id="7082" w:name="_Toc498517545"/>
      <w:bookmarkStart w:id="7083" w:name="_Toc498514039"/>
      <w:bookmarkStart w:id="7084" w:name="_Toc498949218"/>
      <w:bookmarkStart w:id="7085" w:name="_Toc499205325"/>
      <w:bookmarkStart w:id="7086" w:name="_Toc499201769"/>
      <w:bookmarkStart w:id="7087" w:name="_Toc500935641"/>
      <w:bookmarkStart w:id="7088" w:name="_Toc500936092"/>
      <w:bookmarkStart w:id="7089" w:name="_Toc501458606"/>
      <w:bookmarkStart w:id="7090" w:name="_Toc501455514"/>
      <w:bookmarkStart w:id="7091" w:name="_Toc501459144"/>
      <w:bookmarkStart w:id="7092" w:name="_Toc501455961"/>
      <w:bookmarkStart w:id="7093" w:name="_Toc21960614"/>
      <w:bookmarkStart w:id="7094" w:name="_Toc22624744"/>
      <w:bookmarkStart w:id="7095" w:name="_Toc22625425"/>
      <w:bookmarkStart w:id="7096" w:name="_Toc22635912"/>
      <w:bookmarkStart w:id="7097" w:name="_Toc498002942"/>
      <w:bookmarkStart w:id="7098" w:name="_Toc498088711"/>
      <w:bookmarkStart w:id="7099" w:name="_Toc498351373"/>
      <w:bookmarkStart w:id="7100" w:name="_Toc498347974"/>
      <w:bookmarkStart w:id="7101" w:name="_Toc498517546"/>
      <w:bookmarkStart w:id="7102" w:name="_Toc498514040"/>
      <w:bookmarkStart w:id="7103" w:name="_Toc498949219"/>
      <w:bookmarkStart w:id="7104" w:name="_Toc499205326"/>
      <w:bookmarkStart w:id="7105" w:name="_Toc499201770"/>
      <w:bookmarkStart w:id="7106" w:name="_Toc500935642"/>
      <w:bookmarkStart w:id="7107" w:name="_Toc500936093"/>
      <w:bookmarkStart w:id="7108" w:name="_Toc501458607"/>
      <w:bookmarkStart w:id="7109" w:name="_Toc501455515"/>
      <w:bookmarkStart w:id="7110" w:name="_Toc501459145"/>
      <w:bookmarkStart w:id="7111" w:name="_Toc501455962"/>
      <w:bookmarkStart w:id="7112" w:name="_Toc21960615"/>
      <w:bookmarkStart w:id="7113" w:name="_Toc22624745"/>
      <w:bookmarkStart w:id="7114" w:name="_Toc22625426"/>
      <w:bookmarkStart w:id="7115" w:name="_Toc22635913"/>
      <w:bookmarkStart w:id="7116" w:name="_Toc498002943"/>
      <w:bookmarkStart w:id="7117" w:name="_Toc498088712"/>
      <w:bookmarkStart w:id="7118" w:name="_Toc498351374"/>
      <w:bookmarkStart w:id="7119" w:name="_Toc498347975"/>
      <w:bookmarkStart w:id="7120" w:name="_Toc498517547"/>
      <w:bookmarkStart w:id="7121" w:name="_Toc498514041"/>
      <w:bookmarkStart w:id="7122" w:name="_Toc498949220"/>
      <w:bookmarkStart w:id="7123" w:name="_Toc499205327"/>
      <w:bookmarkStart w:id="7124" w:name="_Toc499201771"/>
      <w:bookmarkStart w:id="7125" w:name="_Toc500935643"/>
      <w:bookmarkStart w:id="7126" w:name="_Toc500936094"/>
      <w:bookmarkStart w:id="7127" w:name="_Toc501458608"/>
      <w:bookmarkStart w:id="7128" w:name="_Toc501455516"/>
      <w:bookmarkStart w:id="7129" w:name="_Toc501459146"/>
      <w:bookmarkStart w:id="7130" w:name="_Toc501455963"/>
      <w:bookmarkStart w:id="7131" w:name="_Toc21960616"/>
      <w:bookmarkStart w:id="7132" w:name="_Toc22624746"/>
      <w:bookmarkStart w:id="7133" w:name="_Toc22625427"/>
      <w:bookmarkStart w:id="7134" w:name="_Toc22635914"/>
      <w:bookmarkStart w:id="7135" w:name="_Toc498002944"/>
      <w:bookmarkStart w:id="7136" w:name="_Toc498088713"/>
      <w:bookmarkStart w:id="7137" w:name="_Toc498351375"/>
      <w:bookmarkStart w:id="7138" w:name="_Toc498347976"/>
      <w:bookmarkStart w:id="7139" w:name="_Toc498517548"/>
      <w:bookmarkStart w:id="7140" w:name="_Toc498514042"/>
      <w:bookmarkStart w:id="7141" w:name="_Toc498949221"/>
      <w:bookmarkStart w:id="7142" w:name="_Toc499205328"/>
      <w:bookmarkStart w:id="7143" w:name="_Toc499201772"/>
      <w:bookmarkStart w:id="7144" w:name="_Toc500935644"/>
      <w:bookmarkStart w:id="7145" w:name="_Toc500936095"/>
      <w:bookmarkStart w:id="7146" w:name="_Toc501458609"/>
      <w:bookmarkStart w:id="7147" w:name="_Toc501455517"/>
      <w:bookmarkStart w:id="7148" w:name="_Toc501459147"/>
      <w:bookmarkStart w:id="7149" w:name="_Toc501455964"/>
      <w:bookmarkStart w:id="7150" w:name="_Toc21960617"/>
      <w:bookmarkStart w:id="7151" w:name="_Toc22624747"/>
      <w:bookmarkStart w:id="7152" w:name="_Toc22625428"/>
      <w:bookmarkStart w:id="7153" w:name="_Toc22635915"/>
      <w:bookmarkStart w:id="7154" w:name="_Toc498002945"/>
      <w:bookmarkStart w:id="7155" w:name="_Toc498088714"/>
      <w:bookmarkStart w:id="7156" w:name="_Toc498351376"/>
      <w:bookmarkStart w:id="7157" w:name="_Toc498347977"/>
      <w:bookmarkStart w:id="7158" w:name="_Toc498517549"/>
      <w:bookmarkStart w:id="7159" w:name="_Toc498514043"/>
      <w:bookmarkStart w:id="7160" w:name="_Toc498949222"/>
      <w:bookmarkStart w:id="7161" w:name="_Toc499205329"/>
      <w:bookmarkStart w:id="7162" w:name="_Toc499201773"/>
      <w:bookmarkStart w:id="7163" w:name="_Toc500935645"/>
      <w:bookmarkStart w:id="7164" w:name="_Toc500936096"/>
      <w:bookmarkStart w:id="7165" w:name="_Toc501458610"/>
      <w:bookmarkStart w:id="7166" w:name="_Toc501455518"/>
      <w:bookmarkStart w:id="7167" w:name="_Toc501459148"/>
      <w:bookmarkStart w:id="7168" w:name="_Toc501455965"/>
      <w:bookmarkStart w:id="7169" w:name="_Toc21960618"/>
      <w:bookmarkStart w:id="7170" w:name="_Toc22624748"/>
      <w:bookmarkStart w:id="7171" w:name="_Toc22625429"/>
      <w:bookmarkStart w:id="7172" w:name="_Toc22635916"/>
      <w:bookmarkStart w:id="7173" w:name="_Toc498002946"/>
      <w:bookmarkStart w:id="7174" w:name="_Toc498088715"/>
      <w:bookmarkStart w:id="7175" w:name="_Toc498351377"/>
      <w:bookmarkStart w:id="7176" w:name="_Toc498347978"/>
      <w:bookmarkStart w:id="7177" w:name="_Toc498517550"/>
      <w:bookmarkStart w:id="7178" w:name="_Toc498514044"/>
      <w:bookmarkStart w:id="7179" w:name="_Toc498949223"/>
      <w:bookmarkStart w:id="7180" w:name="_Toc499205330"/>
      <w:bookmarkStart w:id="7181" w:name="_Toc499201774"/>
      <w:bookmarkStart w:id="7182" w:name="_Toc500935646"/>
      <w:bookmarkStart w:id="7183" w:name="_Toc500936097"/>
      <w:bookmarkStart w:id="7184" w:name="_Toc501458611"/>
      <w:bookmarkStart w:id="7185" w:name="_Toc501455519"/>
      <w:bookmarkStart w:id="7186" w:name="_Toc501459149"/>
      <w:bookmarkStart w:id="7187" w:name="_Toc501455966"/>
      <w:bookmarkStart w:id="7188" w:name="_Toc21960619"/>
      <w:bookmarkStart w:id="7189" w:name="_Toc22624749"/>
      <w:bookmarkStart w:id="7190" w:name="_Toc22625430"/>
      <w:bookmarkStart w:id="7191" w:name="_Toc22635917"/>
      <w:bookmarkStart w:id="7192" w:name="_Toc498002967"/>
      <w:bookmarkStart w:id="7193" w:name="_Toc498088736"/>
      <w:bookmarkStart w:id="7194" w:name="_Toc498351398"/>
      <w:bookmarkStart w:id="7195" w:name="_Toc498347999"/>
      <w:bookmarkStart w:id="7196" w:name="_Toc498517571"/>
      <w:bookmarkStart w:id="7197" w:name="_Toc498514065"/>
      <w:bookmarkStart w:id="7198" w:name="_Toc498949244"/>
      <w:bookmarkStart w:id="7199" w:name="_Toc499205351"/>
      <w:bookmarkStart w:id="7200" w:name="_Toc499201795"/>
      <w:bookmarkStart w:id="7201" w:name="_Toc500935667"/>
      <w:bookmarkStart w:id="7202" w:name="_Toc500936118"/>
      <w:bookmarkStart w:id="7203" w:name="_Toc501458632"/>
      <w:bookmarkStart w:id="7204" w:name="_Toc501455540"/>
      <w:bookmarkStart w:id="7205" w:name="_Toc501459170"/>
      <w:bookmarkStart w:id="7206" w:name="_Toc501455987"/>
      <w:bookmarkStart w:id="7207" w:name="_Toc21960640"/>
      <w:bookmarkStart w:id="7208" w:name="_Toc22624770"/>
      <w:bookmarkStart w:id="7209" w:name="_Toc22625451"/>
      <w:bookmarkStart w:id="7210" w:name="_Toc22635938"/>
      <w:bookmarkStart w:id="7211" w:name="_Toc498002968"/>
      <w:bookmarkStart w:id="7212" w:name="_Toc498088737"/>
      <w:bookmarkStart w:id="7213" w:name="_Toc498351399"/>
      <w:bookmarkStart w:id="7214" w:name="_Toc498348000"/>
      <w:bookmarkStart w:id="7215" w:name="_Toc498517572"/>
      <w:bookmarkStart w:id="7216" w:name="_Toc498514066"/>
      <w:bookmarkStart w:id="7217" w:name="_Toc498949245"/>
      <w:bookmarkStart w:id="7218" w:name="_Toc499205352"/>
      <w:bookmarkStart w:id="7219" w:name="_Toc499201796"/>
      <w:bookmarkStart w:id="7220" w:name="_Toc500935668"/>
      <w:bookmarkStart w:id="7221" w:name="_Toc500936119"/>
      <w:bookmarkStart w:id="7222" w:name="_Toc501458633"/>
      <w:bookmarkStart w:id="7223" w:name="_Toc501455541"/>
      <w:bookmarkStart w:id="7224" w:name="_Toc501459171"/>
      <w:bookmarkStart w:id="7225" w:name="_Toc501455988"/>
      <w:bookmarkStart w:id="7226" w:name="_Toc21960641"/>
      <w:bookmarkStart w:id="7227" w:name="_Toc22624771"/>
      <w:bookmarkStart w:id="7228" w:name="_Toc22625452"/>
      <w:bookmarkStart w:id="7229" w:name="_Toc22635939"/>
      <w:bookmarkStart w:id="7230" w:name="_Toc498002969"/>
      <w:bookmarkStart w:id="7231" w:name="_Toc498088738"/>
      <w:bookmarkStart w:id="7232" w:name="_Toc498351400"/>
      <w:bookmarkStart w:id="7233" w:name="_Toc498348001"/>
      <w:bookmarkStart w:id="7234" w:name="_Toc498517573"/>
      <w:bookmarkStart w:id="7235" w:name="_Toc498514067"/>
      <w:bookmarkStart w:id="7236" w:name="_Toc498949246"/>
      <w:bookmarkStart w:id="7237" w:name="_Toc499205353"/>
      <w:bookmarkStart w:id="7238" w:name="_Toc499201797"/>
      <w:bookmarkStart w:id="7239" w:name="_Toc500935669"/>
      <w:bookmarkStart w:id="7240" w:name="_Toc500936120"/>
      <w:bookmarkStart w:id="7241" w:name="_Toc501458634"/>
      <w:bookmarkStart w:id="7242" w:name="_Toc501455542"/>
      <w:bookmarkStart w:id="7243" w:name="_Toc501459172"/>
      <w:bookmarkStart w:id="7244" w:name="_Toc501455989"/>
      <w:bookmarkStart w:id="7245" w:name="_Toc21960642"/>
      <w:bookmarkStart w:id="7246" w:name="_Toc22624772"/>
      <w:bookmarkStart w:id="7247" w:name="_Toc22625453"/>
      <w:bookmarkStart w:id="7248" w:name="_Toc22635940"/>
      <w:bookmarkStart w:id="7249" w:name="_Toc498002970"/>
      <w:bookmarkStart w:id="7250" w:name="_Toc498088739"/>
      <w:bookmarkStart w:id="7251" w:name="_Toc498351401"/>
      <w:bookmarkStart w:id="7252" w:name="_Toc498348002"/>
      <w:bookmarkStart w:id="7253" w:name="_Toc498517574"/>
      <w:bookmarkStart w:id="7254" w:name="_Toc498514068"/>
      <w:bookmarkStart w:id="7255" w:name="_Toc498949247"/>
      <w:bookmarkStart w:id="7256" w:name="_Toc499205354"/>
      <w:bookmarkStart w:id="7257" w:name="_Toc499201798"/>
      <w:bookmarkStart w:id="7258" w:name="_Toc500935670"/>
      <w:bookmarkStart w:id="7259" w:name="_Toc500936121"/>
      <w:bookmarkStart w:id="7260" w:name="_Toc501458635"/>
      <w:bookmarkStart w:id="7261" w:name="_Toc501455543"/>
      <w:bookmarkStart w:id="7262" w:name="_Toc501459173"/>
      <w:bookmarkStart w:id="7263" w:name="_Toc501455990"/>
      <w:bookmarkStart w:id="7264" w:name="_Toc21960643"/>
      <w:bookmarkStart w:id="7265" w:name="_Toc22624773"/>
      <w:bookmarkStart w:id="7266" w:name="_Toc22625454"/>
      <w:bookmarkStart w:id="7267" w:name="_Toc22635941"/>
      <w:bookmarkStart w:id="7268" w:name="_Toc498002971"/>
      <w:bookmarkStart w:id="7269" w:name="_Toc498088740"/>
      <w:bookmarkStart w:id="7270" w:name="_Toc498351402"/>
      <w:bookmarkStart w:id="7271" w:name="_Toc498348003"/>
      <w:bookmarkStart w:id="7272" w:name="_Toc498517575"/>
      <w:bookmarkStart w:id="7273" w:name="_Toc498514069"/>
      <w:bookmarkStart w:id="7274" w:name="_Toc498949248"/>
      <w:bookmarkStart w:id="7275" w:name="_Toc499205355"/>
      <w:bookmarkStart w:id="7276" w:name="_Toc499201799"/>
      <w:bookmarkStart w:id="7277" w:name="_Toc500935671"/>
      <w:bookmarkStart w:id="7278" w:name="_Toc500936122"/>
      <w:bookmarkStart w:id="7279" w:name="_Toc501458636"/>
      <w:bookmarkStart w:id="7280" w:name="_Toc501455544"/>
      <w:bookmarkStart w:id="7281" w:name="_Toc501459174"/>
      <w:bookmarkStart w:id="7282" w:name="_Toc501455991"/>
      <w:bookmarkStart w:id="7283" w:name="_Toc21960644"/>
      <w:bookmarkStart w:id="7284" w:name="_Toc22624774"/>
      <w:bookmarkStart w:id="7285" w:name="_Toc22625455"/>
      <w:bookmarkStart w:id="7286" w:name="_Toc22635942"/>
      <w:bookmarkStart w:id="7287" w:name="_Toc498002972"/>
      <w:bookmarkStart w:id="7288" w:name="_Toc498088741"/>
      <w:bookmarkStart w:id="7289" w:name="_Toc498351403"/>
      <w:bookmarkStart w:id="7290" w:name="_Toc498348004"/>
      <w:bookmarkStart w:id="7291" w:name="_Toc498517576"/>
      <w:bookmarkStart w:id="7292" w:name="_Toc498514070"/>
      <w:bookmarkStart w:id="7293" w:name="_Toc498949249"/>
      <w:bookmarkStart w:id="7294" w:name="_Toc499205356"/>
      <w:bookmarkStart w:id="7295" w:name="_Toc499201800"/>
      <w:bookmarkStart w:id="7296" w:name="_Toc500935672"/>
      <w:bookmarkStart w:id="7297" w:name="_Toc500936123"/>
      <w:bookmarkStart w:id="7298" w:name="_Toc501458637"/>
      <w:bookmarkStart w:id="7299" w:name="_Toc501455545"/>
      <w:bookmarkStart w:id="7300" w:name="_Toc501459175"/>
      <w:bookmarkStart w:id="7301" w:name="_Toc501455992"/>
      <w:bookmarkStart w:id="7302" w:name="_Toc21960645"/>
      <w:bookmarkStart w:id="7303" w:name="_Toc22624775"/>
      <w:bookmarkStart w:id="7304" w:name="_Toc22625456"/>
      <w:bookmarkStart w:id="7305" w:name="_Toc22635943"/>
      <w:bookmarkStart w:id="7306" w:name="_Toc498002973"/>
      <w:bookmarkStart w:id="7307" w:name="_Toc498088742"/>
      <w:bookmarkStart w:id="7308" w:name="_Toc498351404"/>
      <w:bookmarkStart w:id="7309" w:name="_Toc498348005"/>
      <w:bookmarkStart w:id="7310" w:name="_Toc498517577"/>
      <w:bookmarkStart w:id="7311" w:name="_Toc498514071"/>
      <w:bookmarkStart w:id="7312" w:name="_Toc498949250"/>
      <w:bookmarkStart w:id="7313" w:name="_Toc499205357"/>
      <w:bookmarkStart w:id="7314" w:name="_Toc499201801"/>
      <w:bookmarkStart w:id="7315" w:name="_Toc500935673"/>
      <w:bookmarkStart w:id="7316" w:name="_Toc500936124"/>
      <w:bookmarkStart w:id="7317" w:name="_Toc501458638"/>
      <w:bookmarkStart w:id="7318" w:name="_Toc501455546"/>
      <w:bookmarkStart w:id="7319" w:name="_Toc501459176"/>
      <w:bookmarkStart w:id="7320" w:name="_Toc501455993"/>
      <w:bookmarkStart w:id="7321" w:name="_Toc21960646"/>
      <w:bookmarkStart w:id="7322" w:name="_Toc22624776"/>
      <w:bookmarkStart w:id="7323" w:name="_Toc22625457"/>
      <w:bookmarkStart w:id="7324" w:name="_Toc22635944"/>
      <w:bookmarkStart w:id="7325" w:name="_Toc498002974"/>
      <w:bookmarkStart w:id="7326" w:name="_Toc498088743"/>
      <w:bookmarkStart w:id="7327" w:name="_Toc498351405"/>
      <w:bookmarkStart w:id="7328" w:name="_Toc498348006"/>
      <w:bookmarkStart w:id="7329" w:name="_Toc498517578"/>
      <w:bookmarkStart w:id="7330" w:name="_Toc498514072"/>
      <w:bookmarkStart w:id="7331" w:name="_Toc498949251"/>
      <w:bookmarkStart w:id="7332" w:name="_Toc499205358"/>
      <w:bookmarkStart w:id="7333" w:name="_Toc499201802"/>
      <w:bookmarkStart w:id="7334" w:name="_Toc500935674"/>
      <w:bookmarkStart w:id="7335" w:name="_Toc500936125"/>
      <w:bookmarkStart w:id="7336" w:name="_Toc501458639"/>
      <w:bookmarkStart w:id="7337" w:name="_Toc501455547"/>
      <w:bookmarkStart w:id="7338" w:name="_Toc501459177"/>
      <w:bookmarkStart w:id="7339" w:name="_Toc501455994"/>
      <w:bookmarkStart w:id="7340" w:name="_Toc21960647"/>
      <w:bookmarkStart w:id="7341" w:name="_Toc22624777"/>
      <w:bookmarkStart w:id="7342" w:name="_Toc22625458"/>
      <w:bookmarkStart w:id="7343" w:name="_Toc22635945"/>
      <w:bookmarkStart w:id="7344" w:name="_Toc498002975"/>
      <w:bookmarkStart w:id="7345" w:name="_Toc498088744"/>
      <w:bookmarkStart w:id="7346" w:name="_Toc498351406"/>
      <w:bookmarkStart w:id="7347" w:name="_Toc498348007"/>
      <w:bookmarkStart w:id="7348" w:name="_Toc498517579"/>
      <w:bookmarkStart w:id="7349" w:name="_Toc498514073"/>
      <w:bookmarkStart w:id="7350" w:name="_Toc498949252"/>
      <w:bookmarkStart w:id="7351" w:name="_Toc499205359"/>
      <w:bookmarkStart w:id="7352" w:name="_Toc499201803"/>
      <w:bookmarkStart w:id="7353" w:name="_Toc500935675"/>
      <w:bookmarkStart w:id="7354" w:name="_Toc500936126"/>
      <w:bookmarkStart w:id="7355" w:name="_Toc501458640"/>
      <w:bookmarkStart w:id="7356" w:name="_Toc501455548"/>
      <w:bookmarkStart w:id="7357" w:name="_Toc501459178"/>
      <w:bookmarkStart w:id="7358" w:name="_Toc501455995"/>
      <w:bookmarkStart w:id="7359" w:name="_Toc21960648"/>
      <w:bookmarkStart w:id="7360" w:name="_Toc22624778"/>
      <w:bookmarkStart w:id="7361" w:name="_Toc22625459"/>
      <w:bookmarkStart w:id="7362" w:name="_Toc22635946"/>
      <w:bookmarkStart w:id="7363" w:name="_Toc498002976"/>
      <w:bookmarkStart w:id="7364" w:name="_Toc498088745"/>
      <w:bookmarkStart w:id="7365" w:name="_Toc498351407"/>
      <w:bookmarkStart w:id="7366" w:name="_Toc498348008"/>
      <w:bookmarkStart w:id="7367" w:name="_Toc498517580"/>
      <w:bookmarkStart w:id="7368" w:name="_Toc498514074"/>
      <w:bookmarkStart w:id="7369" w:name="_Toc498949253"/>
      <w:bookmarkStart w:id="7370" w:name="_Toc499205360"/>
      <w:bookmarkStart w:id="7371" w:name="_Toc499201804"/>
      <w:bookmarkStart w:id="7372" w:name="_Toc500935676"/>
      <w:bookmarkStart w:id="7373" w:name="_Toc500936127"/>
      <w:bookmarkStart w:id="7374" w:name="_Toc501458641"/>
      <w:bookmarkStart w:id="7375" w:name="_Toc501455549"/>
      <w:bookmarkStart w:id="7376" w:name="_Toc501459179"/>
      <w:bookmarkStart w:id="7377" w:name="_Toc501455996"/>
      <w:bookmarkStart w:id="7378" w:name="_Toc21960649"/>
      <w:bookmarkStart w:id="7379" w:name="_Toc22624779"/>
      <w:bookmarkStart w:id="7380" w:name="_Toc22625460"/>
      <w:bookmarkStart w:id="7381" w:name="_Toc22635947"/>
      <w:bookmarkStart w:id="7382" w:name="_Toc498002977"/>
      <w:bookmarkStart w:id="7383" w:name="_Toc498088746"/>
      <w:bookmarkStart w:id="7384" w:name="_Toc498351408"/>
      <w:bookmarkStart w:id="7385" w:name="_Toc498348009"/>
      <w:bookmarkStart w:id="7386" w:name="_Toc498517581"/>
      <w:bookmarkStart w:id="7387" w:name="_Toc498514075"/>
      <w:bookmarkStart w:id="7388" w:name="_Toc498949254"/>
      <w:bookmarkStart w:id="7389" w:name="_Toc499205361"/>
      <w:bookmarkStart w:id="7390" w:name="_Toc499201805"/>
      <w:bookmarkStart w:id="7391" w:name="_Toc500935677"/>
      <w:bookmarkStart w:id="7392" w:name="_Toc500936128"/>
      <w:bookmarkStart w:id="7393" w:name="_Toc501458642"/>
      <w:bookmarkStart w:id="7394" w:name="_Toc501455550"/>
      <w:bookmarkStart w:id="7395" w:name="_Toc501459180"/>
      <w:bookmarkStart w:id="7396" w:name="_Toc501455997"/>
      <w:bookmarkStart w:id="7397" w:name="_Toc21960650"/>
      <w:bookmarkStart w:id="7398" w:name="_Toc22624780"/>
      <w:bookmarkStart w:id="7399" w:name="_Toc22625461"/>
      <w:bookmarkStart w:id="7400" w:name="_Toc22635948"/>
      <w:bookmarkStart w:id="7401" w:name="_Toc498002978"/>
      <w:bookmarkStart w:id="7402" w:name="_Toc498088747"/>
      <w:bookmarkStart w:id="7403" w:name="_Toc498351409"/>
      <w:bookmarkStart w:id="7404" w:name="_Toc498348010"/>
      <w:bookmarkStart w:id="7405" w:name="_Toc498517582"/>
      <w:bookmarkStart w:id="7406" w:name="_Toc498514076"/>
      <w:bookmarkStart w:id="7407" w:name="_Toc498949255"/>
      <w:bookmarkStart w:id="7408" w:name="_Toc499205362"/>
      <w:bookmarkStart w:id="7409" w:name="_Toc499201806"/>
      <w:bookmarkStart w:id="7410" w:name="_Toc500935678"/>
      <w:bookmarkStart w:id="7411" w:name="_Toc500936129"/>
      <w:bookmarkStart w:id="7412" w:name="_Toc501458643"/>
      <w:bookmarkStart w:id="7413" w:name="_Toc501455551"/>
      <w:bookmarkStart w:id="7414" w:name="_Toc501459181"/>
      <w:bookmarkStart w:id="7415" w:name="_Toc501455998"/>
      <w:bookmarkStart w:id="7416" w:name="_Toc21960651"/>
      <w:bookmarkStart w:id="7417" w:name="_Toc22624781"/>
      <w:bookmarkStart w:id="7418" w:name="_Toc22625462"/>
      <w:bookmarkStart w:id="7419" w:name="_Toc22635949"/>
      <w:bookmarkStart w:id="7420" w:name="_Toc498002979"/>
      <w:bookmarkStart w:id="7421" w:name="_Toc498088748"/>
      <w:bookmarkStart w:id="7422" w:name="_Toc498351410"/>
      <w:bookmarkStart w:id="7423" w:name="_Toc498348011"/>
      <w:bookmarkStart w:id="7424" w:name="_Toc498517583"/>
      <w:bookmarkStart w:id="7425" w:name="_Toc498514077"/>
      <w:bookmarkStart w:id="7426" w:name="_Toc498949256"/>
      <w:bookmarkStart w:id="7427" w:name="_Toc499205363"/>
      <w:bookmarkStart w:id="7428" w:name="_Toc499201807"/>
      <w:bookmarkStart w:id="7429" w:name="_Toc500935679"/>
      <w:bookmarkStart w:id="7430" w:name="_Toc500936130"/>
      <w:bookmarkStart w:id="7431" w:name="_Toc501458644"/>
      <w:bookmarkStart w:id="7432" w:name="_Toc501455552"/>
      <w:bookmarkStart w:id="7433" w:name="_Toc501459182"/>
      <w:bookmarkStart w:id="7434" w:name="_Toc501455999"/>
      <w:bookmarkStart w:id="7435" w:name="_Toc21960652"/>
      <w:bookmarkStart w:id="7436" w:name="_Toc22624782"/>
      <w:bookmarkStart w:id="7437" w:name="_Toc22625463"/>
      <w:bookmarkStart w:id="7438" w:name="_Toc22635950"/>
      <w:bookmarkStart w:id="7439" w:name="_Toc498002980"/>
      <w:bookmarkStart w:id="7440" w:name="_Toc498088749"/>
      <w:bookmarkStart w:id="7441" w:name="_Toc498351411"/>
      <w:bookmarkStart w:id="7442" w:name="_Toc498348012"/>
      <w:bookmarkStart w:id="7443" w:name="_Toc498517584"/>
      <w:bookmarkStart w:id="7444" w:name="_Toc498514078"/>
      <w:bookmarkStart w:id="7445" w:name="_Toc498949257"/>
      <w:bookmarkStart w:id="7446" w:name="_Toc499205364"/>
      <w:bookmarkStart w:id="7447" w:name="_Toc499201808"/>
      <w:bookmarkStart w:id="7448" w:name="_Toc500935680"/>
      <w:bookmarkStart w:id="7449" w:name="_Toc500936131"/>
      <w:bookmarkStart w:id="7450" w:name="_Toc501458645"/>
      <w:bookmarkStart w:id="7451" w:name="_Toc501455553"/>
      <w:bookmarkStart w:id="7452" w:name="_Toc501459183"/>
      <w:bookmarkStart w:id="7453" w:name="_Toc501456000"/>
      <w:bookmarkStart w:id="7454" w:name="_Toc21960653"/>
      <w:bookmarkStart w:id="7455" w:name="_Toc22624783"/>
      <w:bookmarkStart w:id="7456" w:name="_Toc22625464"/>
      <w:bookmarkStart w:id="7457" w:name="_Toc22635951"/>
      <w:bookmarkStart w:id="7458" w:name="_Toc498002981"/>
      <w:bookmarkStart w:id="7459" w:name="_Toc498088750"/>
      <w:bookmarkStart w:id="7460" w:name="_Toc498351412"/>
      <w:bookmarkStart w:id="7461" w:name="_Toc498348013"/>
      <w:bookmarkStart w:id="7462" w:name="_Toc498517585"/>
      <w:bookmarkStart w:id="7463" w:name="_Toc498514079"/>
      <w:bookmarkStart w:id="7464" w:name="_Toc498949258"/>
      <w:bookmarkStart w:id="7465" w:name="_Toc499205365"/>
      <w:bookmarkStart w:id="7466" w:name="_Toc499201809"/>
      <w:bookmarkStart w:id="7467" w:name="_Toc500935681"/>
      <w:bookmarkStart w:id="7468" w:name="_Toc500936132"/>
      <w:bookmarkStart w:id="7469" w:name="_Toc501458646"/>
      <w:bookmarkStart w:id="7470" w:name="_Toc501455554"/>
      <w:bookmarkStart w:id="7471" w:name="_Toc501459184"/>
      <w:bookmarkStart w:id="7472" w:name="_Toc501456001"/>
      <w:bookmarkStart w:id="7473" w:name="_Toc21960654"/>
      <w:bookmarkStart w:id="7474" w:name="_Toc22624784"/>
      <w:bookmarkStart w:id="7475" w:name="_Toc22625465"/>
      <w:bookmarkStart w:id="7476" w:name="_Toc22635952"/>
      <w:bookmarkStart w:id="7477" w:name="_Toc498002982"/>
      <w:bookmarkStart w:id="7478" w:name="_Toc498088751"/>
      <w:bookmarkStart w:id="7479" w:name="_Toc498351413"/>
      <w:bookmarkStart w:id="7480" w:name="_Toc498348014"/>
      <w:bookmarkStart w:id="7481" w:name="_Toc498517586"/>
      <w:bookmarkStart w:id="7482" w:name="_Toc498514080"/>
      <w:bookmarkStart w:id="7483" w:name="_Toc498949259"/>
      <w:bookmarkStart w:id="7484" w:name="_Toc499205366"/>
      <w:bookmarkStart w:id="7485" w:name="_Toc499201810"/>
      <w:bookmarkStart w:id="7486" w:name="_Toc500935682"/>
      <w:bookmarkStart w:id="7487" w:name="_Toc500936133"/>
      <w:bookmarkStart w:id="7488" w:name="_Toc501458647"/>
      <w:bookmarkStart w:id="7489" w:name="_Toc501455555"/>
      <w:bookmarkStart w:id="7490" w:name="_Toc501459185"/>
      <w:bookmarkStart w:id="7491" w:name="_Toc501456002"/>
      <w:bookmarkStart w:id="7492" w:name="_Toc21960655"/>
      <w:bookmarkStart w:id="7493" w:name="_Toc22624785"/>
      <w:bookmarkStart w:id="7494" w:name="_Toc22625466"/>
      <w:bookmarkStart w:id="7495" w:name="_Toc22635953"/>
      <w:bookmarkStart w:id="7496" w:name="_Toc498002983"/>
      <w:bookmarkStart w:id="7497" w:name="_Toc498088752"/>
      <w:bookmarkStart w:id="7498" w:name="_Toc498351414"/>
      <w:bookmarkStart w:id="7499" w:name="_Toc498348015"/>
      <w:bookmarkStart w:id="7500" w:name="_Toc498517587"/>
      <w:bookmarkStart w:id="7501" w:name="_Toc498514081"/>
      <w:bookmarkStart w:id="7502" w:name="_Toc498949260"/>
      <w:bookmarkStart w:id="7503" w:name="_Toc499205367"/>
      <w:bookmarkStart w:id="7504" w:name="_Toc499201811"/>
      <w:bookmarkStart w:id="7505" w:name="_Toc500935683"/>
      <w:bookmarkStart w:id="7506" w:name="_Toc500936134"/>
      <w:bookmarkStart w:id="7507" w:name="_Toc501458648"/>
      <w:bookmarkStart w:id="7508" w:name="_Toc501455556"/>
      <w:bookmarkStart w:id="7509" w:name="_Toc501459186"/>
      <w:bookmarkStart w:id="7510" w:name="_Toc501456003"/>
      <w:bookmarkStart w:id="7511" w:name="_Toc21960656"/>
      <w:bookmarkStart w:id="7512" w:name="_Toc22624786"/>
      <w:bookmarkStart w:id="7513" w:name="_Toc22625467"/>
      <w:bookmarkStart w:id="7514" w:name="_Toc22635954"/>
      <w:bookmarkStart w:id="7515" w:name="_Toc498002984"/>
      <w:bookmarkStart w:id="7516" w:name="_Toc498088753"/>
      <w:bookmarkStart w:id="7517" w:name="_Toc498351415"/>
      <w:bookmarkStart w:id="7518" w:name="_Toc498348016"/>
      <w:bookmarkStart w:id="7519" w:name="_Toc498517588"/>
      <w:bookmarkStart w:id="7520" w:name="_Toc498514082"/>
      <w:bookmarkStart w:id="7521" w:name="_Toc498949261"/>
      <w:bookmarkStart w:id="7522" w:name="_Toc499205368"/>
      <w:bookmarkStart w:id="7523" w:name="_Toc499201812"/>
      <w:bookmarkStart w:id="7524" w:name="_Toc500935684"/>
      <w:bookmarkStart w:id="7525" w:name="_Toc500936135"/>
      <w:bookmarkStart w:id="7526" w:name="_Toc501458649"/>
      <w:bookmarkStart w:id="7527" w:name="_Toc501455557"/>
      <w:bookmarkStart w:id="7528" w:name="_Toc501459187"/>
      <w:bookmarkStart w:id="7529" w:name="_Toc501456004"/>
      <w:bookmarkStart w:id="7530" w:name="_Toc21960657"/>
      <w:bookmarkStart w:id="7531" w:name="_Toc22624787"/>
      <w:bookmarkStart w:id="7532" w:name="_Toc22625468"/>
      <w:bookmarkStart w:id="7533" w:name="_Toc22635955"/>
      <w:bookmarkStart w:id="7534" w:name="_Toc498002985"/>
      <w:bookmarkStart w:id="7535" w:name="_Toc498088754"/>
      <w:bookmarkStart w:id="7536" w:name="_Toc498351416"/>
      <w:bookmarkStart w:id="7537" w:name="_Toc498348017"/>
      <w:bookmarkStart w:id="7538" w:name="_Toc498517589"/>
      <w:bookmarkStart w:id="7539" w:name="_Toc498514083"/>
      <w:bookmarkStart w:id="7540" w:name="_Toc498949262"/>
      <w:bookmarkStart w:id="7541" w:name="_Toc499205369"/>
      <w:bookmarkStart w:id="7542" w:name="_Toc499201813"/>
      <w:bookmarkStart w:id="7543" w:name="_Toc500935685"/>
      <w:bookmarkStart w:id="7544" w:name="_Toc500936136"/>
      <w:bookmarkStart w:id="7545" w:name="_Toc501458650"/>
      <w:bookmarkStart w:id="7546" w:name="_Toc501455558"/>
      <w:bookmarkStart w:id="7547" w:name="_Toc501459188"/>
      <w:bookmarkStart w:id="7548" w:name="_Toc501456005"/>
      <w:bookmarkStart w:id="7549" w:name="_Toc21960658"/>
      <w:bookmarkStart w:id="7550" w:name="_Toc22624788"/>
      <w:bookmarkStart w:id="7551" w:name="_Toc22625469"/>
      <w:bookmarkStart w:id="7552" w:name="_Toc22635956"/>
      <w:bookmarkStart w:id="7553" w:name="_Toc498002986"/>
      <w:bookmarkStart w:id="7554" w:name="_Toc498088755"/>
      <w:bookmarkStart w:id="7555" w:name="_Toc498351417"/>
      <w:bookmarkStart w:id="7556" w:name="_Toc498348018"/>
      <w:bookmarkStart w:id="7557" w:name="_Toc498517590"/>
      <w:bookmarkStart w:id="7558" w:name="_Toc498514084"/>
      <w:bookmarkStart w:id="7559" w:name="_Toc498949263"/>
      <w:bookmarkStart w:id="7560" w:name="_Toc499205370"/>
      <w:bookmarkStart w:id="7561" w:name="_Toc499201814"/>
      <w:bookmarkStart w:id="7562" w:name="_Toc500935686"/>
      <w:bookmarkStart w:id="7563" w:name="_Toc500936137"/>
      <w:bookmarkStart w:id="7564" w:name="_Toc501458651"/>
      <w:bookmarkStart w:id="7565" w:name="_Toc501455559"/>
      <w:bookmarkStart w:id="7566" w:name="_Toc501459189"/>
      <w:bookmarkStart w:id="7567" w:name="_Toc501456006"/>
      <w:bookmarkStart w:id="7568" w:name="_Toc21960659"/>
      <w:bookmarkStart w:id="7569" w:name="_Toc22624789"/>
      <w:bookmarkStart w:id="7570" w:name="_Toc22625470"/>
      <w:bookmarkStart w:id="7571" w:name="_Toc22635957"/>
      <w:bookmarkStart w:id="7572" w:name="_Toc498002987"/>
      <w:bookmarkStart w:id="7573" w:name="_Toc498088756"/>
      <w:bookmarkStart w:id="7574" w:name="_Toc498351418"/>
      <w:bookmarkStart w:id="7575" w:name="_Toc498348019"/>
      <w:bookmarkStart w:id="7576" w:name="_Toc498517591"/>
      <w:bookmarkStart w:id="7577" w:name="_Toc498514085"/>
      <w:bookmarkStart w:id="7578" w:name="_Toc498949264"/>
      <w:bookmarkStart w:id="7579" w:name="_Toc499205371"/>
      <w:bookmarkStart w:id="7580" w:name="_Toc499201815"/>
      <w:bookmarkStart w:id="7581" w:name="_Toc500935687"/>
      <w:bookmarkStart w:id="7582" w:name="_Toc500936138"/>
      <w:bookmarkStart w:id="7583" w:name="_Toc501458652"/>
      <w:bookmarkStart w:id="7584" w:name="_Toc501455560"/>
      <w:bookmarkStart w:id="7585" w:name="_Toc501459190"/>
      <w:bookmarkStart w:id="7586" w:name="_Toc501456007"/>
      <w:bookmarkStart w:id="7587" w:name="_Toc21960660"/>
      <w:bookmarkStart w:id="7588" w:name="_Toc22624790"/>
      <w:bookmarkStart w:id="7589" w:name="_Toc22625471"/>
      <w:bookmarkStart w:id="7590" w:name="_Toc22635958"/>
      <w:bookmarkStart w:id="7591" w:name="_Toc498002988"/>
      <w:bookmarkStart w:id="7592" w:name="_Toc498088757"/>
      <w:bookmarkStart w:id="7593" w:name="_Toc498351419"/>
      <w:bookmarkStart w:id="7594" w:name="_Toc498348020"/>
      <w:bookmarkStart w:id="7595" w:name="_Toc498517592"/>
      <w:bookmarkStart w:id="7596" w:name="_Toc498514086"/>
      <w:bookmarkStart w:id="7597" w:name="_Toc498949265"/>
      <w:bookmarkStart w:id="7598" w:name="_Toc499205372"/>
      <w:bookmarkStart w:id="7599" w:name="_Toc499201816"/>
      <w:bookmarkStart w:id="7600" w:name="_Toc500935688"/>
      <w:bookmarkStart w:id="7601" w:name="_Toc500936139"/>
      <w:bookmarkStart w:id="7602" w:name="_Toc501458653"/>
      <w:bookmarkStart w:id="7603" w:name="_Toc501455561"/>
      <w:bookmarkStart w:id="7604" w:name="_Toc501459191"/>
      <w:bookmarkStart w:id="7605" w:name="_Toc501456008"/>
      <w:bookmarkStart w:id="7606" w:name="_Toc21960661"/>
      <w:bookmarkStart w:id="7607" w:name="_Toc22624791"/>
      <w:bookmarkStart w:id="7608" w:name="_Toc22625472"/>
      <w:bookmarkStart w:id="7609" w:name="_Toc22635959"/>
      <w:bookmarkStart w:id="7610" w:name="_Toc498002989"/>
      <w:bookmarkStart w:id="7611" w:name="_Toc498088758"/>
      <w:bookmarkStart w:id="7612" w:name="_Toc498351420"/>
      <w:bookmarkStart w:id="7613" w:name="_Toc498348021"/>
      <w:bookmarkStart w:id="7614" w:name="_Toc498517593"/>
      <w:bookmarkStart w:id="7615" w:name="_Toc498514087"/>
      <w:bookmarkStart w:id="7616" w:name="_Toc498949266"/>
      <w:bookmarkStart w:id="7617" w:name="_Toc499205373"/>
      <w:bookmarkStart w:id="7618" w:name="_Toc499201817"/>
      <w:bookmarkStart w:id="7619" w:name="_Toc500935689"/>
      <w:bookmarkStart w:id="7620" w:name="_Toc500936140"/>
      <w:bookmarkStart w:id="7621" w:name="_Toc501458654"/>
      <w:bookmarkStart w:id="7622" w:name="_Toc501455562"/>
      <w:bookmarkStart w:id="7623" w:name="_Toc501459192"/>
      <w:bookmarkStart w:id="7624" w:name="_Toc501456009"/>
      <w:bookmarkStart w:id="7625" w:name="_Toc21960662"/>
      <w:bookmarkStart w:id="7626" w:name="_Toc22624792"/>
      <w:bookmarkStart w:id="7627" w:name="_Toc22625473"/>
      <w:bookmarkStart w:id="7628" w:name="_Toc22635960"/>
      <w:bookmarkStart w:id="7629" w:name="_Toc498002990"/>
      <w:bookmarkStart w:id="7630" w:name="_Toc498088759"/>
      <w:bookmarkStart w:id="7631" w:name="_Toc498351421"/>
      <w:bookmarkStart w:id="7632" w:name="_Toc498348022"/>
      <w:bookmarkStart w:id="7633" w:name="_Toc498517594"/>
      <w:bookmarkStart w:id="7634" w:name="_Toc498514088"/>
      <w:bookmarkStart w:id="7635" w:name="_Toc498949267"/>
      <w:bookmarkStart w:id="7636" w:name="_Toc499205374"/>
      <w:bookmarkStart w:id="7637" w:name="_Toc499201818"/>
      <w:bookmarkStart w:id="7638" w:name="_Toc500935690"/>
      <w:bookmarkStart w:id="7639" w:name="_Toc500936141"/>
      <w:bookmarkStart w:id="7640" w:name="_Toc501458655"/>
      <w:bookmarkStart w:id="7641" w:name="_Toc501455563"/>
      <w:bookmarkStart w:id="7642" w:name="_Toc501459193"/>
      <w:bookmarkStart w:id="7643" w:name="_Toc501456010"/>
      <w:bookmarkStart w:id="7644" w:name="_Toc21960663"/>
      <w:bookmarkStart w:id="7645" w:name="_Toc22624793"/>
      <w:bookmarkStart w:id="7646" w:name="_Toc22625474"/>
      <w:bookmarkStart w:id="7647" w:name="_Toc22635961"/>
      <w:bookmarkStart w:id="7648" w:name="_Toc498002991"/>
      <w:bookmarkStart w:id="7649" w:name="_Toc498088760"/>
      <w:bookmarkStart w:id="7650" w:name="_Toc498351422"/>
      <w:bookmarkStart w:id="7651" w:name="_Toc498348023"/>
      <w:bookmarkStart w:id="7652" w:name="_Toc498517595"/>
      <w:bookmarkStart w:id="7653" w:name="_Toc498514089"/>
      <w:bookmarkStart w:id="7654" w:name="_Toc498949268"/>
      <w:bookmarkStart w:id="7655" w:name="_Toc499205375"/>
      <w:bookmarkStart w:id="7656" w:name="_Toc499201819"/>
      <w:bookmarkStart w:id="7657" w:name="_Toc500935691"/>
      <w:bookmarkStart w:id="7658" w:name="_Toc500936142"/>
      <w:bookmarkStart w:id="7659" w:name="_Toc501458656"/>
      <w:bookmarkStart w:id="7660" w:name="_Toc501455564"/>
      <w:bookmarkStart w:id="7661" w:name="_Toc501459194"/>
      <w:bookmarkStart w:id="7662" w:name="_Toc501456011"/>
      <w:bookmarkStart w:id="7663" w:name="_Toc21960664"/>
      <w:bookmarkStart w:id="7664" w:name="_Toc22624794"/>
      <w:bookmarkStart w:id="7665" w:name="_Toc22625475"/>
      <w:bookmarkStart w:id="7666" w:name="_Toc22635962"/>
      <w:bookmarkStart w:id="7667" w:name="_Toc498002992"/>
      <w:bookmarkStart w:id="7668" w:name="_Toc498088761"/>
      <w:bookmarkStart w:id="7669" w:name="_Toc498351423"/>
      <w:bookmarkStart w:id="7670" w:name="_Toc498348024"/>
      <w:bookmarkStart w:id="7671" w:name="_Toc498517596"/>
      <w:bookmarkStart w:id="7672" w:name="_Toc498514090"/>
      <w:bookmarkStart w:id="7673" w:name="_Toc498949269"/>
      <w:bookmarkStart w:id="7674" w:name="_Toc499205376"/>
      <w:bookmarkStart w:id="7675" w:name="_Toc499201820"/>
      <w:bookmarkStart w:id="7676" w:name="_Toc500935692"/>
      <w:bookmarkStart w:id="7677" w:name="_Toc500936143"/>
      <w:bookmarkStart w:id="7678" w:name="_Toc501458657"/>
      <w:bookmarkStart w:id="7679" w:name="_Toc501455565"/>
      <w:bookmarkStart w:id="7680" w:name="_Toc501459195"/>
      <w:bookmarkStart w:id="7681" w:name="_Toc501456012"/>
      <w:bookmarkStart w:id="7682" w:name="_Toc21960665"/>
      <w:bookmarkStart w:id="7683" w:name="_Toc22624795"/>
      <w:bookmarkStart w:id="7684" w:name="_Toc22625476"/>
      <w:bookmarkStart w:id="7685" w:name="_Toc22635963"/>
      <w:bookmarkStart w:id="7686" w:name="_Toc498002993"/>
      <w:bookmarkStart w:id="7687" w:name="_Toc498088762"/>
      <w:bookmarkStart w:id="7688" w:name="_Toc498351424"/>
      <w:bookmarkStart w:id="7689" w:name="_Toc498348025"/>
      <w:bookmarkStart w:id="7690" w:name="_Toc498517597"/>
      <w:bookmarkStart w:id="7691" w:name="_Toc498514091"/>
      <w:bookmarkStart w:id="7692" w:name="_Toc498949270"/>
      <w:bookmarkStart w:id="7693" w:name="_Toc499205377"/>
      <w:bookmarkStart w:id="7694" w:name="_Toc499201821"/>
      <w:bookmarkStart w:id="7695" w:name="_Toc500935693"/>
      <w:bookmarkStart w:id="7696" w:name="_Toc500936144"/>
      <w:bookmarkStart w:id="7697" w:name="_Toc501458658"/>
      <w:bookmarkStart w:id="7698" w:name="_Toc501455566"/>
      <w:bookmarkStart w:id="7699" w:name="_Toc501459196"/>
      <w:bookmarkStart w:id="7700" w:name="_Toc501456013"/>
      <w:bookmarkStart w:id="7701" w:name="_Toc21960666"/>
      <w:bookmarkStart w:id="7702" w:name="_Toc22624796"/>
      <w:bookmarkStart w:id="7703" w:name="_Toc22625477"/>
      <w:bookmarkStart w:id="7704" w:name="_Toc22635964"/>
      <w:bookmarkStart w:id="7705" w:name="_Toc498002994"/>
      <w:bookmarkStart w:id="7706" w:name="_Toc498088763"/>
      <w:bookmarkStart w:id="7707" w:name="_Toc498351425"/>
      <w:bookmarkStart w:id="7708" w:name="_Toc498348026"/>
      <w:bookmarkStart w:id="7709" w:name="_Toc498517598"/>
      <w:bookmarkStart w:id="7710" w:name="_Toc498514092"/>
      <w:bookmarkStart w:id="7711" w:name="_Toc498949271"/>
      <w:bookmarkStart w:id="7712" w:name="_Toc499205378"/>
      <w:bookmarkStart w:id="7713" w:name="_Toc499201822"/>
      <w:bookmarkStart w:id="7714" w:name="_Toc500935694"/>
      <w:bookmarkStart w:id="7715" w:name="_Toc500936145"/>
      <w:bookmarkStart w:id="7716" w:name="_Toc501458659"/>
      <w:bookmarkStart w:id="7717" w:name="_Toc501455567"/>
      <w:bookmarkStart w:id="7718" w:name="_Toc501459197"/>
      <w:bookmarkStart w:id="7719" w:name="_Toc501456014"/>
      <w:bookmarkStart w:id="7720" w:name="_Toc21960667"/>
      <w:bookmarkStart w:id="7721" w:name="_Toc22624797"/>
      <w:bookmarkStart w:id="7722" w:name="_Toc22625478"/>
      <w:bookmarkStart w:id="7723" w:name="_Toc22635965"/>
      <w:bookmarkStart w:id="7724" w:name="_Toc498002995"/>
      <w:bookmarkStart w:id="7725" w:name="_Toc498088764"/>
      <w:bookmarkStart w:id="7726" w:name="_Toc498351426"/>
      <w:bookmarkStart w:id="7727" w:name="_Toc498348027"/>
      <w:bookmarkStart w:id="7728" w:name="_Toc498517599"/>
      <w:bookmarkStart w:id="7729" w:name="_Toc498514093"/>
      <w:bookmarkStart w:id="7730" w:name="_Toc498949272"/>
      <w:bookmarkStart w:id="7731" w:name="_Toc499205379"/>
      <w:bookmarkStart w:id="7732" w:name="_Toc499201823"/>
      <w:bookmarkStart w:id="7733" w:name="_Toc500935695"/>
      <w:bookmarkStart w:id="7734" w:name="_Toc500936146"/>
      <w:bookmarkStart w:id="7735" w:name="_Toc501458660"/>
      <w:bookmarkStart w:id="7736" w:name="_Toc501455568"/>
      <w:bookmarkStart w:id="7737" w:name="_Toc501459198"/>
      <w:bookmarkStart w:id="7738" w:name="_Toc501456015"/>
      <w:bookmarkStart w:id="7739" w:name="_Toc21960668"/>
      <w:bookmarkStart w:id="7740" w:name="_Toc22624798"/>
      <w:bookmarkStart w:id="7741" w:name="_Toc22625479"/>
      <w:bookmarkStart w:id="7742" w:name="_Toc22635966"/>
      <w:bookmarkStart w:id="7743" w:name="_Toc498002996"/>
      <w:bookmarkStart w:id="7744" w:name="_Toc498088765"/>
      <w:bookmarkStart w:id="7745" w:name="_Toc498351427"/>
      <w:bookmarkStart w:id="7746" w:name="_Toc498348028"/>
      <w:bookmarkStart w:id="7747" w:name="_Toc498517600"/>
      <w:bookmarkStart w:id="7748" w:name="_Toc498514094"/>
      <w:bookmarkStart w:id="7749" w:name="_Toc498949273"/>
      <w:bookmarkStart w:id="7750" w:name="_Toc499205380"/>
      <w:bookmarkStart w:id="7751" w:name="_Toc499201824"/>
      <w:bookmarkStart w:id="7752" w:name="_Toc500935696"/>
      <w:bookmarkStart w:id="7753" w:name="_Toc500936147"/>
      <w:bookmarkStart w:id="7754" w:name="_Toc501458661"/>
      <w:bookmarkStart w:id="7755" w:name="_Toc501455569"/>
      <w:bookmarkStart w:id="7756" w:name="_Toc501459199"/>
      <w:bookmarkStart w:id="7757" w:name="_Toc501456016"/>
      <w:bookmarkStart w:id="7758" w:name="_Toc21960669"/>
      <w:bookmarkStart w:id="7759" w:name="_Toc22624799"/>
      <w:bookmarkStart w:id="7760" w:name="_Toc22625480"/>
      <w:bookmarkStart w:id="7761" w:name="_Toc22635967"/>
      <w:bookmarkStart w:id="7762" w:name="_Toc498002997"/>
      <w:bookmarkStart w:id="7763" w:name="_Toc498088766"/>
      <w:bookmarkStart w:id="7764" w:name="_Toc498351428"/>
      <w:bookmarkStart w:id="7765" w:name="_Toc498348029"/>
      <w:bookmarkStart w:id="7766" w:name="_Toc498517601"/>
      <w:bookmarkStart w:id="7767" w:name="_Toc498514095"/>
      <w:bookmarkStart w:id="7768" w:name="_Toc498949274"/>
      <w:bookmarkStart w:id="7769" w:name="_Toc499205381"/>
      <w:bookmarkStart w:id="7770" w:name="_Toc499201825"/>
      <w:bookmarkStart w:id="7771" w:name="_Toc500935697"/>
      <w:bookmarkStart w:id="7772" w:name="_Toc500936148"/>
      <w:bookmarkStart w:id="7773" w:name="_Toc501458662"/>
      <w:bookmarkStart w:id="7774" w:name="_Toc501455570"/>
      <w:bookmarkStart w:id="7775" w:name="_Toc501459200"/>
      <w:bookmarkStart w:id="7776" w:name="_Toc501456017"/>
      <w:bookmarkStart w:id="7777" w:name="_Toc21960670"/>
      <w:bookmarkStart w:id="7778" w:name="_Toc22624800"/>
      <w:bookmarkStart w:id="7779" w:name="_Toc22625481"/>
      <w:bookmarkStart w:id="7780" w:name="_Toc22635968"/>
      <w:bookmarkStart w:id="7781" w:name="_Toc498002998"/>
      <w:bookmarkStart w:id="7782" w:name="_Toc498088767"/>
      <w:bookmarkStart w:id="7783" w:name="_Toc498351429"/>
      <w:bookmarkStart w:id="7784" w:name="_Toc498348030"/>
      <w:bookmarkStart w:id="7785" w:name="_Toc498517602"/>
      <w:bookmarkStart w:id="7786" w:name="_Toc498514096"/>
      <w:bookmarkStart w:id="7787" w:name="_Toc498949275"/>
      <w:bookmarkStart w:id="7788" w:name="_Toc499205382"/>
      <w:bookmarkStart w:id="7789" w:name="_Toc499201826"/>
      <w:bookmarkStart w:id="7790" w:name="_Toc500935698"/>
      <w:bookmarkStart w:id="7791" w:name="_Toc500936149"/>
      <w:bookmarkStart w:id="7792" w:name="_Toc501458663"/>
      <w:bookmarkStart w:id="7793" w:name="_Toc501455571"/>
      <w:bookmarkStart w:id="7794" w:name="_Toc501459201"/>
      <w:bookmarkStart w:id="7795" w:name="_Toc501456018"/>
      <w:bookmarkStart w:id="7796" w:name="_Toc21960671"/>
      <w:bookmarkStart w:id="7797" w:name="_Toc22624801"/>
      <w:bookmarkStart w:id="7798" w:name="_Toc22625482"/>
      <w:bookmarkStart w:id="7799" w:name="_Toc22635969"/>
      <w:bookmarkStart w:id="7800" w:name="_Toc498002999"/>
      <w:bookmarkStart w:id="7801" w:name="_Toc498088768"/>
      <w:bookmarkStart w:id="7802" w:name="_Toc498351430"/>
      <w:bookmarkStart w:id="7803" w:name="_Toc498348031"/>
      <w:bookmarkStart w:id="7804" w:name="_Toc498517603"/>
      <w:bookmarkStart w:id="7805" w:name="_Toc498514097"/>
      <w:bookmarkStart w:id="7806" w:name="_Toc498949276"/>
      <w:bookmarkStart w:id="7807" w:name="_Toc499205383"/>
      <w:bookmarkStart w:id="7808" w:name="_Toc499201827"/>
      <w:bookmarkStart w:id="7809" w:name="_Toc500935699"/>
      <w:bookmarkStart w:id="7810" w:name="_Toc500936150"/>
      <w:bookmarkStart w:id="7811" w:name="_Toc501458664"/>
      <w:bookmarkStart w:id="7812" w:name="_Toc501455572"/>
      <w:bookmarkStart w:id="7813" w:name="_Toc501459202"/>
      <w:bookmarkStart w:id="7814" w:name="_Toc501456019"/>
      <w:bookmarkStart w:id="7815" w:name="_Toc21960672"/>
      <w:bookmarkStart w:id="7816" w:name="_Toc22624802"/>
      <w:bookmarkStart w:id="7817" w:name="_Toc22625483"/>
      <w:bookmarkStart w:id="7818" w:name="_Toc22635970"/>
      <w:bookmarkStart w:id="7819" w:name="_Toc498003000"/>
      <w:bookmarkStart w:id="7820" w:name="_Toc498088769"/>
      <w:bookmarkStart w:id="7821" w:name="_Toc498351431"/>
      <w:bookmarkStart w:id="7822" w:name="_Toc498348032"/>
      <w:bookmarkStart w:id="7823" w:name="_Toc498517604"/>
      <w:bookmarkStart w:id="7824" w:name="_Toc498514098"/>
      <w:bookmarkStart w:id="7825" w:name="_Toc498949277"/>
      <w:bookmarkStart w:id="7826" w:name="_Toc499205384"/>
      <w:bookmarkStart w:id="7827" w:name="_Toc499201828"/>
      <w:bookmarkStart w:id="7828" w:name="_Toc500935700"/>
      <w:bookmarkStart w:id="7829" w:name="_Toc500936151"/>
      <w:bookmarkStart w:id="7830" w:name="_Toc501458665"/>
      <w:bookmarkStart w:id="7831" w:name="_Toc501455573"/>
      <w:bookmarkStart w:id="7832" w:name="_Toc501459203"/>
      <w:bookmarkStart w:id="7833" w:name="_Toc501456020"/>
      <w:bookmarkStart w:id="7834" w:name="_Toc21960673"/>
      <w:bookmarkStart w:id="7835" w:name="_Toc22624803"/>
      <w:bookmarkStart w:id="7836" w:name="_Toc22625484"/>
      <w:bookmarkStart w:id="7837" w:name="_Toc22635971"/>
      <w:bookmarkStart w:id="7838" w:name="_Toc498003001"/>
      <w:bookmarkStart w:id="7839" w:name="_Toc498088770"/>
      <w:bookmarkStart w:id="7840" w:name="_Toc498351432"/>
      <w:bookmarkStart w:id="7841" w:name="_Toc498348033"/>
      <w:bookmarkStart w:id="7842" w:name="_Toc498517605"/>
      <w:bookmarkStart w:id="7843" w:name="_Toc498514099"/>
      <w:bookmarkStart w:id="7844" w:name="_Toc498949278"/>
      <w:bookmarkStart w:id="7845" w:name="_Toc499205385"/>
      <w:bookmarkStart w:id="7846" w:name="_Toc499201829"/>
      <w:bookmarkStart w:id="7847" w:name="_Toc500935701"/>
      <w:bookmarkStart w:id="7848" w:name="_Toc500936152"/>
      <w:bookmarkStart w:id="7849" w:name="_Toc501458666"/>
      <w:bookmarkStart w:id="7850" w:name="_Toc501455574"/>
      <w:bookmarkStart w:id="7851" w:name="_Toc501459204"/>
      <w:bookmarkStart w:id="7852" w:name="_Toc501456021"/>
      <w:bookmarkStart w:id="7853" w:name="_Toc21960674"/>
      <w:bookmarkStart w:id="7854" w:name="_Toc22624804"/>
      <w:bookmarkStart w:id="7855" w:name="_Toc22625485"/>
      <w:bookmarkStart w:id="7856" w:name="_Toc22635972"/>
      <w:bookmarkStart w:id="7857" w:name="_Toc498003002"/>
      <w:bookmarkStart w:id="7858" w:name="_Toc498088771"/>
      <w:bookmarkStart w:id="7859" w:name="_Toc498351433"/>
      <w:bookmarkStart w:id="7860" w:name="_Toc498348034"/>
      <w:bookmarkStart w:id="7861" w:name="_Toc498517606"/>
      <w:bookmarkStart w:id="7862" w:name="_Toc498514100"/>
      <w:bookmarkStart w:id="7863" w:name="_Toc498949279"/>
      <w:bookmarkStart w:id="7864" w:name="_Toc499205386"/>
      <w:bookmarkStart w:id="7865" w:name="_Toc499201830"/>
      <w:bookmarkStart w:id="7866" w:name="_Toc500935702"/>
      <w:bookmarkStart w:id="7867" w:name="_Toc500936153"/>
      <w:bookmarkStart w:id="7868" w:name="_Toc501458667"/>
      <w:bookmarkStart w:id="7869" w:name="_Toc501455575"/>
      <w:bookmarkStart w:id="7870" w:name="_Toc501459205"/>
      <w:bookmarkStart w:id="7871" w:name="_Toc501456022"/>
      <w:bookmarkStart w:id="7872" w:name="_Toc21960675"/>
      <w:bookmarkStart w:id="7873" w:name="_Toc22624805"/>
      <w:bookmarkStart w:id="7874" w:name="_Toc22625486"/>
      <w:bookmarkStart w:id="7875" w:name="_Toc22635973"/>
      <w:bookmarkStart w:id="7876" w:name="_Toc498003003"/>
      <w:bookmarkStart w:id="7877" w:name="_Toc498088772"/>
      <w:bookmarkStart w:id="7878" w:name="_Toc498351434"/>
      <w:bookmarkStart w:id="7879" w:name="_Toc498348035"/>
      <w:bookmarkStart w:id="7880" w:name="_Toc498517607"/>
      <w:bookmarkStart w:id="7881" w:name="_Toc498514101"/>
      <w:bookmarkStart w:id="7882" w:name="_Toc498949280"/>
      <w:bookmarkStart w:id="7883" w:name="_Toc499205387"/>
      <w:bookmarkStart w:id="7884" w:name="_Toc499201831"/>
      <w:bookmarkStart w:id="7885" w:name="_Toc500935703"/>
      <w:bookmarkStart w:id="7886" w:name="_Toc500936154"/>
      <w:bookmarkStart w:id="7887" w:name="_Toc501458668"/>
      <w:bookmarkStart w:id="7888" w:name="_Toc501455576"/>
      <w:bookmarkStart w:id="7889" w:name="_Toc501459206"/>
      <w:bookmarkStart w:id="7890" w:name="_Toc501456023"/>
      <w:bookmarkStart w:id="7891" w:name="_Toc21960676"/>
      <w:bookmarkStart w:id="7892" w:name="_Toc22624806"/>
      <w:bookmarkStart w:id="7893" w:name="_Toc22625487"/>
      <w:bookmarkStart w:id="7894" w:name="_Toc22635974"/>
      <w:bookmarkStart w:id="7895" w:name="_Toc498003004"/>
      <w:bookmarkStart w:id="7896" w:name="_Toc498088773"/>
      <w:bookmarkStart w:id="7897" w:name="_Toc498351435"/>
      <w:bookmarkStart w:id="7898" w:name="_Toc498348036"/>
      <w:bookmarkStart w:id="7899" w:name="_Toc498517608"/>
      <w:bookmarkStart w:id="7900" w:name="_Toc498514102"/>
      <w:bookmarkStart w:id="7901" w:name="_Toc498949281"/>
      <w:bookmarkStart w:id="7902" w:name="_Toc499205388"/>
      <w:bookmarkStart w:id="7903" w:name="_Toc499201832"/>
      <w:bookmarkStart w:id="7904" w:name="_Toc500935704"/>
      <w:bookmarkStart w:id="7905" w:name="_Toc500936155"/>
      <w:bookmarkStart w:id="7906" w:name="_Toc501458669"/>
      <w:bookmarkStart w:id="7907" w:name="_Toc501455577"/>
      <w:bookmarkStart w:id="7908" w:name="_Toc501459207"/>
      <w:bookmarkStart w:id="7909" w:name="_Toc501456024"/>
      <w:bookmarkStart w:id="7910" w:name="_Toc21960677"/>
      <w:bookmarkStart w:id="7911" w:name="_Toc22624807"/>
      <w:bookmarkStart w:id="7912" w:name="_Toc22625488"/>
      <w:bookmarkStart w:id="7913" w:name="_Toc22635975"/>
      <w:bookmarkStart w:id="7914" w:name="_Toc498003005"/>
      <w:bookmarkStart w:id="7915" w:name="_Toc498088774"/>
      <w:bookmarkStart w:id="7916" w:name="_Toc498351436"/>
      <w:bookmarkStart w:id="7917" w:name="_Toc498348037"/>
      <w:bookmarkStart w:id="7918" w:name="_Toc498517609"/>
      <w:bookmarkStart w:id="7919" w:name="_Toc498514103"/>
      <w:bookmarkStart w:id="7920" w:name="_Toc498949282"/>
      <w:bookmarkStart w:id="7921" w:name="_Toc499205389"/>
      <w:bookmarkStart w:id="7922" w:name="_Toc499201833"/>
      <w:bookmarkStart w:id="7923" w:name="_Toc500935705"/>
      <w:bookmarkStart w:id="7924" w:name="_Toc500936156"/>
      <w:bookmarkStart w:id="7925" w:name="_Toc501458670"/>
      <w:bookmarkStart w:id="7926" w:name="_Toc501455578"/>
      <w:bookmarkStart w:id="7927" w:name="_Toc501459208"/>
      <w:bookmarkStart w:id="7928" w:name="_Toc501456025"/>
      <w:bookmarkStart w:id="7929" w:name="_Toc21960678"/>
      <w:bookmarkStart w:id="7930" w:name="_Toc22624808"/>
      <w:bookmarkStart w:id="7931" w:name="_Toc22625489"/>
      <w:bookmarkStart w:id="7932" w:name="_Toc22635976"/>
      <w:bookmarkStart w:id="7933" w:name="_Toc498003006"/>
      <w:bookmarkStart w:id="7934" w:name="_Toc498088775"/>
      <w:bookmarkStart w:id="7935" w:name="_Toc498351437"/>
      <w:bookmarkStart w:id="7936" w:name="_Toc498348038"/>
      <w:bookmarkStart w:id="7937" w:name="_Toc498517610"/>
      <w:bookmarkStart w:id="7938" w:name="_Toc498514104"/>
      <w:bookmarkStart w:id="7939" w:name="_Toc498949283"/>
      <w:bookmarkStart w:id="7940" w:name="_Toc499205390"/>
      <w:bookmarkStart w:id="7941" w:name="_Toc499201834"/>
      <w:bookmarkStart w:id="7942" w:name="_Toc500935706"/>
      <w:bookmarkStart w:id="7943" w:name="_Toc500936157"/>
      <w:bookmarkStart w:id="7944" w:name="_Toc501458671"/>
      <w:bookmarkStart w:id="7945" w:name="_Toc501455579"/>
      <w:bookmarkStart w:id="7946" w:name="_Toc501459209"/>
      <w:bookmarkStart w:id="7947" w:name="_Toc501456026"/>
      <w:bookmarkStart w:id="7948" w:name="_Toc21960679"/>
      <w:bookmarkStart w:id="7949" w:name="_Toc22624809"/>
      <w:bookmarkStart w:id="7950" w:name="_Toc22625490"/>
      <w:bookmarkStart w:id="7951" w:name="_Toc22635977"/>
      <w:bookmarkStart w:id="7952" w:name="_Toc498003007"/>
      <w:bookmarkStart w:id="7953" w:name="_Toc498088776"/>
      <w:bookmarkStart w:id="7954" w:name="_Toc498351438"/>
      <w:bookmarkStart w:id="7955" w:name="_Toc498348039"/>
      <w:bookmarkStart w:id="7956" w:name="_Toc498517611"/>
      <w:bookmarkStart w:id="7957" w:name="_Toc498514105"/>
      <w:bookmarkStart w:id="7958" w:name="_Toc498949284"/>
      <w:bookmarkStart w:id="7959" w:name="_Toc499205391"/>
      <w:bookmarkStart w:id="7960" w:name="_Toc499201835"/>
      <w:bookmarkStart w:id="7961" w:name="_Toc500935707"/>
      <w:bookmarkStart w:id="7962" w:name="_Toc500936158"/>
      <w:bookmarkStart w:id="7963" w:name="_Toc501458672"/>
      <w:bookmarkStart w:id="7964" w:name="_Toc501455580"/>
      <w:bookmarkStart w:id="7965" w:name="_Toc501459210"/>
      <w:bookmarkStart w:id="7966" w:name="_Toc501456027"/>
      <w:bookmarkStart w:id="7967" w:name="_Toc21960680"/>
      <w:bookmarkStart w:id="7968" w:name="_Toc22624810"/>
      <w:bookmarkStart w:id="7969" w:name="_Toc22625491"/>
      <w:bookmarkStart w:id="7970" w:name="_Toc22635978"/>
      <w:bookmarkStart w:id="7971" w:name="_Toc498003008"/>
      <w:bookmarkStart w:id="7972" w:name="_Toc498088777"/>
      <w:bookmarkStart w:id="7973" w:name="_Toc498351439"/>
      <w:bookmarkStart w:id="7974" w:name="_Toc498348040"/>
      <w:bookmarkStart w:id="7975" w:name="_Toc498517612"/>
      <w:bookmarkStart w:id="7976" w:name="_Toc498514106"/>
      <w:bookmarkStart w:id="7977" w:name="_Toc498949285"/>
      <w:bookmarkStart w:id="7978" w:name="_Toc499205392"/>
      <w:bookmarkStart w:id="7979" w:name="_Toc499201836"/>
      <w:bookmarkStart w:id="7980" w:name="_Toc500935708"/>
      <w:bookmarkStart w:id="7981" w:name="_Toc500936159"/>
      <w:bookmarkStart w:id="7982" w:name="_Toc501458673"/>
      <w:bookmarkStart w:id="7983" w:name="_Toc501455581"/>
      <w:bookmarkStart w:id="7984" w:name="_Toc501459211"/>
      <w:bookmarkStart w:id="7985" w:name="_Toc501456028"/>
      <w:bookmarkStart w:id="7986" w:name="_Toc21960681"/>
      <w:bookmarkStart w:id="7987" w:name="_Toc22624811"/>
      <w:bookmarkStart w:id="7988" w:name="_Toc22625492"/>
      <w:bookmarkStart w:id="7989" w:name="_Toc22635979"/>
      <w:bookmarkStart w:id="7990" w:name="_Toc498003009"/>
      <w:bookmarkStart w:id="7991" w:name="_Toc498088778"/>
      <w:bookmarkStart w:id="7992" w:name="_Toc498351440"/>
      <w:bookmarkStart w:id="7993" w:name="_Toc498348041"/>
      <w:bookmarkStart w:id="7994" w:name="_Toc498517613"/>
      <w:bookmarkStart w:id="7995" w:name="_Toc498514107"/>
      <w:bookmarkStart w:id="7996" w:name="_Toc498949286"/>
      <w:bookmarkStart w:id="7997" w:name="_Toc499205393"/>
      <w:bookmarkStart w:id="7998" w:name="_Toc499201837"/>
      <w:bookmarkStart w:id="7999" w:name="_Toc500935709"/>
      <w:bookmarkStart w:id="8000" w:name="_Toc500936160"/>
      <w:bookmarkStart w:id="8001" w:name="_Toc501458674"/>
      <w:bookmarkStart w:id="8002" w:name="_Toc501455582"/>
      <w:bookmarkStart w:id="8003" w:name="_Toc501459212"/>
      <w:bookmarkStart w:id="8004" w:name="_Toc501456029"/>
      <w:bookmarkStart w:id="8005" w:name="_Toc21960682"/>
      <w:bookmarkStart w:id="8006" w:name="_Toc22624812"/>
      <w:bookmarkStart w:id="8007" w:name="_Toc22625493"/>
      <w:bookmarkStart w:id="8008" w:name="_Toc22635980"/>
      <w:bookmarkStart w:id="8009" w:name="_Toc498003010"/>
      <w:bookmarkStart w:id="8010" w:name="_Toc498088779"/>
      <w:bookmarkStart w:id="8011" w:name="_Toc498351441"/>
      <w:bookmarkStart w:id="8012" w:name="_Toc498348042"/>
      <w:bookmarkStart w:id="8013" w:name="_Toc498517614"/>
      <w:bookmarkStart w:id="8014" w:name="_Toc498514108"/>
      <w:bookmarkStart w:id="8015" w:name="_Toc498949287"/>
      <w:bookmarkStart w:id="8016" w:name="_Toc499205394"/>
      <w:bookmarkStart w:id="8017" w:name="_Toc499201838"/>
      <w:bookmarkStart w:id="8018" w:name="_Toc500935710"/>
      <w:bookmarkStart w:id="8019" w:name="_Toc500936161"/>
      <w:bookmarkStart w:id="8020" w:name="_Toc501458675"/>
      <w:bookmarkStart w:id="8021" w:name="_Toc501455583"/>
      <w:bookmarkStart w:id="8022" w:name="_Toc501459213"/>
      <w:bookmarkStart w:id="8023" w:name="_Toc501456030"/>
      <w:bookmarkStart w:id="8024" w:name="_Toc21960683"/>
      <w:bookmarkStart w:id="8025" w:name="_Toc22624813"/>
      <w:bookmarkStart w:id="8026" w:name="_Toc22625494"/>
      <w:bookmarkStart w:id="8027" w:name="_Toc22635981"/>
      <w:bookmarkStart w:id="8028" w:name="_Toc498003011"/>
      <w:bookmarkStart w:id="8029" w:name="_Toc498088780"/>
      <w:bookmarkStart w:id="8030" w:name="_Toc498351442"/>
      <w:bookmarkStart w:id="8031" w:name="_Toc498348043"/>
      <w:bookmarkStart w:id="8032" w:name="_Toc498517615"/>
      <w:bookmarkStart w:id="8033" w:name="_Toc498514109"/>
      <w:bookmarkStart w:id="8034" w:name="_Toc498949288"/>
      <w:bookmarkStart w:id="8035" w:name="_Toc499205395"/>
      <w:bookmarkStart w:id="8036" w:name="_Toc499201839"/>
      <w:bookmarkStart w:id="8037" w:name="_Toc500935711"/>
      <w:bookmarkStart w:id="8038" w:name="_Toc500936162"/>
      <w:bookmarkStart w:id="8039" w:name="_Toc501458676"/>
      <w:bookmarkStart w:id="8040" w:name="_Toc501455584"/>
      <w:bookmarkStart w:id="8041" w:name="_Toc501459214"/>
      <w:bookmarkStart w:id="8042" w:name="_Toc501456031"/>
      <w:bookmarkStart w:id="8043" w:name="_Toc21960684"/>
      <w:bookmarkStart w:id="8044" w:name="_Toc22624814"/>
      <w:bookmarkStart w:id="8045" w:name="_Toc22625495"/>
      <w:bookmarkStart w:id="8046" w:name="_Toc22635982"/>
      <w:bookmarkStart w:id="8047" w:name="_Toc498003012"/>
      <w:bookmarkStart w:id="8048" w:name="_Toc498088781"/>
      <w:bookmarkStart w:id="8049" w:name="_Toc498351443"/>
      <w:bookmarkStart w:id="8050" w:name="_Toc498348044"/>
      <w:bookmarkStart w:id="8051" w:name="_Toc498517616"/>
      <w:bookmarkStart w:id="8052" w:name="_Toc498514110"/>
      <w:bookmarkStart w:id="8053" w:name="_Toc498949289"/>
      <w:bookmarkStart w:id="8054" w:name="_Toc499205396"/>
      <w:bookmarkStart w:id="8055" w:name="_Toc499201840"/>
      <w:bookmarkStart w:id="8056" w:name="_Toc500935712"/>
      <w:bookmarkStart w:id="8057" w:name="_Toc500936163"/>
      <w:bookmarkStart w:id="8058" w:name="_Toc501458677"/>
      <w:bookmarkStart w:id="8059" w:name="_Toc501455585"/>
      <w:bookmarkStart w:id="8060" w:name="_Toc501459215"/>
      <w:bookmarkStart w:id="8061" w:name="_Toc501456032"/>
      <w:bookmarkStart w:id="8062" w:name="_Toc21960685"/>
      <w:bookmarkStart w:id="8063" w:name="_Toc22624815"/>
      <w:bookmarkStart w:id="8064" w:name="_Toc22625496"/>
      <w:bookmarkStart w:id="8065" w:name="_Toc22635983"/>
      <w:bookmarkStart w:id="8066" w:name="_Toc498003013"/>
      <w:bookmarkStart w:id="8067" w:name="_Toc498088782"/>
      <w:bookmarkStart w:id="8068" w:name="_Toc498351444"/>
      <w:bookmarkStart w:id="8069" w:name="_Toc498348045"/>
      <w:bookmarkStart w:id="8070" w:name="_Toc498517617"/>
      <w:bookmarkStart w:id="8071" w:name="_Toc498514111"/>
      <w:bookmarkStart w:id="8072" w:name="_Toc498949290"/>
      <w:bookmarkStart w:id="8073" w:name="_Toc499205397"/>
      <w:bookmarkStart w:id="8074" w:name="_Toc499201841"/>
      <w:bookmarkStart w:id="8075" w:name="_Toc500935713"/>
      <w:bookmarkStart w:id="8076" w:name="_Toc500936164"/>
      <w:bookmarkStart w:id="8077" w:name="_Toc501458678"/>
      <w:bookmarkStart w:id="8078" w:name="_Toc501455586"/>
      <w:bookmarkStart w:id="8079" w:name="_Toc501459216"/>
      <w:bookmarkStart w:id="8080" w:name="_Toc501456033"/>
      <w:bookmarkStart w:id="8081" w:name="_Toc21960686"/>
      <w:bookmarkStart w:id="8082" w:name="_Toc22624816"/>
      <w:bookmarkStart w:id="8083" w:name="_Toc22625497"/>
      <w:bookmarkStart w:id="8084" w:name="_Toc22635984"/>
      <w:bookmarkStart w:id="8085" w:name="_Toc29543599"/>
      <w:bookmarkStart w:id="8086" w:name="_Toc29542394"/>
      <w:bookmarkStart w:id="8087" w:name="_Toc113007486"/>
      <w:bookmarkStart w:id="8088" w:name="_Toc200458670"/>
      <w:bookmarkEnd w:id="5"/>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r w:rsidRPr="006940FB">
        <w:t>Connection to Ericsson Business Process</w:t>
      </w:r>
      <w:bookmarkEnd w:id="8085"/>
      <w:bookmarkEnd w:id="8086"/>
      <w:bookmarkEnd w:id="8087"/>
      <w:bookmarkEnd w:id="8088"/>
    </w:p>
    <w:p w14:paraId="30A15FD2" w14:textId="59E1CE60" w:rsidR="00E209F7" w:rsidRPr="006940FB" w:rsidRDefault="00E209F7" w:rsidP="00263CD4">
      <w:r w:rsidRPr="006940FB">
        <w:t>This instruction is empowered by the following EGMS</w:t>
      </w:r>
      <w:r w:rsidR="00D70D3F" w:rsidRPr="006940FB">
        <w:t xml:space="preserve"> documents</w:t>
      </w:r>
    </w:p>
    <w:p w14:paraId="58BA5701" w14:textId="0856FFF5" w:rsidR="00D37BF1" w:rsidRPr="006940FB" w:rsidRDefault="00C431A0" w:rsidP="005C5F8F">
      <w:pPr>
        <w:pStyle w:val="ListBullet"/>
      </w:pPr>
      <w:r w:rsidRPr="006940FB">
        <w:t xml:space="preserve">Group Instruction, </w:t>
      </w:r>
      <w:hyperlink r:id="rId37" w:history="1">
        <w:r w:rsidRPr="006940FB">
          <w:rPr>
            <w:rStyle w:val="Hyperlink"/>
          </w:rPr>
          <w:t xml:space="preserve">000 24-3200 </w:t>
        </w:r>
        <w:proofErr w:type="spellStart"/>
        <w:r w:rsidRPr="006940FB">
          <w:rPr>
            <w:rStyle w:val="Hyperlink"/>
          </w:rPr>
          <w:t>Uen</w:t>
        </w:r>
        <w:proofErr w:type="spellEnd"/>
      </w:hyperlink>
      <w:r w:rsidRPr="006940FB">
        <w:t xml:space="preserve">, Product Security and </w:t>
      </w:r>
      <w:r w:rsidR="00DE2B41" w:rsidRPr="006940FB">
        <w:t xml:space="preserve">Privacy </w:t>
      </w:r>
      <w:r w:rsidR="00DE2B41" w:rsidRPr="006940FB">
        <w:rPr>
          <w:iCs/>
        </w:rPr>
        <w:fldChar w:fldCharType="begin"/>
      </w:r>
      <w:r w:rsidR="00DE2B41" w:rsidRPr="006940FB">
        <w:rPr>
          <w:iCs/>
        </w:rPr>
        <w:instrText xml:space="preserve"> REF _Ref115871612 \r \h </w:instrText>
      </w:r>
      <w:r w:rsidR="00DE2B41" w:rsidRPr="006940FB">
        <w:rPr>
          <w:iCs/>
        </w:rPr>
      </w:r>
      <w:r w:rsidR="00DE2B41" w:rsidRPr="006940FB">
        <w:rPr>
          <w:iCs/>
        </w:rPr>
        <w:fldChar w:fldCharType="separate"/>
      </w:r>
      <w:r w:rsidR="006940FB">
        <w:rPr>
          <w:iCs/>
        </w:rPr>
        <w:t>[1]</w:t>
      </w:r>
      <w:r w:rsidR="00DE2B41" w:rsidRPr="006940FB">
        <w:rPr>
          <w:iCs/>
        </w:rPr>
        <w:fldChar w:fldCharType="end"/>
      </w:r>
    </w:p>
    <w:p w14:paraId="0C6F8B98" w14:textId="0EB93D12" w:rsidR="00D37BF1" w:rsidRPr="006940FB" w:rsidRDefault="00D37BF1" w:rsidP="005C5F8F">
      <w:pPr>
        <w:pStyle w:val="ListBullet"/>
      </w:pPr>
      <w:bookmarkStart w:id="8089" w:name="_Hlk142904716"/>
      <w:r w:rsidRPr="006940FB">
        <w:t>Requirement</w:t>
      </w:r>
      <w:r w:rsidR="00487A35" w:rsidRPr="006940FB">
        <w:t xml:space="preserve"> Specification</w:t>
      </w:r>
      <w:r w:rsidRPr="006940FB">
        <w:t xml:space="preserve">, </w:t>
      </w:r>
      <w:hyperlink r:id="rId38">
        <w:r w:rsidRPr="006940FB">
          <w:rPr>
            <w:rStyle w:val="Hyperlink"/>
          </w:rPr>
          <w:t>EAB-04:000820</w:t>
        </w:r>
        <w:r w:rsidRPr="006940FB">
          <w:rPr>
            <w:rStyle w:val="Hyperlink"/>
            <w:rFonts w:eastAsia="SimSun"/>
          </w:rPr>
          <w:t xml:space="preserve"> </w:t>
        </w:r>
        <w:proofErr w:type="spellStart"/>
        <w:r w:rsidRPr="006940FB">
          <w:rPr>
            <w:rStyle w:val="Hyperlink"/>
            <w:rFonts w:eastAsia="SimSun"/>
          </w:rPr>
          <w:t>Uen</w:t>
        </w:r>
        <w:proofErr w:type="spellEnd"/>
      </w:hyperlink>
      <w:r w:rsidRPr="006940FB">
        <w:t xml:space="preserve">, Generic </w:t>
      </w:r>
      <w:r w:rsidR="0082154D" w:rsidRPr="006940FB">
        <w:t xml:space="preserve">Product </w:t>
      </w:r>
      <w:r w:rsidRPr="006940FB">
        <w:t>Security Requirements</w:t>
      </w:r>
      <w:r w:rsidR="00DE2B41" w:rsidRPr="006940FB">
        <w:t xml:space="preserve"> </w:t>
      </w:r>
      <w:r w:rsidRPr="006940FB">
        <w:fldChar w:fldCharType="begin"/>
      </w:r>
      <w:r w:rsidRPr="006940FB">
        <w:instrText xml:space="preserve"> REF _Ref115871621 \r \h </w:instrText>
      </w:r>
      <w:r w:rsidRPr="006940FB">
        <w:fldChar w:fldCharType="separate"/>
      </w:r>
      <w:r w:rsidR="006940FB">
        <w:t>[2]</w:t>
      </w:r>
      <w:r w:rsidRPr="006940FB">
        <w:fldChar w:fldCharType="end"/>
      </w:r>
    </w:p>
    <w:p w14:paraId="6F0DC3FD" w14:textId="343B0423" w:rsidR="00D37BF1" w:rsidRPr="006940FB" w:rsidRDefault="00344746" w:rsidP="00263CD4">
      <w:pPr>
        <w:pStyle w:val="ListBullet"/>
      </w:pPr>
      <w:r w:rsidRPr="006940FB">
        <w:t>Requirement Specification</w:t>
      </w:r>
      <w:r w:rsidR="00D37BF1" w:rsidRPr="006940FB">
        <w:t xml:space="preserve">, </w:t>
      </w:r>
      <w:hyperlink r:id="rId39">
        <w:r w:rsidR="00D37BF1" w:rsidRPr="006940FB">
          <w:rPr>
            <w:rStyle w:val="Hyperlink"/>
          </w:rPr>
          <w:t xml:space="preserve">LMF-14:001052 </w:t>
        </w:r>
        <w:proofErr w:type="spellStart"/>
        <w:r w:rsidR="00D37BF1" w:rsidRPr="006940FB">
          <w:rPr>
            <w:rStyle w:val="Hyperlink"/>
          </w:rPr>
          <w:t>Uen</w:t>
        </w:r>
        <w:proofErr w:type="spellEnd"/>
      </w:hyperlink>
      <w:r w:rsidR="00D37BF1" w:rsidRPr="006940FB">
        <w:t>, Generic Privacy Requirements for Products</w:t>
      </w:r>
      <w:r w:rsidR="00DE2B41" w:rsidRPr="006940FB">
        <w:t xml:space="preserve"> </w:t>
      </w:r>
      <w:r w:rsidRPr="006940FB">
        <w:fldChar w:fldCharType="begin"/>
      </w:r>
      <w:r w:rsidRPr="006940FB">
        <w:instrText xml:space="preserve"> REF _Ref115871624 \r \h </w:instrText>
      </w:r>
      <w:r w:rsidRPr="006940FB">
        <w:fldChar w:fldCharType="separate"/>
      </w:r>
      <w:r w:rsidR="006940FB">
        <w:t>[3]</w:t>
      </w:r>
      <w:r w:rsidRPr="006940FB">
        <w:fldChar w:fldCharType="end"/>
      </w:r>
    </w:p>
    <w:bookmarkEnd w:id="8089"/>
    <w:p w14:paraId="789E7504" w14:textId="1D664972" w:rsidR="00A90884" w:rsidRPr="006940FB" w:rsidRDefault="00A90884" w:rsidP="00263CD4">
      <w:r w:rsidRPr="006940FB">
        <w:t xml:space="preserve">Links to ARIS </w:t>
      </w:r>
      <w:r w:rsidR="00137B71" w:rsidRPr="006940FB">
        <w:t>for processes this instruction connects to.</w:t>
      </w:r>
    </w:p>
    <w:p w14:paraId="3966F244" w14:textId="16D8BA68" w:rsidR="005A1791" w:rsidRPr="006940FB" w:rsidRDefault="00242D6C" w:rsidP="00263CD4">
      <w:pPr>
        <w:pStyle w:val="ListBullet"/>
      </w:pPr>
      <w:r w:rsidRPr="006940FB">
        <w:t xml:space="preserve">DEVELOP - </w:t>
      </w:r>
      <w:hyperlink r:id="rId40" w:anchor="default/item/c.chain.UA%20-%20Release.nV4S8c7aEec2l3AQb1Q5yQ.-1">
        <w:r w:rsidR="005A1791" w:rsidRPr="006940FB">
          <w:rPr>
            <w:rStyle w:val="Hyperlink"/>
          </w:rPr>
          <w:t>Product Development</w:t>
        </w:r>
        <w:r w:rsidR="00665212" w:rsidRPr="006940FB">
          <w:rPr>
            <w:rStyle w:val="Hyperlink"/>
          </w:rPr>
          <w:t xml:space="preserve"> </w:t>
        </w:r>
        <w:r w:rsidR="00C47D18" w:rsidRPr="006940FB">
          <w:rPr>
            <w:rStyle w:val="Hyperlink"/>
          </w:rPr>
          <w:t>(ARIS)</w:t>
        </w:r>
      </w:hyperlink>
      <w:r w:rsidR="005150D9" w:rsidRPr="006940FB">
        <w:t xml:space="preserve"> </w:t>
      </w:r>
      <w:r w:rsidRPr="006940FB">
        <w:fldChar w:fldCharType="begin"/>
      </w:r>
      <w:r w:rsidRPr="006940FB">
        <w:instrText xml:space="preserve"> REF _Ref118466370 \r \h </w:instrText>
      </w:r>
      <w:r w:rsidRPr="006940FB">
        <w:fldChar w:fldCharType="separate"/>
      </w:r>
      <w:r w:rsidR="006940FB">
        <w:t>[22]</w:t>
      </w:r>
      <w:r w:rsidRPr="006940FB">
        <w:fldChar w:fldCharType="end"/>
      </w:r>
    </w:p>
    <w:p w14:paraId="36D45822" w14:textId="3963ADE2" w:rsidR="00D25071" w:rsidRPr="006940FB" w:rsidRDefault="00242D6C" w:rsidP="00263CD4">
      <w:pPr>
        <w:pStyle w:val="ListBullet"/>
        <w:rPr>
          <w:iCs/>
        </w:rPr>
      </w:pPr>
      <w:r w:rsidRPr="006940FB">
        <w:t xml:space="preserve">DELIVER - </w:t>
      </w:r>
      <w:hyperlink r:id="rId41" w:anchor="default/item/c.chain.UA%20-%20Release.BEXHHQqYEepCaAI_ZKH51A.-1/~AbBbIm1vZGVsVmlld2VyUmVwb3J0cyJd">
        <w:r w:rsidR="001C1FA7" w:rsidRPr="006940FB">
          <w:rPr>
            <w:rStyle w:val="Hyperlink"/>
          </w:rPr>
          <w:t>Service Delivery (ARIS)</w:t>
        </w:r>
      </w:hyperlink>
      <w:r w:rsidR="005150D9" w:rsidRPr="006940FB">
        <w:t xml:space="preserve"> </w:t>
      </w:r>
      <w:r w:rsidRPr="006940FB">
        <w:fldChar w:fldCharType="begin"/>
      </w:r>
      <w:r w:rsidRPr="006940FB">
        <w:instrText xml:space="preserve"> REF _Ref118466370 \r \h </w:instrText>
      </w:r>
      <w:r w:rsidRPr="006940FB">
        <w:fldChar w:fldCharType="separate"/>
      </w:r>
      <w:r w:rsidR="006940FB">
        <w:t>[22]</w:t>
      </w:r>
      <w:r w:rsidRPr="006940FB">
        <w:fldChar w:fldCharType="end"/>
      </w:r>
    </w:p>
    <w:p w14:paraId="50E7E188" w14:textId="4296D55F" w:rsidR="00F373AB" w:rsidRPr="006940FB" w:rsidRDefault="00F373AB" w:rsidP="000D097C">
      <w:pPr>
        <w:pStyle w:val="Heading2"/>
      </w:pPr>
      <w:bookmarkStart w:id="8090" w:name="_Toc29543600"/>
      <w:bookmarkStart w:id="8091" w:name="_Toc29542395"/>
      <w:bookmarkStart w:id="8092" w:name="_Toc200458671"/>
      <w:r w:rsidRPr="006940FB">
        <w:lastRenderedPageBreak/>
        <w:t>Adherence/Compliance Controls</w:t>
      </w:r>
      <w:bookmarkEnd w:id="8090"/>
      <w:bookmarkEnd w:id="8091"/>
      <w:bookmarkEnd w:id="8092"/>
    </w:p>
    <w:p w14:paraId="72D52A64" w14:textId="2F05B0DD" w:rsidR="00FC21F4" w:rsidRPr="006940FB" w:rsidRDefault="00192947" w:rsidP="00F373AB">
      <w:pPr>
        <w:jc w:val="both"/>
        <w:rPr>
          <w:iCs/>
        </w:rPr>
      </w:pPr>
      <w:r w:rsidRPr="006940FB">
        <w:rPr>
          <w:iCs/>
        </w:rPr>
        <w:t>Level of a</w:t>
      </w:r>
      <w:r w:rsidR="00FC21F4" w:rsidRPr="006940FB">
        <w:rPr>
          <w:iCs/>
        </w:rPr>
        <w:t xml:space="preserve">dherence </w:t>
      </w:r>
      <w:r w:rsidRPr="006940FB">
        <w:rPr>
          <w:iCs/>
        </w:rPr>
        <w:t xml:space="preserve">to this instruction is reported to </w:t>
      </w:r>
      <w:r w:rsidR="00CF01BA" w:rsidRPr="006940FB">
        <w:rPr>
          <w:iCs/>
        </w:rPr>
        <w:t>Generic Product Requirement</w:t>
      </w:r>
      <w:r w:rsidR="008577AD" w:rsidRPr="006940FB">
        <w:rPr>
          <w:iCs/>
        </w:rPr>
        <w:t>s</w:t>
      </w:r>
      <w:r w:rsidR="00777495" w:rsidRPr="006940FB">
        <w:rPr>
          <w:iCs/>
        </w:rPr>
        <w:t xml:space="preserve"> </w:t>
      </w:r>
      <w:r w:rsidR="007C0AD5" w:rsidRPr="006940FB">
        <w:t>105 65-0164/00354</w:t>
      </w:r>
      <w:r w:rsidR="00777495" w:rsidRPr="006940FB">
        <w:t xml:space="preserve"> </w:t>
      </w:r>
      <w:r w:rsidR="00EF42AD" w:rsidRPr="006940FB">
        <w:t xml:space="preserve">Base_risk_001_m </w:t>
      </w:r>
      <w:r w:rsidR="00777495" w:rsidRPr="006940FB">
        <w:t>Risk Assessment Report</w:t>
      </w:r>
      <w:r w:rsidR="00536CA5" w:rsidRPr="006940FB">
        <w:t xml:space="preserve"> and 105 65-0164/00355 Privacy Impact Assessment report.</w:t>
      </w:r>
    </w:p>
    <w:p w14:paraId="7A0366F8" w14:textId="6146936B" w:rsidR="00F373AB" w:rsidRPr="006940FB" w:rsidRDefault="00F373AB">
      <w:pPr>
        <w:pStyle w:val="Heading1"/>
      </w:pPr>
      <w:bookmarkStart w:id="8093" w:name="_Ref113519138"/>
      <w:bookmarkStart w:id="8094" w:name="_Toc29543601"/>
      <w:bookmarkStart w:id="8095" w:name="_Toc29542396"/>
      <w:bookmarkStart w:id="8096" w:name="_Toc200458672"/>
      <w:r w:rsidRPr="006940FB">
        <w:t>Responsibility</w:t>
      </w:r>
      <w:bookmarkEnd w:id="8093"/>
      <w:bookmarkEnd w:id="8094"/>
      <w:bookmarkEnd w:id="8095"/>
      <w:bookmarkEnd w:id="8096"/>
    </w:p>
    <w:p w14:paraId="6C472B63" w14:textId="419DB7D4" w:rsidR="004D06A8" w:rsidRPr="006940FB" w:rsidRDefault="004D06A8" w:rsidP="00685F43">
      <w:pPr>
        <w:rPr>
          <w:iCs/>
        </w:rPr>
      </w:pPr>
      <w:r w:rsidRPr="006940FB">
        <w:rPr>
          <w:iCs/>
        </w:rPr>
        <w:t xml:space="preserve">Group Instruction, </w:t>
      </w:r>
      <w:hyperlink r:id="rId42" w:history="1">
        <w:r w:rsidRPr="006940FB">
          <w:rPr>
            <w:rStyle w:val="Hyperlink"/>
            <w:iCs/>
          </w:rPr>
          <w:t xml:space="preserve">000 24-3200 </w:t>
        </w:r>
        <w:proofErr w:type="spellStart"/>
        <w:r w:rsidRPr="006940FB">
          <w:rPr>
            <w:rStyle w:val="Hyperlink"/>
            <w:iCs/>
          </w:rPr>
          <w:t>Uen</w:t>
        </w:r>
        <w:proofErr w:type="spellEnd"/>
      </w:hyperlink>
      <w:r w:rsidRPr="006940FB">
        <w:rPr>
          <w:iCs/>
        </w:rPr>
        <w:t xml:space="preserve">, Product Security and Privacy </w:t>
      </w:r>
      <w:r w:rsidR="00DE2B41" w:rsidRPr="006940FB">
        <w:rPr>
          <w:iCs/>
        </w:rPr>
        <w:fldChar w:fldCharType="begin"/>
      </w:r>
      <w:r w:rsidR="00DE2B41" w:rsidRPr="006940FB">
        <w:rPr>
          <w:iCs/>
        </w:rPr>
        <w:instrText xml:space="preserve"> REF _Ref115871612 \r \h </w:instrText>
      </w:r>
      <w:r w:rsidR="00DE2B41" w:rsidRPr="006940FB">
        <w:rPr>
          <w:iCs/>
        </w:rPr>
      </w:r>
      <w:r w:rsidR="00DE2B41" w:rsidRPr="006940FB">
        <w:rPr>
          <w:iCs/>
        </w:rPr>
        <w:fldChar w:fldCharType="separate"/>
      </w:r>
      <w:r w:rsidR="006940FB">
        <w:rPr>
          <w:iCs/>
        </w:rPr>
        <w:t>[1]</w:t>
      </w:r>
      <w:r w:rsidR="00DE2B41" w:rsidRPr="006940FB">
        <w:rPr>
          <w:iCs/>
        </w:rPr>
        <w:fldChar w:fldCharType="end"/>
      </w:r>
      <w:r w:rsidR="00DE2B41" w:rsidRPr="006940FB">
        <w:rPr>
          <w:iCs/>
        </w:rPr>
        <w:t xml:space="preserve"> </w:t>
      </w:r>
      <w:r w:rsidRPr="006940FB">
        <w:rPr>
          <w:iCs/>
        </w:rPr>
        <w:t xml:space="preserve">defines </w:t>
      </w:r>
      <w:r w:rsidR="007927E9" w:rsidRPr="006940FB">
        <w:rPr>
          <w:iCs/>
        </w:rPr>
        <w:t xml:space="preserve">who is accountable and responsible to achieve the purpose of this </w:t>
      </w:r>
      <w:r w:rsidR="00447D5D" w:rsidRPr="006940FB">
        <w:rPr>
          <w:iCs/>
        </w:rPr>
        <w:t>instruction.</w:t>
      </w:r>
      <w:r w:rsidR="001A0F53" w:rsidRPr="006940FB">
        <w:rPr>
          <w:iCs/>
        </w:rPr>
        <w:t xml:space="preserve"> </w:t>
      </w:r>
    </w:p>
    <w:p w14:paraId="2D4FC04C" w14:textId="675BAEAE" w:rsidR="00925965" w:rsidRPr="006940FB" w:rsidRDefault="00925965" w:rsidP="00925965">
      <w:pPr>
        <w:pStyle w:val="Heading1"/>
        <w:jc w:val="both"/>
      </w:pPr>
      <w:bookmarkStart w:id="8097" w:name="_Toc115951720"/>
      <w:bookmarkStart w:id="8098" w:name="_Toc115962109"/>
      <w:bookmarkStart w:id="8099" w:name="_Toc118278128"/>
      <w:bookmarkStart w:id="8100" w:name="_Toc118465396"/>
      <w:bookmarkStart w:id="8101" w:name="_Toc118466083"/>
      <w:bookmarkStart w:id="8102" w:name="_Toc118466741"/>
      <w:bookmarkStart w:id="8103" w:name="_Toc118466974"/>
      <w:bookmarkStart w:id="8104" w:name="_Toc118719988"/>
      <w:bookmarkStart w:id="8105" w:name="_Toc115951721"/>
      <w:bookmarkStart w:id="8106" w:name="_Toc115962110"/>
      <w:bookmarkStart w:id="8107" w:name="_Toc118278129"/>
      <w:bookmarkStart w:id="8108" w:name="_Toc118465397"/>
      <w:bookmarkStart w:id="8109" w:name="_Toc118466084"/>
      <w:bookmarkStart w:id="8110" w:name="_Toc118466742"/>
      <w:bookmarkStart w:id="8111" w:name="_Toc118466975"/>
      <w:bookmarkStart w:id="8112" w:name="_Toc118719989"/>
      <w:bookmarkStart w:id="8113" w:name="_Toc115951722"/>
      <w:bookmarkStart w:id="8114" w:name="_Toc115962111"/>
      <w:bookmarkStart w:id="8115" w:name="_Toc118278130"/>
      <w:bookmarkStart w:id="8116" w:name="_Toc118465398"/>
      <w:bookmarkStart w:id="8117" w:name="_Toc118466085"/>
      <w:bookmarkStart w:id="8118" w:name="_Toc118466743"/>
      <w:bookmarkStart w:id="8119" w:name="_Toc118466976"/>
      <w:bookmarkStart w:id="8120" w:name="_Toc118719990"/>
      <w:bookmarkStart w:id="8121" w:name="_Toc71621650"/>
      <w:bookmarkStart w:id="8122" w:name="_Toc200458673"/>
      <w:bookmarkStart w:id="8123" w:name="_Hlk71621391"/>
      <w:bookmarkStart w:id="8124" w:name="_Toc29543602"/>
      <w:bookmarkStart w:id="8125" w:name="_Toc29542397"/>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r w:rsidRPr="006940FB">
        <w:t>Exemption/Deviation</w:t>
      </w:r>
      <w:bookmarkEnd w:id="8121"/>
      <w:bookmarkEnd w:id="8122"/>
    </w:p>
    <w:p w14:paraId="162224CC" w14:textId="19FCCE30" w:rsidR="000E1BE0" w:rsidRPr="006940FB" w:rsidRDefault="000E1BE0" w:rsidP="00263CD4">
      <w:r w:rsidRPr="006940FB">
        <w:t>Deviat</w:t>
      </w:r>
      <w:r w:rsidR="004A49CA" w:rsidRPr="006940FB">
        <w:t>ion</w:t>
      </w:r>
      <w:r w:rsidRPr="006940FB">
        <w:t xml:space="preserve"> from entire Instruction: in line with Instruction, </w:t>
      </w:r>
      <w:hyperlink r:id="rId43" w:history="1">
        <w:r w:rsidR="004A49CA" w:rsidRPr="006940FB">
          <w:rPr>
            <w:rStyle w:val="Hyperlink"/>
          </w:rPr>
          <w:t xml:space="preserve">EAB-10:17160 </w:t>
        </w:r>
        <w:proofErr w:type="spellStart"/>
        <w:r w:rsidR="004A49CA" w:rsidRPr="006940FB">
          <w:rPr>
            <w:rStyle w:val="Hyperlink"/>
          </w:rPr>
          <w:t>Uen</w:t>
        </w:r>
        <w:proofErr w:type="spellEnd"/>
      </w:hyperlink>
      <w:r w:rsidRPr="006940FB">
        <w:t>, Governance of Steering Documents</w:t>
      </w:r>
      <w:r w:rsidR="00D009AB" w:rsidRPr="006940FB">
        <w:t xml:space="preserve"> </w:t>
      </w:r>
      <w:r w:rsidR="00D009AB" w:rsidRPr="006940FB">
        <w:fldChar w:fldCharType="begin"/>
      </w:r>
      <w:r w:rsidR="00D009AB" w:rsidRPr="006940FB">
        <w:instrText xml:space="preserve"> REF _Ref118273364 \r \h </w:instrText>
      </w:r>
      <w:r w:rsidR="00D009AB" w:rsidRPr="006940FB">
        <w:fldChar w:fldCharType="separate"/>
      </w:r>
      <w:r w:rsidR="006940FB">
        <w:t>[13]</w:t>
      </w:r>
      <w:r w:rsidR="00D009AB" w:rsidRPr="006940FB">
        <w:fldChar w:fldCharType="end"/>
      </w:r>
      <w:r w:rsidRPr="006940FB">
        <w:t xml:space="preserve">, all Group and Local Steering Documents are mandatory unless an exemption/deviation is granted following process described in Work Instruction, </w:t>
      </w:r>
      <w:hyperlink r:id="rId44" w:history="1">
        <w:r w:rsidR="004A49CA" w:rsidRPr="006940FB">
          <w:rPr>
            <w:rStyle w:val="Hyperlink"/>
          </w:rPr>
          <w:t xml:space="preserve">000 21-2908 </w:t>
        </w:r>
        <w:proofErr w:type="spellStart"/>
        <w:r w:rsidR="004A49CA" w:rsidRPr="006940FB">
          <w:rPr>
            <w:rStyle w:val="Hyperlink"/>
          </w:rPr>
          <w:t>Uen</w:t>
        </w:r>
        <w:proofErr w:type="spellEnd"/>
      </w:hyperlink>
      <w:r w:rsidRPr="006940FB">
        <w:t>, Rules for writing and handling Group and Local Steering Documents</w:t>
      </w:r>
      <w:r w:rsidR="00D009AB" w:rsidRPr="006940FB">
        <w:t xml:space="preserve"> </w:t>
      </w:r>
      <w:r w:rsidR="00D009AB" w:rsidRPr="006940FB">
        <w:fldChar w:fldCharType="begin"/>
      </w:r>
      <w:r w:rsidR="00D009AB" w:rsidRPr="006940FB">
        <w:instrText xml:space="preserve"> REF _Ref118273370 \r \h </w:instrText>
      </w:r>
      <w:r w:rsidR="00D009AB" w:rsidRPr="006940FB">
        <w:fldChar w:fldCharType="separate"/>
      </w:r>
      <w:r w:rsidR="006940FB">
        <w:t>[14]</w:t>
      </w:r>
      <w:r w:rsidR="00D009AB" w:rsidRPr="006940FB">
        <w:fldChar w:fldCharType="end"/>
      </w:r>
      <w:r w:rsidRPr="006940FB">
        <w:t>.</w:t>
      </w:r>
    </w:p>
    <w:p w14:paraId="56152E94" w14:textId="22F3286E" w:rsidR="00B42B94" w:rsidRPr="006940FB" w:rsidRDefault="00B42B94" w:rsidP="00FC25A6">
      <w:pPr>
        <w:tabs>
          <w:tab w:val="clear" w:pos="1247"/>
          <w:tab w:val="clear" w:pos="2552"/>
          <w:tab w:val="clear" w:pos="3856"/>
          <w:tab w:val="clear" w:pos="5216"/>
          <w:tab w:val="clear" w:pos="6464"/>
          <w:tab w:val="clear" w:pos="7768"/>
        </w:tabs>
      </w:pPr>
      <w:r w:rsidRPr="006940FB">
        <w:t>In case the product</w:t>
      </w:r>
      <w:r w:rsidR="00BE13DF" w:rsidRPr="006940FB">
        <w:t xml:space="preserve"> or </w:t>
      </w:r>
      <w:r w:rsidRPr="006940FB">
        <w:t>solution does not comply with one or more mandatory applicable activities, the related GPR</w:t>
      </w:r>
      <w:r w:rsidR="00917811" w:rsidRPr="006940FB">
        <w:t>s</w:t>
      </w:r>
      <w:r w:rsidRPr="006940FB">
        <w:t xml:space="preserve">, </w:t>
      </w:r>
      <w:r w:rsidR="00261457" w:rsidRPr="006940FB">
        <w:t>105 65-0164/00115</w:t>
      </w:r>
      <w:r w:rsidR="008C28A1" w:rsidRPr="006940FB">
        <w:t xml:space="preserve"> </w:t>
      </w:r>
      <w:r w:rsidR="00A76ECA" w:rsidRPr="006940FB">
        <w:t xml:space="preserve">Base_risk_001_m </w:t>
      </w:r>
      <w:r w:rsidR="00FC25A6" w:rsidRPr="006940FB">
        <w:t>Risk Assessment</w:t>
      </w:r>
      <w:r w:rsidRPr="006940FB">
        <w:t xml:space="preserve"> </w:t>
      </w:r>
      <w:r w:rsidR="00917811" w:rsidRPr="006940FB">
        <w:t>R</w:t>
      </w:r>
      <w:r w:rsidRPr="006940FB">
        <w:t xml:space="preserve">eport, </w:t>
      </w:r>
      <w:r w:rsidR="00917811" w:rsidRPr="006940FB">
        <w:t>and</w:t>
      </w:r>
      <w:r w:rsidR="00EC2140" w:rsidRPr="006940FB">
        <w:t>/or</w:t>
      </w:r>
      <w:r w:rsidR="00917811" w:rsidRPr="006940FB">
        <w:t xml:space="preserve"> </w:t>
      </w:r>
      <w:r w:rsidR="00726557" w:rsidRPr="006940FB">
        <w:t>105 65-0164/00355</w:t>
      </w:r>
      <w:r w:rsidR="00EC2140" w:rsidRPr="006940FB">
        <w:t xml:space="preserve"> </w:t>
      </w:r>
      <w:r w:rsidR="00EC2140" w:rsidRPr="006940FB">
        <w:rPr>
          <w:rFonts w:eastAsia="Times New Roman" w:cs="Calibri"/>
          <w:color w:val="000000"/>
        </w:rPr>
        <w:t>Privacy Impact Assessment report are</w:t>
      </w:r>
      <w:r w:rsidRPr="006940FB">
        <w:t xml:space="preserve"> considered “not compliant” or “partially compliant”. An exemption for the related GPR must be </w:t>
      </w:r>
      <w:r w:rsidR="00A76ECA" w:rsidRPr="006940FB">
        <w:t xml:space="preserve">applied and </w:t>
      </w:r>
      <w:r w:rsidRPr="006940FB">
        <w:t xml:space="preserve">granted before release, using the exemption process for the security </w:t>
      </w:r>
      <w:r w:rsidR="00D00193" w:rsidRPr="006940FB">
        <w:t xml:space="preserve">and privacy </w:t>
      </w:r>
      <w:r w:rsidRPr="006940FB">
        <w:t>GPRs.</w:t>
      </w:r>
    </w:p>
    <w:p w14:paraId="510C8241" w14:textId="46B7BF6D" w:rsidR="00BA45D4" w:rsidRPr="006940FB" w:rsidDel="00067248" w:rsidRDefault="00FC25A6" w:rsidP="00BA45D4">
      <w:pPr>
        <w:rPr>
          <w:del w:id="8126" w:author="Heikki Mäki" w:date="2026-01-15T13:25:00Z" w16du:dateUtc="2026-01-15T11:25:00Z"/>
        </w:rPr>
      </w:pPr>
      <w:del w:id="8127" w:author="Heikki Mäki" w:date="2026-01-15T13:25:00Z" w16du:dateUtc="2026-01-15T11:25:00Z">
        <w:r w:rsidRPr="006940FB" w:rsidDel="00067248">
          <w:delText xml:space="preserve">In </w:delText>
        </w:r>
        <w:r w:rsidR="00CF2030" w:rsidRPr="006940FB" w:rsidDel="00067248">
          <w:delText>addition</w:delText>
        </w:r>
        <w:r w:rsidR="004C1CF0" w:rsidRPr="006940FB" w:rsidDel="00067248">
          <w:delText xml:space="preserve">, </w:delText>
        </w:r>
        <w:r w:rsidR="00D91466" w:rsidRPr="006940FB" w:rsidDel="00067248">
          <w:delText>n</w:delText>
        </w:r>
        <w:r w:rsidR="007A0BBA" w:rsidRPr="006940FB" w:rsidDel="00067248">
          <w:delText>o release</w:delText>
        </w:r>
        <w:r w:rsidR="00E31680" w:rsidRPr="006940FB" w:rsidDel="00067248">
          <w:delText>,</w:delText>
        </w:r>
        <w:r w:rsidR="007A0BBA" w:rsidRPr="006940FB" w:rsidDel="00067248">
          <w:delText xml:space="preserve"> including Continuous Delivery</w:delText>
        </w:r>
        <w:r w:rsidR="00E31680" w:rsidRPr="006940FB" w:rsidDel="00067248">
          <w:delText>,</w:delText>
        </w:r>
        <w:r w:rsidR="007A0BBA" w:rsidRPr="006940FB" w:rsidDel="00067248">
          <w:delText xml:space="preserve"> may be made of a product with an identified High or Very High risk, unless there is an exemption granted for the risk and release in question.</w:delText>
        </w:r>
        <w:r w:rsidR="00F064ED" w:rsidRPr="006940FB" w:rsidDel="00067248">
          <w:delText xml:space="preserve"> Residual risks that have been exempted at product level do not require seeking exemption at solution level.</w:delText>
        </w:r>
      </w:del>
    </w:p>
    <w:p w14:paraId="36456FA8" w14:textId="06974B40" w:rsidR="00F373AB" w:rsidRPr="006940FB" w:rsidRDefault="00F373AB" w:rsidP="00263CD4">
      <w:pPr>
        <w:pStyle w:val="Heading1"/>
      </w:pPr>
      <w:bookmarkStart w:id="8128" w:name="_Toc200458674"/>
      <w:bookmarkEnd w:id="8123"/>
      <w:r w:rsidRPr="006940FB">
        <w:t>Contacts for this Instruction</w:t>
      </w:r>
      <w:bookmarkEnd w:id="8124"/>
      <w:bookmarkEnd w:id="8125"/>
      <w:bookmarkEnd w:id="8128"/>
    </w:p>
    <w:p w14:paraId="0094032F" w14:textId="1640EC6B" w:rsidR="00F26C0E" w:rsidRPr="006940FB" w:rsidRDefault="008826EF">
      <w:pPr>
        <w:jc w:val="both"/>
        <w:rPr>
          <w:iCs/>
        </w:rPr>
      </w:pPr>
      <w:r w:rsidRPr="006940FB">
        <w:rPr>
          <w:iCs/>
        </w:rPr>
        <w:t>GFTL</w:t>
      </w:r>
      <w:r w:rsidR="00F26C0E" w:rsidRPr="006940FB">
        <w:rPr>
          <w:iCs/>
        </w:rPr>
        <w:t xml:space="preserve"> Product Security</w:t>
      </w:r>
    </w:p>
    <w:p w14:paraId="492F21AA" w14:textId="4A5255E3" w:rsidR="00F373AB" w:rsidRPr="006940FB" w:rsidRDefault="00F373AB" w:rsidP="00263CD4">
      <w:pPr>
        <w:pStyle w:val="Heading1"/>
      </w:pPr>
      <w:bookmarkStart w:id="8129" w:name="_Toc29543603"/>
      <w:bookmarkStart w:id="8130" w:name="_Toc29542398"/>
      <w:bookmarkStart w:id="8131" w:name="_Toc200458675"/>
      <w:r w:rsidRPr="006940FB">
        <w:t>References</w:t>
      </w:r>
      <w:bookmarkEnd w:id="8129"/>
      <w:bookmarkEnd w:id="8130"/>
      <w:bookmarkEnd w:id="8131"/>
    </w:p>
    <w:p w14:paraId="39084E39" w14:textId="76FF6768" w:rsidR="00E55D9A" w:rsidRPr="006940FB" w:rsidRDefault="00E55D9A" w:rsidP="00E55D9A">
      <w:pPr>
        <w:pStyle w:val="Referencelist"/>
      </w:pPr>
      <w:bookmarkStart w:id="8132" w:name="_Ref115871612"/>
      <w:r w:rsidRPr="006940FB">
        <w:rPr>
          <w:iCs/>
        </w:rPr>
        <w:t>Group</w:t>
      </w:r>
      <w:r w:rsidRPr="006940FB">
        <w:t xml:space="preserve"> Instruction, </w:t>
      </w:r>
      <w:hyperlink r:id="rId45" w:history="1">
        <w:r w:rsidRPr="006940FB">
          <w:rPr>
            <w:rStyle w:val="Hyperlink"/>
          </w:rPr>
          <w:t xml:space="preserve">000 24-3200 </w:t>
        </w:r>
        <w:proofErr w:type="spellStart"/>
        <w:r w:rsidRPr="006940FB">
          <w:rPr>
            <w:rStyle w:val="Hyperlink"/>
          </w:rPr>
          <w:t>Uen</w:t>
        </w:r>
        <w:proofErr w:type="spellEnd"/>
      </w:hyperlink>
      <w:r w:rsidRPr="006940FB">
        <w:t>, Product Security and Privacy</w:t>
      </w:r>
      <w:bookmarkEnd w:id="8132"/>
    </w:p>
    <w:p w14:paraId="3332CC3F" w14:textId="1D93EEA2" w:rsidR="00C05DA0" w:rsidRPr="006940FB" w:rsidRDefault="00C05DA0" w:rsidP="00E55D9A">
      <w:pPr>
        <w:pStyle w:val="Referencelist"/>
      </w:pPr>
      <w:bookmarkStart w:id="8133" w:name="_Ref115871621"/>
      <w:r w:rsidRPr="006940FB">
        <w:t>Requirement</w:t>
      </w:r>
      <w:r w:rsidR="00344746" w:rsidRPr="006940FB">
        <w:t xml:space="preserve"> Specification</w:t>
      </w:r>
      <w:r w:rsidRPr="006940FB">
        <w:t xml:space="preserve">, </w:t>
      </w:r>
      <w:hyperlink r:id="rId46" w:history="1">
        <w:r w:rsidR="003F08EB" w:rsidRPr="006940FB">
          <w:rPr>
            <w:rStyle w:val="Hyperlink"/>
            <w:iCs/>
          </w:rPr>
          <w:t>EAB-04:000820</w:t>
        </w:r>
        <w:r w:rsidR="003F08EB" w:rsidRPr="006940FB">
          <w:rPr>
            <w:rStyle w:val="Hyperlink"/>
            <w:rFonts w:eastAsia="SimSun"/>
          </w:rPr>
          <w:t xml:space="preserve"> </w:t>
        </w:r>
        <w:proofErr w:type="spellStart"/>
        <w:r w:rsidR="003F08EB" w:rsidRPr="006940FB">
          <w:rPr>
            <w:rStyle w:val="Hyperlink"/>
            <w:rFonts w:eastAsia="SimSun"/>
          </w:rPr>
          <w:t>Uen</w:t>
        </w:r>
        <w:proofErr w:type="spellEnd"/>
      </w:hyperlink>
      <w:r w:rsidR="003F08EB" w:rsidRPr="006940FB">
        <w:t xml:space="preserve">, Generic </w:t>
      </w:r>
      <w:r w:rsidR="00504AFA" w:rsidRPr="006940FB">
        <w:t>P</w:t>
      </w:r>
      <w:r w:rsidR="003E6C68" w:rsidRPr="006940FB">
        <w:t>roduct</w:t>
      </w:r>
      <w:r w:rsidR="00504AFA" w:rsidRPr="006940FB">
        <w:t xml:space="preserve"> </w:t>
      </w:r>
      <w:r w:rsidR="003F08EB" w:rsidRPr="006940FB">
        <w:t>Security Requirements</w:t>
      </w:r>
      <w:bookmarkEnd w:id="8133"/>
    </w:p>
    <w:p w14:paraId="0D720E26" w14:textId="34133077" w:rsidR="0055671E" w:rsidRPr="006940FB" w:rsidRDefault="00344746">
      <w:pPr>
        <w:pStyle w:val="Referencelist"/>
        <w:jc w:val="both"/>
        <w:rPr>
          <w:iCs/>
        </w:rPr>
      </w:pPr>
      <w:bookmarkStart w:id="8134" w:name="_Ref115871624"/>
      <w:r w:rsidRPr="006940FB">
        <w:t>Requirement Specification</w:t>
      </w:r>
      <w:r w:rsidR="003F08EB" w:rsidRPr="006940FB">
        <w:t xml:space="preserve">, </w:t>
      </w:r>
      <w:hyperlink r:id="rId47" w:history="1">
        <w:r w:rsidR="006F0054" w:rsidRPr="006940FB">
          <w:rPr>
            <w:rStyle w:val="Hyperlink"/>
          </w:rPr>
          <w:t xml:space="preserve">LMF-14:001052 </w:t>
        </w:r>
        <w:proofErr w:type="spellStart"/>
        <w:r w:rsidR="006F0054" w:rsidRPr="006940FB">
          <w:rPr>
            <w:rStyle w:val="Hyperlink"/>
          </w:rPr>
          <w:t>Uen</w:t>
        </w:r>
        <w:proofErr w:type="spellEnd"/>
      </w:hyperlink>
      <w:r w:rsidR="003F08EB" w:rsidRPr="006940FB">
        <w:t>, Generic Privacy Requirements for Products</w:t>
      </w:r>
      <w:bookmarkEnd w:id="8134"/>
    </w:p>
    <w:p w14:paraId="57AC651A" w14:textId="2096CD3A" w:rsidR="00DE2B41" w:rsidRPr="006940FB" w:rsidRDefault="00DE2B41">
      <w:pPr>
        <w:pStyle w:val="Referencelist"/>
        <w:jc w:val="both"/>
        <w:rPr>
          <w:iCs/>
        </w:rPr>
      </w:pPr>
      <w:bookmarkStart w:id="8135" w:name="_Ref118272807"/>
      <w:r w:rsidRPr="006940FB">
        <w:lastRenderedPageBreak/>
        <w:t xml:space="preserve">Instruction, </w:t>
      </w:r>
      <w:hyperlink r:id="rId48" w:history="1">
        <w:r w:rsidRPr="006940FB">
          <w:rPr>
            <w:rStyle w:val="Hyperlink"/>
          </w:rPr>
          <w:t xml:space="preserve">GFFI-20:011984 </w:t>
        </w:r>
        <w:proofErr w:type="spellStart"/>
        <w:r w:rsidRPr="006940FB">
          <w:rPr>
            <w:rStyle w:val="Hyperlink"/>
          </w:rPr>
          <w:t>Uen</w:t>
        </w:r>
        <w:proofErr w:type="spellEnd"/>
      </w:hyperlink>
      <w:r w:rsidRPr="006940FB">
        <w:t>, Criticality Assessment</w:t>
      </w:r>
      <w:bookmarkEnd w:id="8135"/>
    </w:p>
    <w:p w14:paraId="4705AD29" w14:textId="1A45797E" w:rsidR="00DE2B41" w:rsidRPr="006940FB" w:rsidRDefault="00BB53CB">
      <w:pPr>
        <w:pStyle w:val="Referencelist"/>
        <w:jc w:val="both"/>
        <w:rPr>
          <w:iCs/>
        </w:rPr>
      </w:pPr>
      <w:bookmarkStart w:id="8136" w:name="_Ref118272840"/>
      <w:r w:rsidRPr="006940FB">
        <w:t>Template</w:t>
      </w:r>
      <w:r w:rsidR="00DE2B41" w:rsidRPr="006940FB">
        <w:t xml:space="preserve">, </w:t>
      </w:r>
      <w:hyperlink r:id="rId49" w:history="1">
        <w:r w:rsidR="005F2EFA" w:rsidRPr="006940FB">
          <w:rPr>
            <w:rStyle w:val="Hyperlink"/>
          </w:rPr>
          <w:t xml:space="preserve">3/002 01-LXE 108 0035 </w:t>
        </w:r>
        <w:proofErr w:type="spellStart"/>
        <w:r w:rsidR="005F2EFA" w:rsidRPr="006940FB">
          <w:rPr>
            <w:rStyle w:val="Hyperlink"/>
          </w:rPr>
          <w:t>Uen</w:t>
        </w:r>
        <w:proofErr w:type="spellEnd"/>
      </w:hyperlink>
      <w:r w:rsidR="00DE2B41" w:rsidRPr="006940FB">
        <w:t>, Personal Data Classification</w:t>
      </w:r>
      <w:bookmarkEnd w:id="8136"/>
      <w:r w:rsidRPr="006940FB">
        <w:t xml:space="preserve"> Template</w:t>
      </w:r>
    </w:p>
    <w:p w14:paraId="302B8641" w14:textId="1720DA58" w:rsidR="00DE2B41" w:rsidRPr="006940FB" w:rsidRDefault="00DE2B41" w:rsidP="00DE2B41">
      <w:pPr>
        <w:pStyle w:val="Referencelist"/>
      </w:pPr>
      <w:bookmarkStart w:id="8137" w:name="_Ref118272918"/>
      <w:r w:rsidRPr="006940FB">
        <w:t xml:space="preserve">Instruction, </w:t>
      </w:r>
      <w:hyperlink r:id="rId50" w:history="1">
        <w:r w:rsidRPr="006940FB">
          <w:rPr>
            <w:rStyle w:val="Hyperlink"/>
          </w:rPr>
          <w:t xml:space="preserve">BNEW-20:043516 </w:t>
        </w:r>
        <w:proofErr w:type="spellStart"/>
        <w:r w:rsidRPr="006940FB">
          <w:rPr>
            <w:rStyle w:val="Hyperlink"/>
          </w:rPr>
          <w:t>Uen</w:t>
        </w:r>
        <w:proofErr w:type="spellEnd"/>
      </w:hyperlink>
      <w:r w:rsidRPr="006940FB">
        <w:t>, Supplier Product Security Risk Management</w:t>
      </w:r>
      <w:bookmarkEnd w:id="8137"/>
      <w:r w:rsidRPr="006940FB">
        <w:t xml:space="preserve"> </w:t>
      </w:r>
    </w:p>
    <w:p w14:paraId="5771D06A" w14:textId="5BC9BBFA" w:rsidR="00DE2B41" w:rsidRPr="006940FB" w:rsidRDefault="00DE2B41" w:rsidP="00DE2B41">
      <w:pPr>
        <w:pStyle w:val="Referencelist"/>
        <w:rPr>
          <w:iCs/>
        </w:rPr>
      </w:pPr>
      <w:bookmarkStart w:id="8138" w:name="_Ref118272925"/>
      <w:r w:rsidRPr="006940FB">
        <w:t xml:space="preserve">Instruction, </w:t>
      </w:r>
      <w:hyperlink r:id="rId51" w:history="1">
        <w:r w:rsidRPr="006940FB">
          <w:rPr>
            <w:rStyle w:val="Hyperlink"/>
          </w:rPr>
          <w:t xml:space="preserve">BNEW-21:022991 </w:t>
        </w:r>
        <w:proofErr w:type="spellStart"/>
        <w:r w:rsidRPr="006940FB">
          <w:rPr>
            <w:rStyle w:val="Hyperlink"/>
          </w:rPr>
          <w:t>Uen</w:t>
        </w:r>
        <w:proofErr w:type="spellEnd"/>
      </w:hyperlink>
      <w:r w:rsidRPr="006940FB">
        <w:t>, 3PP SW Portfolio Management Handling Document</w:t>
      </w:r>
      <w:bookmarkEnd w:id="8138"/>
    </w:p>
    <w:p w14:paraId="2A488613" w14:textId="3C60EA78" w:rsidR="00FB0647" w:rsidRPr="006940FB" w:rsidRDefault="00FB0647" w:rsidP="00DE2B41">
      <w:pPr>
        <w:pStyle w:val="Referencelist"/>
        <w:rPr>
          <w:iCs/>
        </w:rPr>
      </w:pPr>
      <w:bookmarkStart w:id="8139" w:name="_Ref118719849"/>
      <w:r w:rsidRPr="006940FB">
        <w:t xml:space="preserve">Instruction, </w:t>
      </w:r>
      <w:hyperlink r:id="rId52" w:history="1">
        <w:r w:rsidRPr="006940FB">
          <w:rPr>
            <w:rStyle w:val="Hyperlink"/>
          </w:rPr>
          <w:t xml:space="preserve">12/000 21-LXE 108 0035 </w:t>
        </w:r>
        <w:proofErr w:type="spellStart"/>
        <w:r w:rsidRPr="006940FB">
          <w:rPr>
            <w:rStyle w:val="Hyperlink"/>
          </w:rPr>
          <w:t>Uen</w:t>
        </w:r>
        <w:proofErr w:type="spellEnd"/>
      </w:hyperlink>
      <w:r w:rsidRPr="006940FB">
        <w:t>, End-to-end Vulnerability Management</w:t>
      </w:r>
      <w:bookmarkEnd w:id="8139"/>
    </w:p>
    <w:p w14:paraId="4B98B3D4" w14:textId="1605F8FD" w:rsidR="00D009AB" w:rsidRPr="006940FB" w:rsidRDefault="00D009AB" w:rsidP="00DE2B41">
      <w:pPr>
        <w:pStyle w:val="Referencelist"/>
        <w:rPr>
          <w:iCs/>
        </w:rPr>
      </w:pPr>
      <w:bookmarkStart w:id="8140" w:name="_Ref118273086"/>
      <w:r w:rsidRPr="006940FB">
        <w:t xml:space="preserve">Template, </w:t>
      </w:r>
      <w:hyperlink r:id="rId53" w:history="1">
        <w:r w:rsidR="00F26EDD" w:rsidRPr="006940FB">
          <w:rPr>
            <w:rStyle w:val="Hyperlink"/>
          </w:rPr>
          <w:t xml:space="preserve">6/002 01-LXE 108 0035 </w:t>
        </w:r>
        <w:proofErr w:type="spellStart"/>
        <w:r w:rsidR="00F26EDD" w:rsidRPr="006940FB">
          <w:rPr>
            <w:rStyle w:val="Hyperlink"/>
          </w:rPr>
          <w:t>Uen</w:t>
        </w:r>
        <w:proofErr w:type="spellEnd"/>
      </w:hyperlink>
      <w:r w:rsidRPr="006940FB">
        <w:t>, RA and PIA Report Template</w:t>
      </w:r>
      <w:bookmarkEnd w:id="8140"/>
      <w:r w:rsidR="00D301FB" w:rsidRPr="006940FB">
        <w:t xml:space="preserve"> (Word)</w:t>
      </w:r>
    </w:p>
    <w:p w14:paraId="5EDA3747" w14:textId="0B3EC11C" w:rsidR="0022093C" w:rsidRPr="006940FB" w:rsidRDefault="0022093C" w:rsidP="0022093C">
      <w:pPr>
        <w:pStyle w:val="Referencelist"/>
        <w:rPr>
          <w:bCs/>
          <w:iCs/>
        </w:rPr>
      </w:pPr>
      <w:bookmarkStart w:id="8141" w:name="_Ref133996701"/>
      <w:r w:rsidRPr="006940FB">
        <w:t xml:space="preserve">Template, </w:t>
      </w:r>
      <w:hyperlink r:id="rId54" w:history="1">
        <w:r w:rsidR="008A4CDD" w:rsidRPr="006940FB">
          <w:rPr>
            <w:rStyle w:val="Hyperlink"/>
          </w:rPr>
          <w:t xml:space="preserve">5/002 01-LXE 108 0035 </w:t>
        </w:r>
        <w:proofErr w:type="spellStart"/>
        <w:r w:rsidR="008A4CDD" w:rsidRPr="006940FB">
          <w:rPr>
            <w:rStyle w:val="Hyperlink"/>
          </w:rPr>
          <w:t>Uen</w:t>
        </w:r>
        <w:proofErr w:type="spellEnd"/>
      </w:hyperlink>
      <w:r w:rsidRPr="006940FB">
        <w:t>, RA and PIA Report Template (Markdown)</w:t>
      </w:r>
      <w:bookmarkEnd w:id="8141"/>
      <w:r w:rsidRPr="006940FB">
        <w:t xml:space="preserve"> </w:t>
      </w:r>
    </w:p>
    <w:p w14:paraId="30BD4C8F" w14:textId="73C709B7" w:rsidR="00D009AB" w:rsidRPr="006940FB" w:rsidRDefault="00D009AB" w:rsidP="00DE2B41">
      <w:pPr>
        <w:pStyle w:val="Referencelist"/>
        <w:rPr>
          <w:iCs/>
        </w:rPr>
      </w:pPr>
      <w:bookmarkStart w:id="8142" w:name="_Ref118273191"/>
      <w:r w:rsidRPr="006940FB">
        <w:t xml:space="preserve">Presentation, </w:t>
      </w:r>
      <w:hyperlink r:id="rId55">
        <w:r w:rsidR="00582D26" w:rsidRPr="006940FB">
          <w:rPr>
            <w:rStyle w:val="Hyperlink"/>
          </w:rPr>
          <w:t xml:space="preserve">GFFI-24:004751 </w:t>
        </w:r>
        <w:proofErr w:type="spellStart"/>
        <w:r w:rsidR="00582D26" w:rsidRPr="006940FB">
          <w:rPr>
            <w:rStyle w:val="Hyperlink"/>
          </w:rPr>
          <w:t>Uen</w:t>
        </w:r>
        <w:proofErr w:type="spellEnd"/>
      </w:hyperlink>
      <w:r w:rsidRPr="006940FB">
        <w:t xml:space="preserve">, </w:t>
      </w:r>
      <w:r w:rsidR="00582D26" w:rsidRPr="006940FB">
        <w:t>Ericsson’s ERM Framework</w:t>
      </w:r>
      <w:bookmarkEnd w:id="8142"/>
    </w:p>
    <w:p w14:paraId="7AD2D551" w14:textId="6DDDC475" w:rsidR="00D009AB" w:rsidRPr="006940FB" w:rsidRDefault="00D009AB" w:rsidP="00DE2B41">
      <w:pPr>
        <w:pStyle w:val="Referencelist"/>
        <w:rPr>
          <w:iCs/>
        </w:rPr>
      </w:pPr>
      <w:bookmarkStart w:id="8143" w:name="_Ref118273197"/>
      <w:r w:rsidRPr="006940FB">
        <w:t xml:space="preserve">Instruction, </w:t>
      </w:r>
      <w:hyperlink r:id="rId56">
        <w:r w:rsidRPr="006940FB">
          <w:rPr>
            <w:rStyle w:val="Hyperlink"/>
          </w:rPr>
          <w:t xml:space="preserve">GFFI-21:031779 </w:t>
        </w:r>
        <w:proofErr w:type="spellStart"/>
        <w:r w:rsidRPr="006940FB">
          <w:rPr>
            <w:rStyle w:val="Hyperlink"/>
          </w:rPr>
          <w:t>Uen</w:t>
        </w:r>
        <w:proofErr w:type="spellEnd"/>
      </w:hyperlink>
      <w:r w:rsidRPr="006940FB">
        <w:t>, Information Security Risk Management</w:t>
      </w:r>
      <w:bookmarkEnd w:id="8143"/>
    </w:p>
    <w:p w14:paraId="7AAB7207" w14:textId="2A37A2A1" w:rsidR="00D009AB" w:rsidRPr="006940FB" w:rsidRDefault="00D009AB" w:rsidP="00DE2B41">
      <w:pPr>
        <w:pStyle w:val="Referencelist"/>
        <w:rPr>
          <w:iCs/>
        </w:rPr>
      </w:pPr>
      <w:bookmarkStart w:id="8144" w:name="_Ref118273364"/>
      <w:r w:rsidRPr="006940FB">
        <w:t xml:space="preserve">Instruction, </w:t>
      </w:r>
      <w:hyperlink r:id="rId57">
        <w:r w:rsidRPr="006940FB">
          <w:rPr>
            <w:rStyle w:val="Hyperlink"/>
          </w:rPr>
          <w:t xml:space="preserve">EAB-10:17160 </w:t>
        </w:r>
        <w:proofErr w:type="spellStart"/>
        <w:r w:rsidRPr="006940FB">
          <w:rPr>
            <w:rStyle w:val="Hyperlink"/>
          </w:rPr>
          <w:t>Uen</w:t>
        </w:r>
        <w:proofErr w:type="spellEnd"/>
      </w:hyperlink>
      <w:r w:rsidRPr="006940FB">
        <w:t>, Governance of Steering Documents</w:t>
      </w:r>
      <w:bookmarkEnd w:id="8144"/>
    </w:p>
    <w:p w14:paraId="06E45E34" w14:textId="67CE9FB5" w:rsidR="00D009AB" w:rsidRPr="006940FB" w:rsidRDefault="00D009AB">
      <w:pPr>
        <w:pStyle w:val="Referencelist"/>
        <w:rPr>
          <w:iCs/>
        </w:rPr>
      </w:pPr>
      <w:bookmarkStart w:id="8145" w:name="_Ref118273370"/>
      <w:r w:rsidRPr="006940FB">
        <w:t xml:space="preserve">Work Instruction, </w:t>
      </w:r>
      <w:hyperlink r:id="rId58">
        <w:r w:rsidRPr="006940FB">
          <w:rPr>
            <w:rStyle w:val="Hyperlink"/>
          </w:rPr>
          <w:t xml:space="preserve">000 21-2908 </w:t>
        </w:r>
        <w:proofErr w:type="spellStart"/>
        <w:r w:rsidRPr="006940FB">
          <w:rPr>
            <w:rStyle w:val="Hyperlink"/>
          </w:rPr>
          <w:t>Uen</w:t>
        </w:r>
        <w:proofErr w:type="spellEnd"/>
      </w:hyperlink>
      <w:r w:rsidRPr="006940FB">
        <w:t>, Rules for writing and handling Group and Local Steering Documents</w:t>
      </w:r>
      <w:bookmarkEnd w:id="8145"/>
    </w:p>
    <w:p w14:paraId="581BC088" w14:textId="26001036" w:rsidR="00B41A7F" w:rsidRPr="006940FB" w:rsidRDefault="00B0634A">
      <w:pPr>
        <w:pStyle w:val="Referencelist"/>
        <w:rPr>
          <w:iCs/>
        </w:rPr>
      </w:pPr>
      <w:hyperlink r:id="rId59" w:history="1">
        <w:r w:rsidRPr="006940FB">
          <w:rPr>
            <w:rStyle w:val="Hyperlink"/>
          </w:rPr>
          <w:t>RA/PIA Guidelines</w:t>
        </w:r>
      </w:hyperlink>
      <w:r w:rsidR="004266BC" w:rsidRPr="006940FB">
        <w:t xml:space="preserve"> </w:t>
      </w:r>
      <w:bookmarkStart w:id="8146" w:name="_Ref118462580"/>
      <w:r w:rsidR="00302319" w:rsidRPr="006940FB">
        <w:t>intranet</w:t>
      </w:r>
      <w:r w:rsidR="003141D3" w:rsidRPr="006940FB">
        <w:t xml:space="preserve"> page</w:t>
      </w:r>
      <w:bookmarkEnd w:id="8146"/>
    </w:p>
    <w:p w14:paraId="79C9D692" w14:textId="5D9C0B59" w:rsidR="00B05765" w:rsidRPr="006940FB" w:rsidRDefault="003A0660">
      <w:pPr>
        <w:pStyle w:val="Referencelist"/>
        <w:rPr>
          <w:iCs/>
        </w:rPr>
      </w:pPr>
      <w:hyperlink r:id="rId60" w:history="1">
        <w:bookmarkStart w:id="8147" w:name="_Ref141963105"/>
        <w:r w:rsidRPr="006940FB">
          <w:rPr>
            <w:rStyle w:val="Hyperlink"/>
          </w:rPr>
          <w:t>STRIDE</w:t>
        </w:r>
        <w:bookmarkEnd w:id="8147"/>
      </w:hyperlink>
      <w:r w:rsidR="006502F2" w:rsidRPr="006940FB">
        <w:t xml:space="preserve"> external wiki page</w:t>
      </w:r>
    </w:p>
    <w:bookmarkStart w:id="8148" w:name="_Ref118462890"/>
    <w:p w14:paraId="0E943A4E" w14:textId="7046E032" w:rsidR="00757265" w:rsidRPr="006940FB" w:rsidRDefault="00A72083">
      <w:pPr>
        <w:pStyle w:val="Referencelist"/>
        <w:rPr>
          <w:iCs/>
        </w:rPr>
      </w:pPr>
      <w:r w:rsidRPr="006940FB">
        <w:fldChar w:fldCharType="begin"/>
      </w:r>
      <w:r w:rsidRPr="006940FB">
        <w:instrText>HYPERLINK "https://github.com/F-Secure/elevation-of-privacy" \h</w:instrText>
      </w:r>
      <w:r w:rsidRPr="006940FB">
        <w:fldChar w:fldCharType="separate"/>
      </w:r>
      <w:r w:rsidR="00423BB6" w:rsidRPr="006940FB">
        <w:rPr>
          <w:rStyle w:val="Hyperlink"/>
        </w:rPr>
        <w:t>E</w:t>
      </w:r>
      <w:r w:rsidR="00757265" w:rsidRPr="006940FB">
        <w:rPr>
          <w:rStyle w:val="Hyperlink"/>
        </w:rPr>
        <w:t>levation of priv</w:t>
      </w:r>
      <w:r w:rsidR="006502F2" w:rsidRPr="006940FB">
        <w:rPr>
          <w:rStyle w:val="Hyperlink"/>
        </w:rPr>
        <w:t>acy</w:t>
      </w:r>
      <w:r w:rsidR="00757265" w:rsidRPr="006940FB">
        <w:rPr>
          <w:rStyle w:val="Hyperlink"/>
        </w:rPr>
        <w:t>: Privacy Cards for Software Developers</w:t>
      </w:r>
      <w:r w:rsidRPr="006940FB">
        <w:rPr>
          <w:rStyle w:val="Hyperlink"/>
        </w:rPr>
        <w:fldChar w:fldCharType="end"/>
      </w:r>
      <w:bookmarkEnd w:id="8148"/>
      <w:r w:rsidR="00E930D3" w:rsidRPr="006940FB">
        <w:rPr>
          <w:rStyle w:val="Hyperlink"/>
        </w:rPr>
        <w:t xml:space="preserve"> external web site</w:t>
      </w:r>
    </w:p>
    <w:bookmarkStart w:id="8149" w:name="_Ref118462936"/>
    <w:p w14:paraId="121550D1" w14:textId="09898DB3" w:rsidR="00991B00" w:rsidRPr="006940FB" w:rsidRDefault="00A72083">
      <w:pPr>
        <w:pStyle w:val="Referencelist"/>
        <w:rPr>
          <w:iCs/>
        </w:rPr>
      </w:pPr>
      <w:r w:rsidRPr="006940FB">
        <w:fldChar w:fldCharType="begin"/>
      </w:r>
      <w:r w:rsidRPr="006940FB">
        <w:instrText>HYPERLINK "https://www.linddun.org/" \h</w:instrText>
      </w:r>
      <w:r w:rsidRPr="006940FB">
        <w:fldChar w:fldCharType="separate"/>
      </w:r>
      <w:r w:rsidR="00991B00" w:rsidRPr="006940FB">
        <w:rPr>
          <w:rStyle w:val="Hyperlink"/>
        </w:rPr>
        <w:t>LINDDUN</w:t>
      </w:r>
      <w:r w:rsidRPr="006940FB">
        <w:rPr>
          <w:rStyle w:val="Hyperlink"/>
        </w:rPr>
        <w:fldChar w:fldCharType="end"/>
      </w:r>
      <w:bookmarkEnd w:id="8149"/>
      <w:r w:rsidR="006502F2" w:rsidRPr="006940FB">
        <w:t xml:space="preserve"> external web site</w:t>
      </w:r>
    </w:p>
    <w:bookmarkStart w:id="8150" w:name="_Ref118463061"/>
    <w:p w14:paraId="38D5D2FE" w14:textId="182A3DD2" w:rsidR="007837AD" w:rsidRPr="006940FB" w:rsidRDefault="00A72083">
      <w:pPr>
        <w:pStyle w:val="Referencelist"/>
        <w:rPr>
          <w:iCs/>
        </w:rPr>
      </w:pPr>
      <w:r w:rsidRPr="006940FB">
        <w:fldChar w:fldCharType="begin"/>
      </w:r>
      <w:r w:rsidRPr="006940FB">
        <w:instrText>HYPERLINK "https://owasp.org/www-community/OWASP_Risk_Rating_Methodology" \h</w:instrText>
      </w:r>
      <w:r w:rsidRPr="006940FB">
        <w:fldChar w:fldCharType="separate"/>
      </w:r>
      <w:r w:rsidR="007837AD" w:rsidRPr="006940FB">
        <w:rPr>
          <w:rStyle w:val="Hyperlink"/>
        </w:rPr>
        <w:t>OWASP Risk Rating Methodology</w:t>
      </w:r>
      <w:r w:rsidRPr="006940FB">
        <w:rPr>
          <w:rStyle w:val="Hyperlink"/>
        </w:rPr>
        <w:fldChar w:fldCharType="end"/>
      </w:r>
      <w:bookmarkEnd w:id="8150"/>
      <w:r w:rsidR="006502F2" w:rsidRPr="006940FB">
        <w:t xml:space="preserve"> external web site</w:t>
      </w:r>
    </w:p>
    <w:bookmarkStart w:id="8151" w:name="_Ref118466125"/>
    <w:p w14:paraId="6472E022" w14:textId="3366311A" w:rsidR="00B55281" w:rsidRPr="006940FB" w:rsidRDefault="00B55281">
      <w:pPr>
        <w:pStyle w:val="Referencelist"/>
        <w:rPr>
          <w:iCs/>
        </w:rPr>
      </w:pPr>
      <w:r w:rsidRPr="006940FB">
        <w:fldChar w:fldCharType="begin"/>
      </w:r>
      <w:r w:rsidRPr="006940FB">
        <w:instrText xml:space="preserve"> HYPERLINK "https://tld-tools-prod.sero.wh.rnd.internal.ericsson.com/psrrc/" </w:instrText>
      </w:r>
      <w:r w:rsidRPr="006940FB">
        <w:fldChar w:fldCharType="separate"/>
      </w:r>
      <w:r w:rsidRPr="006940FB">
        <w:rPr>
          <w:rStyle w:val="Hyperlink"/>
        </w:rPr>
        <w:t>Product Security Risk Rating Calculator</w:t>
      </w:r>
      <w:r w:rsidRPr="006940FB">
        <w:fldChar w:fldCharType="end"/>
      </w:r>
      <w:r w:rsidRPr="006940FB">
        <w:t xml:space="preserve"> intranet tool</w:t>
      </w:r>
      <w:bookmarkEnd w:id="8151"/>
    </w:p>
    <w:bookmarkStart w:id="8152" w:name="_Ref118466177"/>
    <w:p w14:paraId="68280993" w14:textId="3951DA71" w:rsidR="00D076B0" w:rsidRPr="006940FB" w:rsidRDefault="00E263B3" w:rsidP="00D076B0">
      <w:pPr>
        <w:pStyle w:val="Referencelist"/>
        <w:rPr>
          <w:rStyle w:val="Hyperlink"/>
          <w:bCs/>
          <w:iCs/>
          <w:color w:val="auto"/>
          <w:u w:val="none"/>
        </w:rPr>
      </w:pPr>
      <w:r w:rsidRPr="006940FB">
        <w:fldChar w:fldCharType="begin"/>
      </w:r>
      <w:r w:rsidRPr="006940FB">
        <w:instrText xml:space="preserve"> HYPERLINK "https://en.wikipedia.org/wiki/Factor_analysis_of_information_risk" </w:instrText>
      </w:r>
      <w:r w:rsidRPr="006940FB">
        <w:fldChar w:fldCharType="separate"/>
      </w:r>
      <w:r w:rsidRPr="006940FB">
        <w:rPr>
          <w:rStyle w:val="Hyperlink"/>
        </w:rPr>
        <w:t>Factor Analysis of Information Risk</w:t>
      </w:r>
      <w:r w:rsidRPr="006940FB">
        <w:rPr>
          <w:rStyle w:val="Hyperlink"/>
        </w:rPr>
        <w:fldChar w:fldCharType="end"/>
      </w:r>
      <w:bookmarkEnd w:id="8152"/>
      <w:r w:rsidR="006502F2" w:rsidRPr="006940FB">
        <w:rPr>
          <w:rStyle w:val="Hyperlink"/>
        </w:rPr>
        <w:t xml:space="preserve"> </w:t>
      </w:r>
      <w:r w:rsidR="006502F2" w:rsidRPr="006940FB">
        <w:t>external wiki page</w:t>
      </w:r>
    </w:p>
    <w:bookmarkStart w:id="8153" w:name="_Ref118466370"/>
    <w:p w14:paraId="309CCC52" w14:textId="2926A97D" w:rsidR="005150D9" w:rsidRPr="006940FB" w:rsidRDefault="005150D9">
      <w:pPr>
        <w:pStyle w:val="Referencelist"/>
        <w:rPr>
          <w:bCs/>
          <w:iCs/>
        </w:rPr>
      </w:pPr>
      <w:r w:rsidRPr="006940FB">
        <w:rPr>
          <w:bCs/>
          <w:iCs/>
        </w:rPr>
        <w:fldChar w:fldCharType="begin"/>
      </w:r>
      <w:r w:rsidRPr="006940FB">
        <w:rPr>
          <w:bCs/>
          <w:iCs/>
        </w:rPr>
        <w:instrText xml:space="preserve"> HYPERLINK "https://ericsson.ariscloud.com/" </w:instrText>
      </w:r>
      <w:r w:rsidRPr="006940FB">
        <w:rPr>
          <w:bCs/>
          <w:iCs/>
        </w:rPr>
      </w:r>
      <w:r w:rsidRPr="006940FB">
        <w:rPr>
          <w:bCs/>
          <w:iCs/>
        </w:rPr>
        <w:fldChar w:fldCharType="separate"/>
      </w:r>
      <w:r w:rsidRPr="006940FB">
        <w:rPr>
          <w:rStyle w:val="Hyperlink"/>
          <w:bCs/>
          <w:iCs/>
        </w:rPr>
        <w:t>ARIS</w:t>
      </w:r>
      <w:r w:rsidRPr="006940FB">
        <w:rPr>
          <w:bCs/>
          <w:iCs/>
        </w:rPr>
        <w:fldChar w:fldCharType="end"/>
      </w:r>
      <w:r w:rsidRPr="006940FB">
        <w:rPr>
          <w:bCs/>
          <w:iCs/>
        </w:rPr>
        <w:t xml:space="preserve"> tool</w:t>
      </w:r>
      <w:bookmarkEnd w:id="8153"/>
    </w:p>
    <w:p w14:paraId="57377ECD" w14:textId="43AA4AFF" w:rsidR="00455928" w:rsidRPr="006940FB" w:rsidRDefault="00455928">
      <w:pPr>
        <w:pStyle w:val="Referencelist"/>
        <w:rPr>
          <w:bCs/>
          <w:iCs/>
        </w:rPr>
      </w:pPr>
      <w:hyperlink r:id="rId61" w:history="1">
        <w:bookmarkStart w:id="8154" w:name="_Ref128387957"/>
        <w:r w:rsidRPr="006940FB">
          <w:rPr>
            <w:rStyle w:val="Hyperlink"/>
          </w:rPr>
          <w:t xml:space="preserve">Risk Management </w:t>
        </w:r>
        <w:r w:rsidR="004C6B20" w:rsidRPr="006940FB">
          <w:rPr>
            <w:rStyle w:val="Hyperlink"/>
          </w:rPr>
          <w:t xml:space="preserve">project </w:t>
        </w:r>
        <w:r w:rsidRPr="006940FB">
          <w:rPr>
            <w:rStyle w:val="Hyperlink"/>
          </w:rPr>
          <w:t>template in Jira</w:t>
        </w:r>
        <w:bookmarkEnd w:id="8154"/>
      </w:hyperlink>
      <w:r w:rsidR="006502F2" w:rsidRPr="006940FB">
        <w:t xml:space="preserve"> intranet page</w:t>
      </w:r>
    </w:p>
    <w:p w14:paraId="7C3D82B1" w14:textId="0759ADCE" w:rsidR="008735CF" w:rsidRPr="006940FB" w:rsidRDefault="00107702" w:rsidP="008735CF">
      <w:pPr>
        <w:pStyle w:val="Referencelist"/>
      </w:pPr>
      <w:bookmarkStart w:id="8155" w:name="_Ref143676105"/>
      <w:r w:rsidRPr="006940FB">
        <w:t>Instruction,</w:t>
      </w:r>
      <w:r w:rsidR="005010E8" w:rsidRPr="006940FB">
        <w:t xml:space="preserve"> </w:t>
      </w:r>
      <w:hyperlink r:id="rId62" w:history="1">
        <w:r w:rsidR="005010E8" w:rsidRPr="006940FB">
          <w:rPr>
            <w:rStyle w:val="Hyperlink"/>
          </w:rPr>
          <w:t xml:space="preserve">14/000 21-LXE 108 0035 </w:t>
        </w:r>
        <w:proofErr w:type="spellStart"/>
        <w:r w:rsidR="005010E8" w:rsidRPr="006940FB">
          <w:rPr>
            <w:rStyle w:val="Hyperlink"/>
          </w:rPr>
          <w:t>Uen</w:t>
        </w:r>
        <w:proofErr w:type="spellEnd"/>
      </w:hyperlink>
      <w:r w:rsidRPr="006940FB">
        <w:t xml:space="preserve">, </w:t>
      </w:r>
      <w:bookmarkEnd w:id="8155"/>
      <w:r w:rsidR="00AB6665" w:rsidRPr="006940FB">
        <w:t>Product Security and Privacy Documentation Sharing</w:t>
      </w:r>
    </w:p>
    <w:p w14:paraId="0DE1D814" w14:textId="0462FF54" w:rsidR="0096174B" w:rsidRPr="006940FB" w:rsidRDefault="00C925D7" w:rsidP="008735CF">
      <w:pPr>
        <w:pStyle w:val="Referencelist"/>
      </w:pPr>
      <w:bookmarkStart w:id="8156" w:name="_Ref167349081"/>
      <w:r w:rsidRPr="006940FB">
        <w:rPr>
          <w:rFonts w:eastAsiaTheme="minorEastAsia"/>
        </w:rPr>
        <w:t xml:space="preserve">Instruction, </w:t>
      </w:r>
      <w:hyperlink r:id="rId63" w:history="1">
        <w:r w:rsidRPr="006940FB">
          <w:rPr>
            <w:rStyle w:val="Hyperlink"/>
          </w:rPr>
          <w:t>5/000 21-1/LXE 108</w:t>
        </w:r>
        <w:r w:rsidR="0043370A" w:rsidRPr="006940FB">
          <w:rPr>
            <w:rStyle w:val="Hyperlink"/>
          </w:rPr>
          <w:t xml:space="preserve"> </w:t>
        </w:r>
        <w:r w:rsidRPr="006940FB">
          <w:rPr>
            <w:rStyle w:val="Hyperlink"/>
          </w:rPr>
          <w:t xml:space="preserve">0035 </w:t>
        </w:r>
      </w:hyperlink>
      <w:hyperlink r:id="rId64" w:history="1">
        <w:proofErr w:type="spellStart"/>
        <w:r w:rsidRPr="006940FB">
          <w:rPr>
            <w:rStyle w:val="Hyperlink"/>
          </w:rPr>
          <w:t>Uen</w:t>
        </w:r>
        <w:proofErr w:type="spellEnd"/>
      </w:hyperlink>
      <w:r w:rsidRPr="006940FB">
        <w:rPr>
          <w:rFonts w:eastAsiaTheme="minorEastAsia"/>
        </w:rPr>
        <w:t>, Sensitive Business in Product Life Cycle</w:t>
      </w:r>
      <w:bookmarkEnd w:id="8156"/>
    </w:p>
    <w:p w14:paraId="07D6F9BC" w14:textId="38B7D06D" w:rsidR="00F373AB" w:rsidRPr="006940FB" w:rsidRDefault="00F373AB" w:rsidP="007B019E">
      <w:pPr>
        <w:pStyle w:val="Heading1"/>
      </w:pPr>
      <w:bookmarkStart w:id="8157" w:name="_Toc118466747"/>
      <w:bookmarkStart w:id="8158" w:name="_Toc118466980"/>
      <w:bookmarkStart w:id="8159" w:name="_Toc118719994"/>
      <w:bookmarkStart w:id="8160" w:name="_Toc29543604"/>
      <w:bookmarkStart w:id="8161" w:name="_Toc29542399"/>
      <w:bookmarkStart w:id="8162" w:name="_Toc200458676"/>
      <w:bookmarkEnd w:id="8157"/>
      <w:bookmarkEnd w:id="8158"/>
      <w:bookmarkEnd w:id="8159"/>
      <w:r w:rsidRPr="006940FB">
        <w:lastRenderedPageBreak/>
        <w:t>Change Information</w:t>
      </w:r>
      <w:bookmarkEnd w:id="8160"/>
      <w:bookmarkEnd w:id="8161"/>
      <w:bookmarkEnd w:id="8162"/>
    </w:p>
    <w:p w14:paraId="5B12D6F3" w14:textId="0C651EA8" w:rsidR="00864B67" w:rsidRDefault="00864B67" w:rsidP="00831836">
      <w:pPr>
        <w:pStyle w:val="ListNumber2"/>
        <w:numPr>
          <w:ilvl w:val="0"/>
          <w:numId w:val="68"/>
        </w:numPr>
        <w:rPr>
          <w:ins w:id="8163" w:author="Heikki Mäki" w:date="2026-01-15T14:43:00Z" w16du:dateUtc="2026-01-15T12:43:00Z"/>
        </w:rPr>
      </w:pPr>
      <w:ins w:id="8164" w:author="Heikki Mäki" w:date="2026-01-15T14:43:00Z" w16du:dateUtc="2026-01-15T12:43:00Z">
        <w:r>
          <w:t>CRA compliance changes</w:t>
        </w:r>
      </w:ins>
    </w:p>
    <w:p w14:paraId="537C0466" w14:textId="7C6CC938" w:rsidR="00864B67" w:rsidRDefault="00C26D1D" w:rsidP="00864B67">
      <w:pPr>
        <w:pStyle w:val="ListNumber2"/>
        <w:numPr>
          <w:ilvl w:val="1"/>
          <w:numId w:val="68"/>
        </w:numPr>
        <w:rPr>
          <w:ins w:id="8165" w:author="Heikki Mäki" w:date="2026-01-15T14:44:00Z" w16du:dateUtc="2026-01-15T12:44:00Z"/>
        </w:rPr>
      </w:pPr>
      <w:ins w:id="8166" w:author="Heikki Mäki" w:date="2026-01-15T14:44:00Z" w16du:dateUtc="2026-01-15T12:44:00Z">
        <w:r>
          <w:t>Regular a</w:t>
        </w:r>
      </w:ins>
      <w:ins w:id="8167" w:author="Heikki Mäki" w:date="2026-01-15T14:43:00Z" w16du:dateUtc="2026-01-15T12:43:00Z">
        <w:r>
          <w:t xml:space="preserve">ssessments shall </w:t>
        </w:r>
      </w:ins>
      <w:ins w:id="8168" w:author="Heikki Mäki" w:date="2026-01-15T14:44:00Z" w16du:dateUtc="2026-01-15T12:44:00Z">
        <w:r>
          <w:t>be done until End of Maintenance</w:t>
        </w:r>
      </w:ins>
    </w:p>
    <w:p w14:paraId="2FF74729" w14:textId="4BA09812" w:rsidR="00C26D1D" w:rsidRDefault="00C26D1D" w:rsidP="00864B67">
      <w:pPr>
        <w:pStyle w:val="ListNumber2"/>
        <w:numPr>
          <w:ilvl w:val="1"/>
          <w:numId w:val="68"/>
        </w:numPr>
        <w:rPr>
          <w:ins w:id="8169" w:author="Heikki Mäki" w:date="2026-01-15T14:44:00Z" w16du:dateUtc="2026-01-15T12:44:00Z"/>
        </w:rPr>
      </w:pPr>
      <w:ins w:id="8170" w:author="Heikki Mäki" w:date="2026-01-15T14:44:00Z" w16du:dateUtc="2026-01-15T12:44:00Z">
        <w:r>
          <w:t>Scope shall include remote data processing services</w:t>
        </w:r>
      </w:ins>
    </w:p>
    <w:p w14:paraId="5E45BA19" w14:textId="09D9C108" w:rsidR="00C26D1D" w:rsidRDefault="00C26D1D" w:rsidP="00864B67">
      <w:pPr>
        <w:pStyle w:val="ListNumber2"/>
        <w:numPr>
          <w:ilvl w:val="1"/>
          <w:numId w:val="68"/>
        </w:numPr>
        <w:rPr>
          <w:ins w:id="8171" w:author="Heikki Mäki" w:date="2026-01-15T14:44:00Z" w16du:dateUtc="2026-01-15T12:44:00Z"/>
        </w:rPr>
      </w:pPr>
      <w:ins w:id="8172" w:author="Heikki Mäki" w:date="2026-01-15T14:44:00Z" w16du:dateUtc="2026-01-15T12:44:00Z">
        <w:r>
          <w:t>Intended purpose and reasonably foreseeable use shall be defined</w:t>
        </w:r>
      </w:ins>
    </w:p>
    <w:p w14:paraId="1FB213BB" w14:textId="3DBD56EE" w:rsidR="00C26D1D" w:rsidRDefault="00FD34E8" w:rsidP="00864B67">
      <w:pPr>
        <w:pStyle w:val="ListNumber2"/>
        <w:numPr>
          <w:ilvl w:val="1"/>
          <w:numId w:val="68"/>
        </w:numPr>
        <w:rPr>
          <w:ins w:id="8173" w:author="Heikki Mäki" w:date="2026-01-15T14:46:00Z" w16du:dateUtc="2026-01-15T12:46:00Z"/>
        </w:rPr>
      </w:pPr>
      <w:ins w:id="8174" w:author="Heikki Mäki" w:date="2026-01-15T14:44:00Z" w16du:dateUtc="2026-01-15T12:44:00Z">
        <w:r>
          <w:t xml:space="preserve">Risk identified in earlier assessments and </w:t>
        </w:r>
      </w:ins>
      <w:ins w:id="8175" w:author="Heikki Mäki" w:date="2026-01-15T14:45:00Z" w16du:dateUtc="2026-01-15T12:45:00Z">
        <w:r>
          <w:t xml:space="preserve">the management of their treatment </w:t>
        </w:r>
      </w:ins>
      <w:ins w:id="8176" w:author="Heikki Mäki" w:date="2026-01-15T14:44:00Z" w16du:dateUtc="2026-01-15T12:44:00Z">
        <w:r>
          <w:t>shall be reviewed</w:t>
        </w:r>
      </w:ins>
    </w:p>
    <w:p w14:paraId="04CCD4E8" w14:textId="077CA7A2" w:rsidR="0030520D" w:rsidRDefault="0030520D" w:rsidP="00864B67">
      <w:pPr>
        <w:pStyle w:val="ListNumber2"/>
        <w:numPr>
          <w:ilvl w:val="1"/>
          <w:numId w:val="68"/>
        </w:numPr>
        <w:rPr>
          <w:ins w:id="8177" w:author="Heikki Mäki" w:date="2026-01-15T14:46:00Z" w16du:dateUtc="2026-01-15T12:46:00Z"/>
        </w:rPr>
      </w:pPr>
      <w:ins w:id="8178" w:author="Heikki Mäki" w:date="2026-01-15T14:46:00Z" w16du:dateUtc="2026-01-15T12:46:00Z">
        <w:r>
          <w:t xml:space="preserve">Statement of Compliance towards CRA essential cybersecurity requirements shall be </w:t>
        </w:r>
        <w:proofErr w:type="gramStart"/>
        <w:r>
          <w:t>give</w:t>
        </w:r>
        <w:proofErr w:type="gramEnd"/>
      </w:ins>
    </w:p>
    <w:p w14:paraId="0F0AFB74" w14:textId="77777777" w:rsidR="00BC64AD" w:rsidRDefault="00BC64AD" w:rsidP="00864B67">
      <w:pPr>
        <w:pStyle w:val="ListNumber2"/>
        <w:numPr>
          <w:ilvl w:val="1"/>
          <w:numId w:val="68"/>
        </w:numPr>
        <w:rPr>
          <w:ins w:id="8179" w:author="Heikki Mäki" w:date="2026-01-15T14:47:00Z" w16du:dateUtc="2026-01-15T12:47:00Z"/>
        </w:rPr>
      </w:pPr>
      <w:proofErr w:type="gramStart"/>
      <w:ins w:id="8180" w:author="Heikki Mäki" w:date="2026-01-15T14:46:00Z" w16du:dateUtc="2026-01-15T12:46:00Z">
        <w:r>
          <w:t>Known</w:t>
        </w:r>
        <w:proofErr w:type="gramEnd"/>
        <w:r>
          <w:t xml:space="preserve"> exploitable vulnerabilities in 2PP, 3PP and FOSS </w:t>
        </w:r>
      </w:ins>
      <w:ins w:id="8181" w:author="Heikki Mäki" w:date="2026-01-15T14:47:00Z" w16du:dateUtc="2026-01-15T12:47:00Z">
        <w:r>
          <w:t xml:space="preserve">components </w:t>
        </w:r>
      </w:ins>
      <w:ins w:id="8182" w:author="Heikki Mäki" w:date="2026-01-15T14:46:00Z" w16du:dateUtc="2026-01-15T12:46:00Z">
        <w:r>
          <w:t>shall be considered</w:t>
        </w:r>
      </w:ins>
    </w:p>
    <w:p w14:paraId="20EF672F" w14:textId="3149C156" w:rsidR="00DA0BA3" w:rsidRDefault="00BC64AD" w:rsidP="00864B67">
      <w:pPr>
        <w:pStyle w:val="ListNumber2"/>
        <w:numPr>
          <w:ilvl w:val="1"/>
          <w:numId w:val="68"/>
        </w:numPr>
        <w:rPr>
          <w:ins w:id="8183" w:author="Heikki Mäki" w:date="2026-01-15T14:47:00Z" w16du:dateUtc="2026-01-15T12:47:00Z"/>
        </w:rPr>
      </w:pPr>
      <w:ins w:id="8184" w:author="Heikki Mäki" w:date="2026-01-15T14:47:00Z" w16du:dateUtc="2026-01-15T12:47:00Z">
        <w:r>
          <w:t>Risk acceptance criteria defined</w:t>
        </w:r>
        <w:r w:rsidR="00DA0BA3">
          <w:t xml:space="preserve"> and statement that risks above the criteria shall not be accepted or transferred</w:t>
        </w:r>
      </w:ins>
    </w:p>
    <w:p w14:paraId="3720EFC9" w14:textId="4C6DFD35" w:rsidR="0030520D" w:rsidRDefault="00BC64AD" w:rsidP="00864B67">
      <w:pPr>
        <w:pStyle w:val="ListNumber2"/>
        <w:numPr>
          <w:ilvl w:val="1"/>
          <w:numId w:val="68"/>
        </w:numPr>
        <w:rPr>
          <w:ins w:id="8185" w:author="Heikki Mäki" w:date="2026-01-15T14:48:00Z" w16du:dateUtc="2026-01-15T12:48:00Z"/>
        </w:rPr>
      </w:pPr>
      <w:ins w:id="8186" w:author="Heikki Mäki" w:date="2026-01-15T14:46:00Z" w16du:dateUtc="2026-01-15T12:46:00Z">
        <w:r>
          <w:t xml:space="preserve"> </w:t>
        </w:r>
      </w:ins>
      <w:ins w:id="8187" w:author="Heikki Mäki" w:date="2026-01-15T14:47:00Z" w16du:dateUtc="2026-01-15T12:47:00Z">
        <w:r w:rsidR="00DA0BA3">
          <w:t>Justi</w:t>
        </w:r>
        <w:r w:rsidR="00E93EC6">
          <w:t>fication required for accepted and transferred risks</w:t>
        </w:r>
      </w:ins>
    </w:p>
    <w:p w14:paraId="03CE1134" w14:textId="7F854041" w:rsidR="00E93EC6" w:rsidRDefault="00E93EC6" w:rsidP="00864B67">
      <w:pPr>
        <w:pStyle w:val="ListNumber2"/>
        <w:numPr>
          <w:ilvl w:val="1"/>
          <w:numId w:val="68"/>
        </w:numPr>
        <w:rPr>
          <w:ins w:id="8188" w:author="Heikki Mäki" w:date="2026-01-15T14:48:00Z" w16du:dateUtc="2026-01-15T12:48:00Z"/>
        </w:rPr>
      </w:pPr>
      <w:ins w:id="8189" w:author="Heikki Mäki" w:date="2026-01-15T14:48:00Z" w16du:dateUtc="2026-01-15T12:48:00Z">
        <w:r>
          <w:t>For avoidance of doubt, it's stated that RA/PIA report shall be included in product's technical documentation</w:t>
        </w:r>
      </w:ins>
    </w:p>
    <w:p w14:paraId="6E9D5B28" w14:textId="432F9AD6" w:rsidR="002C0F61" w:rsidRDefault="002C0F61" w:rsidP="00864B67">
      <w:pPr>
        <w:pStyle w:val="ListNumber2"/>
        <w:numPr>
          <w:ilvl w:val="1"/>
          <w:numId w:val="68"/>
        </w:numPr>
        <w:rPr>
          <w:ins w:id="8190" w:author="Heikki Mäki" w:date="2026-01-15T14:49:00Z" w16du:dateUtc="2026-01-15T12:49:00Z"/>
        </w:rPr>
      </w:pPr>
      <w:ins w:id="8191" w:author="Heikki Mäki" w:date="2026-01-15T14:48:00Z" w16du:dateUtc="2026-01-15T12:48:00Z">
        <w:r>
          <w:t>Exemption handling for High and Very High</w:t>
        </w:r>
      </w:ins>
      <w:ins w:id="8192" w:author="Heikki Mäki" w:date="2026-01-15T14:49:00Z" w16du:dateUtc="2026-01-15T12:49:00Z">
        <w:r>
          <w:t xml:space="preserve"> risks removed as they cannot be exempted being unacceptable.</w:t>
        </w:r>
      </w:ins>
    </w:p>
    <w:p w14:paraId="710A0835" w14:textId="660C9C9F" w:rsidR="002C0F61" w:rsidRDefault="002C0F61" w:rsidP="00864B67">
      <w:pPr>
        <w:pStyle w:val="ListNumber2"/>
        <w:numPr>
          <w:ilvl w:val="1"/>
          <w:numId w:val="68"/>
        </w:numPr>
        <w:rPr>
          <w:ins w:id="8193" w:author="Heikki Mäki" w:date="2026-01-15T14:43:00Z" w16du:dateUtc="2026-01-15T12:43:00Z"/>
        </w:rPr>
        <w:pPrChange w:id="8194" w:author="Heikki Mäki" w:date="2026-01-15T14:43:00Z" w16du:dateUtc="2026-01-15T12:43:00Z">
          <w:pPr>
            <w:pStyle w:val="ListNumber2"/>
            <w:numPr>
              <w:numId w:val="68"/>
            </w:numPr>
            <w:tabs>
              <w:tab w:val="clear" w:pos="643"/>
            </w:tabs>
            <w:ind w:left="720"/>
          </w:pPr>
        </w:pPrChange>
      </w:pPr>
      <w:ins w:id="8195" w:author="Heikki Mäki" w:date="2026-01-15T14:49:00Z" w16du:dateUtc="2026-01-15T12:49:00Z">
        <w:r>
          <w:t xml:space="preserve">Added chapter about risk communication to customers and internal stakeholders </w:t>
        </w:r>
      </w:ins>
    </w:p>
    <w:p w14:paraId="038A9CB1" w14:textId="5EE66301" w:rsidR="00FD34E8" w:rsidRDefault="00FD34E8" w:rsidP="00831836">
      <w:pPr>
        <w:pStyle w:val="ListNumber2"/>
        <w:numPr>
          <w:ilvl w:val="0"/>
          <w:numId w:val="68"/>
        </w:numPr>
        <w:rPr>
          <w:ins w:id="8196" w:author="Heikki Mäki" w:date="2026-01-15T14:45:00Z" w16du:dateUtc="2026-01-15T12:45:00Z"/>
        </w:rPr>
      </w:pPr>
      <w:ins w:id="8197" w:author="Heikki Mäki" w:date="2026-01-15T14:45:00Z" w16du:dateUtc="2026-01-15T12:45:00Z">
        <w:r>
          <w:t xml:space="preserve">AI/ML </w:t>
        </w:r>
        <w:r w:rsidR="0030520D">
          <w:t>threats shall be assessed if applicable and remark about using AI/ML tools in threat modeling</w:t>
        </w:r>
      </w:ins>
    </w:p>
    <w:p w14:paraId="429C697B" w14:textId="77777777" w:rsidR="007671AF" w:rsidRPr="006940FB" w:rsidRDefault="007671AF" w:rsidP="00D53C84">
      <w:pPr>
        <w:pStyle w:val="ListNumber2"/>
        <w:tabs>
          <w:tab w:val="clear" w:pos="643"/>
        </w:tabs>
        <w:ind w:left="0" w:firstLine="0"/>
      </w:pPr>
    </w:p>
    <w:sectPr w:rsidR="007671AF" w:rsidRPr="006940FB" w:rsidSect="006940FB">
      <w:headerReference w:type="even" r:id="rId65"/>
      <w:headerReference w:type="default" r:id="rId66"/>
      <w:footerReference w:type="even" r:id="rId67"/>
      <w:footerReference w:type="default" r:id="rId68"/>
      <w:headerReference w:type="first" r:id="rId69"/>
      <w:footerReference w:type="first" r:id="rId70"/>
      <w:pgSz w:w="11906" w:h="16838" w:code="9"/>
      <w:pgMar w:top="2722" w:right="737" w:bottom="1418" w:left="2495"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871A" w14:textId="77777777" w:rsidR="00D80768" w:rsidRPr="006940FB" w:rsidRDefault="00D80768" w:rsidP="009E4B94">
      <w:r w:rsidRPr="006940FB">
        <w:separator/>
      </w:r>
    </w:p>
    <w:p w14:paraId="61B5CEDA" w14:textId="77777777" w:rsidR="00D80768" w:rsidRPr="006940FB" w:rsidRDefault="00D80768"/>
  </w:endnote>
  <w:endnote w:type="continuationSeparator" w:id="0">
    <w:p w14:paraId="64268085" w14:textId="77777777" w:rsidR="00D80768" w:rsidRPr="006940FB" w:rsidRDefault="00D80768" w:rsidP="009E4B94">
      <w:r w:rsidRPr="006940FB">
        <w:continuationSeparator/>
      </w:r>
    </w:p>
    <w:p w14:paraId="341D5365" w14:textId="77777777" w:rsidR="00D80768" w:rsidRPr="006940FB" w:rsidRDefault="00D80768"/>
  </w:endnote>
  <w:endnote w:type="continuationNotice" w:id="1">
    <w:p w14:paraId="1A31C7E2" w14:textId="77777777" w:rsidR="00D80768" w:rsidRPr="006940FB" w:rsidRDefault="00D8076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Ericsson Hilda">
    <w:panose1 w:val="00000500000000000000"/>
    <w:charset w:val="00"/>
    <w:family w:val="auto"/>
    <w:pitch w:val="variable"/>
    <w:sig w:usb0="00000287" w:usb1="00000000" w:usb2="00000000" w:usb3="00000000" w:csb0="0000009F" w:csb1="00000000"/>
    <w:embedRegular r:id="rId1" w:fontKey="{183EC87A-F18B-41FC-B2F3-88DF88DE25C2}"/>
    <w:embedBold r:id="rId2" w:fontKey="{48923744-D170-40BD-8051-8FAFBA639CCF}"/>
    <w:embedItalic r:id="rId3" w:fontKey="{22A313A9-712F-4647-ABBF-F85EF3C25846}"/>
    <w:embedBoldItalic r:id="rId4" w:fontKey="{95EF2E24-A4F5-4E16-AC69-93B90A9B77BC}"/>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subsetted="1" w:fontKey="{9B51F1B9-D7B2-491D-A596-5BC623DBE1BD}"/>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A0F5" w14:textId="77777777" w:rsidR="00782D09" w:rsidRPr="006940FB" w:rsidRDefault="00782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16AA" w14:textId="77777777" w:rsidR="00782D09" w:rsidRPr="006940FB" w:rsidRDefault="00782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D82B" w14:textId="77777777" w:rsidR="00782D09" w:rsidRPr="006940FB" w:rsidRDefault="00782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F146" w14:textId="77777777" w:rsidR="00D80768" w:rsidRPr="006940FB" w:rsidRDefault="00D80768" w:rsidP="00473D86">
      <w:r w:rsidRPr="006940FB">
        <w:separator/>
      </w:r>
    </w:p>
  </w:footnote>
  <w:footnote w:type="continuationSeparator" w:id="0">
    <w:p w14:paraId="682DB425" w14:textId="77777777" w:rsidR="00D80768" w:rsidRPr="006940FB" w:rsidRDefault="00D80768" w:rsidP="009E4B94">
      <w:r w:rsidRPr="006940FB">
        <w:continuationSeparator/>
      </w:r>
    </w:p>
    <w:p w14:paraId="3C64D9D7" w14:textId="77777777" w:rsidR="00D80768" w:rsidRPr="006940FB" w:rsidRDefault="00D80768"/>
  </w:footnote>
  <w:footnote w:type="continuationNotice" w:id="1">
    <w:p w14:paraId="7112283D" w14:textId="77777777" w:rsidR="00D80768" w:rsidRPr="006940FB" w:rsidRDefault="00D80768">
      <w:pPr>
        <w:spacing w:after="0"/>
      </w:pPr>
    </w:p>
  </w:footnote>
  <w:footnote w:id="2">
    <w:p w14:paraId="32AFC10A" w14:textId="597DDB2B" w:rsidR="001D765B" w:rsidRPr="006940FB" w:rsidRDefault="001D765B">
      <w:pPr>
        <w:pStyle w:val="FootnoteText"/>
      </w:pPr>
      <w:r w:rsidRPr="006940FB">
        <w:rPr>
          <w:rStyle w:val="FootnoteReference"/>
        </w:rPr>
        <w:footnoteRef/>
      </w:r>
      <w:r w:rsidRPr="006940FB">
        <w:t xml:space="preserve"> Skill level = How technically skilled is this group of threat agents?</w:t>
      </w:r>
    </w:p>
  </w:footnote>
  <w:footnote w:id="3">
    <w:p w14:paraId="4E0FB804" w14:textId="016B2D21" w:rsidR="001D765B" w:rsidRPr="006940FB" w:rsidRDefault="001D765B">
      <w:pPr>
        <w:pStyle w:val="FootnoteText"/>
      </w:pPr>
      <w:r w:rsidRPr="006940FB">
        <w:rPr>
          <w:rStyle w:val="FootnoteReference"/>
        </w:rPr>
        <w:footnoteRef/>
      </w:r>
      <w:r w:rsidRPr="006940FB">
        <w:t xml:space="preserve"> Size = How large is this group of threat agents?</w:t>
      </w:r>
    </w:p>
  </w:footnote>
  <w:footnote w:id="4">
    <w:p w14:paraId="54E1B8C9" w14:textId="1DE7E7DF" w:rsidR="00555940" w:rsidRPr="006940FB" w:rsidRDefault="00555940">
      <w:pPr>
        <w:pStyle w:val="FootnoteText"/>
      </w:pPr>
      <w:r w:rsidRPr="006940FB">
        <w:rPr>
          <w:rStyle w:val="FootnoteReference"/>
        </w:rPr>
        <w:footnoteRef/>
      </w:r>
      <w:r w:rsidRPr="006940FB">
        <w:t xml:space="preserve"> Privacy violation = how many persons are adversely impacted</w:t>
      </w:r>
    </w:p>
  </w:footnote>
  <w:footnote w:id="5">
    <w:p w14:paraId="3E6618F4" w14:textId="7103FD3D" w:rsidR="00555940" w:rsidRPr="006940FB" w:rsidRDefault="00555940">
      <w:pPr>
        <w:pStyle w:val="FootnoteText"/>
      </w:pPr>
      <w:r w:rsidRPr="006940FB">
        <w:rPr>
          <w:rStyle w:val="FootnoteReference"/>
        </w:rPr>
        <w:footnoteRef/>
      </w:r>
      <w:r w:rsidRPr="006940FB">
        <w:t xml:space="preserve"> Non-compliance = </w:t>
      </w:r>
      <w:r w:rsidRPr="006940FB">
        <w:rPr>
          <w:lang w:eastAsia="fi-FI"/>
        </w:rPr>
        <w:t xml:space="preserve">how </w:t>
      </w:r>
      <w:r w:rsidR="001E6104" w:rsidRPr="006940FB">
        <w:rPr>
          <w:lang w:eastAsia="fi-FI"/>
        </w:rPr>
        <w:t>much exposure</w:t>
      </w:r>
      <w:r w:rsidRPr="006940FB">
        <w:rPr>
          <w:lang w:eastAsia="fi-FI"/>
        </w:rPr>
        <w:t xml:space="preserve"> does non-compliance introduce</w:t>
      </w:r>
      <w:r w:rsidR="001E6104" w:rsidRPr="006940FB">
        <w:rPr>
          <w:lang w:eastAsia="fi-F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E198" w14:textId="77777777" w:rsidR="00782D09" w:rsidRPr="006940FB" w:rsidRDefault="00782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6AA" w14:textId="77777777" w:rsidR="001B5205" w:rsidRDefault="00A674CD" w:rsidP="00640482">
    <w:pPr>
      <w:pStyle w:val="Header"/>
    </w:pPr>
    <w:r>
      <w:rPr>
        <w:noProof/>
      </w:rPr>
      <w:drawing>
        <wp:anchor distT="0" distB="0" distL="0" distR="0" simplePos="0" relativeHeight="251658240" behindDoc="0" locked="0" layoutInCell="1" allowOverlap="1" wp14:anchorId="2C9FB8A9" wp14:editId="067BF13B">
          <wp:simplePos x="0" y="0"/>
          <wp:positionH relativeFrom="page">
            <wp:posOffset>6840855</wp:posOffset>
          </wp:positionH>
          <wp:positionV relativeFrom="page">
            <wp:posOffset>504190</wp:posOffset>
          </wp:positionV>
          <wp:extent cx="190800" cy="2520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3642C542"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Content>
            <w:p w14:paraId="45FBF6EC"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Content>
            <w:p w14:paraId="6E3C9A4B"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Content>
            <w:p w14:paraId="25F81D65"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Content>
            <w:p w14:paraId="3A8C5FC4" w14:textId="77777777" w:rsidR="009807EE" w:rsidRDefault="009807EE" w:rsidP="00656011">
              <w:pPr>
                <w:pStyle w:val="Documentinfo-Leadtext"/>
              </w:pPr>
              <w:r>
                <w:t>Page</w:t>
              </w:r>
            </w:p>
          </w:sdtContent>
        </w:sdt>
      </w:tc>
    </w:tr>
    <w:tr w:rsidR="009807EE" w14:paraId="7ED844AD"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12438a97-f8ce-471e-a83b-576483612da7&quot;}}"/>
            <w:id w:val="1888214958"/>
            <w:lock w:val="sdtContentLocked"/>
            <w:placeholder>
              <w:docPart w:val="D57BF800E27E416EBA0C6A5329CD0BDA"/>
            </w:placeholder>
          </w:sdtPr>
          <w:sdtContent>
            <w:p w14:paraId="3A9653C3" w14:textId="77777777" w:rsidR="00502216" w:rsidRDefault="00686DD7">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3067072d-1794-4d0e-afa8-9340cd3a027b&quot;}}"/>
            <w:id w:val="-2033561923"/>
            <w:lock w:val="sdtContentLocked"/>
            <w:placeholder>
              <w:docPart w:val="D57BF800E27E416EBA0C6A5329CD0BDA"/>
            </w:placeholder>
            <w:showingPlcHdr/>
          </w:sdtPr>
          <w:sdtContent>
            <w:p w14:paraId="34183110" w14:textId="7E7080D1" w:rsidR="00502216" w:rsidRDefault="00000000">
              <w:pPr>
                <w:pStyle w:val="Documentinfo"/>
              </w:pPr>
              <w:r>
                <w:t/>
              </w:r>
            </w:p>
          </w:sdtContent>
        </w:sdt>
      </w:tc>
      <w:tc>
        <w:tcPr>
          <w:tcW w:w="4031" w:type="dxa"/>
          <w:gridSpan w:val="4"/>
          <w:tcBorders>
            <w:top w:val="nil"/>
            <w:left w:val="nil"/>
            <w:bottom w:val="single" w:sz="4" w:space="0" w:color="auto"/>
            <w:right w:val="nil"/>
          </w:tcBorders>
        </w:tcPr>
        <w:sdt>
          <w:sdtPr>
            <w:alias w:val="Document Type"/>
            <w:tag w:val="{&quot;templafy&quot;:{&quot;id&quot;:&quot;631d39b3-2eb5-4790-9add-22a4d11f2936&quot;}}"/>
            <w:id w:val="21759056"/>
            <w:lock w:val="sdtContentLocked"/>
            <w:placeholder>
              <w:docPart w:val="D57BF800E27E416EBA0C6A5329CD0BDA"/>
            </w:placeholder>
          </w:sdtPr>
          <w:sdtContent>
            <w:p w14:paraId="1F1F08C2" w14:textId="3F7F8283" w:rsidR="00502216" w:rsidRDefault="00260725">
              <w:pPr>
                <w:pStyle w:val="Documentinfo"/>
              </w:pPr>
              <w:r>
                <w:t>Instruction</w:t>
              </w:r>
            </w:p>
          </w:sdtContent>
        </w:sdt>
      </w:tc>
      <w:tc>
        <w:tcPr>
          <w:tcW w:w="840" w:type="dxa"/>
          <w:tcBorders>
            <w:top w:val="nil"/>
            <w:left w:val="nil"/>
            <w:bottom w:val="single" w:sz="4" w:space="0" w:color="auto"/>
            <w:right w:val="nil"/>
          </w:tcBorders>
        </w:tcPr>
        <w:p w14:paraId="049FBB12"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16AEEC86"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Content>
            <w:p w14:paraId="49CFA851"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Content>
            <w:p w14:paraId="3E7914DA"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Content>
            <w:p w14:paraId="4621B87A" w14:textId="77777777" w:rsidR="009807EE" w:rsidRDefault="009807EE" w:rsidP="00656011">
              <w:pPr>
                <w:pStyle w:val="Documentinfo-Leadtext"/>
              </w:pPr>
              <w:r>
                <w:t>Checked</w:t>
              </w:r>
            </w:p>
          </w:sdtContent>
        </w:sdt>
      </w:tc>
    </w:tr>
    <w:tr w:rsidR="009807EE" w14:paraId="071BEC04"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5718f13d-9507-4a76-a010-a37584bdf4ea&quot;}}"/>
            <w:id w:val="-950395173"/>
            <w:lock w:val="sdtContentLocked"/>
            <w:placeholder>
              <w:docPart w:val="D57BF800E27E416EBA0C6A5329CD0BDA"/>
            </w:placeholder>
          </w:sdtPr>
          <w:sdtContent>
            <w:p w14:paraId="4FB4A01A" w14:textId="77777777" w:rsidR="00502216" w:rsidRDefault="00686DD7">
              <w:pPr>
                <w:pStyle w:val="Documentinfo"/>
              </w:pPr>
              <w:r>
                <w:t>EMAKHEI Heikki Mäki</w:t>
              </w:r>
            </w:p>
          </w:sdtContent>
        </w:sdt>
      </w:tc>
      <w:tc>
        <w:tcPr>
          <w:tcW w:w="3401" w:type="dxa"/>
          <w:gridSpan w:val="3"/>
          <w:tcBorders>
            <w:top w:val="nil"/>
            <w:left w:val="nil"/>
            <w:bottom w:val="single" w:sz="4" w:space="0" w:color="auto"/>
            <w:right w:val="nil"/>
          </w:tcBorders>
        </w:tcPr>
        <w:sdt>
          <w:sdtPr>
            <w:alias w:val="ApprovedBy"/>
            <w:tag w:val="{&quot;templafy&quot;:{&quot;id&quot;:&quot;1cd4d542-dcf4-4956-b369-2cd1a369097c&quot;}}"/>
            <w:id w:val="256637904"/>
            <w:lock w:val="sdtContentLocked"/>
            <w:placeholder>
              <w:docPart w:val="D57BF800E27E416EBA0C6A5329CD0BDA"/>
            </w:placeholder>
            <w:showingPlcHdr/>
          </w:sdtPr>
          <w:sdtContent>
            <w:p w14:paraId="5F6EF3F7" w14:textId="0521EAED" w:rsidR="00502216" w:rsidRDefault="00921CD2">
              <w:pPr>
                <w:pStyle w:val="Documentinfo"/>
              </w:pPr>
              <w:r>
                <w:t/>
              </w:r>
            </w:p>
          </w:sdtContent>
        </w:sdt>
      </w:tc>
      <w:tc>
        <w:tcPr>
          <w:tcW w:w="1470" w:type="dxa"/>
          <w:gridSpan w:val="2"/>
          <w:tcBorders>
            <w:top w:val="nil"/>
            <w:left w:val="nil"/>
            <w:bottom w:val="single" w:sz="4" w:space="0" w:color="auto"/>
            <w:right w:val="nil"/>
          </w:tcBorders>
        </w:tcPr>
        <w:sdt>
          <w:sdtPr>
            <w:alias w:val="Checked"/>
            <w:tag w:val="{&quot;templafy&quot;:{&quot;id&quot;:&quot;c18246e9-12ad-48f5-8a27-5a5519588c7e&quot;}}"/>
            <w:id w:val="-619298224"/>
            <w:lock w:val="sdtContentLocked"/>
            <w:placeholder>
              <w:docPart w:val="D57BF800E27E416EBA0C6A5329CD0BDA"/>
            </w:placeholder>
            <w:showingPlcHdr/>
          </w:sdtPr>
          <w:sdtContent>
            <w:p w14:paraId="3E92217F" w14:textId="356EBD39" w:rsidR="00502216" w:rsidRDefault="00000000">
              <w:pPr>
                <w:pStyle w:val="Documentinfo"/>
              </w:pPr>
              <w:r>
                <w:t/>
              </w:r>
            </w:p>
          </w:sdtContent>
        </w:sdt>
      </w:tc>
    </w:tr>
    <w:tr w:rsidR="009807EE" w14:paraId="2756743F"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Content>
            <w:p w14:paraId="553A17FD"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Content>
            <w:p w14:paraId="30B72A24"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Content>
            <w:p w14:paraId="7DD869C3"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Content>
            <w:p w14:paraId="725E5100" w14:textId="77777777" w:rsidR="009807EE" w:rsidRPr="006330AC" w:rsidRDefault="009807EE" w:rsidP="00656011">
              <w:pPr>
                <w:pStyle w:val="Documentinfo-Leadtext"/>
              </w:pPr>
              <w:r>
                <w:t>Reference</w:t>
              </w:r>
            </w:p>
          </w:sdtContent>
        </w:sdt>
      </w:tc>
    </w:tr>
    <w:tr w:rsidR="009807EE" w14:paraId="4A16BDB9" w14:textId="77777777" w:rsidTr="00656011">
      <w:trPr>
        <w:cantSplit/>
        <w:trHeight w:val="140"/>
      </w:trPr>
      <w:tc>
        <w:tcPr>
          <w:tcW w:w="4204" w:type="dxa"/>
          <w:gridSpan w:val="2"/>
          <w:tcBorders>
            <w:top w:val="nil"/>
            <w:left w:val="nil"/>
            <w:bottom w:val="single" w:sz="4" w:space="0" w:color="auto"/>
            <w:right w:val="nil"/>
          </w:tcBorders>
        </w:tcPr>
        <w:p w14:paraId="3AB6697B" w14:textId="5C5A6595" w:rsidR="009807EE" w:rsidRPr="00250CA4" w:rsidRDefault="00000000" w:rsidP="00656011">
          <w:pPr>
            <w:pStyle w:val="Documentinfo"/>
          </w:pPr>
          <w:sdt>
            <w:sdtPr>
              <w:alias w:val="DocumentNumber"/>
              <w:tag w:val="{&quot;templafy&quot;:{&quot;id&quot;:&quot;aeb07761-a97c-41b9-8121-b2448f61f291&quot;}}"/>
              <w:id w:val="982432056"/>
              <w:lock w:val="sdtContentLocked"/>
              <w:placeholder>
                <w:docPart w:val="D57BF800E27E416EBA0C6A5329CD0BDA"/>
              </w:placeholder>
            </w:sdtPr>
            <w:sdtContent>
              <w:r w:rsidR="00450702">
                <w:t>5/000 21-LXE 108 0035 Uen</w:t>
              </w:r>
            </w:sdtContent>
          </w:sdt>
          <w:r w:rsidR="009807EE">
            <w:t xml:space="preserve"> </w:t>
          </w:r>
          <w:sdt>
            <w:sdtPr>
              <w:alias w:val="Language Code"/>
              <w:tag w:val="{&quot;templafy&quot;:{&quot;id&quot;:&quot;84ce25d8-c2ef-47ff-859d-dfed03d41850&quot;}}"/>
              <w:id w:val="244157976"/>
              <w:lock w:val="sdtContentLocked"/>
              <w:placeholder>
                <w:docPart w:val="D57BF800E27E416EBA0C6A5329CD0BDA"/>
              </w:placeholder>
              <w:showingPlcHdr/>
            </w:sdtPr>
            <w:sdtContent/>
          </w:sdt>
        </w:p>
      </w:tc>
      <w:tc>
        <w:tcPr>
          <w:tcW w:w="1078" w:type="dxa"/>
          <w:tcBorders>
            <w:top w:val="nil"/>
            <w:left w:val="nil"/>
            <w:bottom w:val="single" w:sz="4" w:space="0" w:color="auto"/>
            <w:right w:val="nil"/>
          </w:tcBorders>
        </w:tcPr>
        <w:sdt>
          <w:sdtPr>
            <w:alias w:val="Revision"/>
            <w:tag w:val="{&quot;templafy&quot;:{&quot;id&quot;:&quot;5393c72c-0748-4c50-8deb-1b17c76c7b9d&quot;}}"/>
            <w:id w:val="-2090534800"/>
            <w:lock w:val="sdtContentLocked"/>
            <w:placeholder>
              <w:docPart w:val="D57BF800E27E416EBA0C6A5329CD0BDA"/>
            </w:placeholder>
          </w:sdtPr>
          <w:sdtContent>
            <w:p w14:paraId="02F9704D" w14:textId="2CD0A1E2" w:rsidR="00502216" w:rsidRDefault="00E27240">
              <w:pPr>
                <w:pStyle w:val="Documentinfo"/>
              </w:pPr>
              <w:r>
                <w:t>PE1</w:t>
              </w:r>
            </w:p>
          </w:sdtContent>
        </w:sdt>
      </w:tc>
      <w:tc>
        <w:tcPr>
          <w:tcW w:w="1526" w:type="dxa"/>
          <w:tcBorders>
            <w:top w:val="nil"/>
            <w:left w:val="nil"/>
            <w:bottom w:val="single" w:sz="4" w:space="0" w:color="auto"/>
            <w:right w:val="nil"/>
          </w:tcBorders>
        </w:tcPr>
        <w:sdt>
          <w:sdtPr>
            <w:alias w:val="Date"/>
            <w:tag w:val="{&quot;templafy&quot;:{&quot;id&quot;:&quot;00011cfa-461f-42d0-bd92-108ada914e46&quot;}}"/>
            <w:id w:val="1329253472"/>
            <w:lock w:val="sdtContentLocked"/>
            <w:placeholder>
              <w:docPart w:val="D57BF800E27E416EBA0C6A5329CD0BDA"/>
            </w:placeholder>
          </w:sdtPr>
          <w:sdtContent>
            <w:p w14:paraId="3655DA91" w14:textId="0F172273" w:rsidR="00502216" w:rsidRDefault="006940FB">
              <w:pPr>
                <w:pStyle w:val="Documentinfo"/>
              </w:pPr>
              <w:r>
                <w:t>2026-01-16</w:t>
              </w:r>
            </w:p>
          </w:sdtContent>
        </w:sdt>
      </w:tc>
      <w:tc>
        <w:tcPr>
          <w:tcW w:w="2267" w:type="dxa"/>
          <w:gridSpan w:val="3"/>
          <w:tcBorders>
            <w:top w:val="nil"/>
            <w:left w:val="nil"/>
            <w:bottom w:val="single" w:sz="4" w:space="0" w:color="auto"/>
            <w:right w:val="nil"/>
          </w:tcBorders>
        </w:tcPr>
        <w:sdt>
          <w:sdtPr>
            <w:alias w:val="Reference"/>
            <w:tag w:val="{&quot;templafy&quot;:{&quot;id&quot;:&quot;e2e1e132-f3a6-408d-872d-e2fffbd3e16c&quot;}}"/>
            <w:id w:val="-430282846"/>
            <w:lock w:val="sdtContentLocked"/>
            <w:placeholder>
              <w:docPart w:val="D57BF800E27E416EBA0C6A5329CD0BDA"/>
            </w:placeholder>
            <w:showingPlcHdr/>
          </w:sdtPr>
          <w:sdtContent>
            <w:p w14:paraId="16AEC70B" w14:textId="26CB4626" w:rsidR="00502216" w:rsidRDefault="00000000">
              <w:pPr>
                <w:pStyle w:val="Documentinfo"/>
              </w:pPr>
              <w:r>
                <w:t/>
              </w:r>
            </w:p>
          </w:sdtContent>
        </w:sdt>
      </w:tc>
    </w:tr>
    <w:tr w:rsidR="009807EE" w:rsidRPr="0080393A" w14:paraId="77016A07" w14:textId="77777777" w:rsidTr="00656011">
      <w:trPr>
        <w:cantSplit/>
        <w:trHeight w:val="140"/>
      </w:trPr>
      <w:tc>
        <w:tcPr>
          <w:tcW w:w="9075" w:type="dxa"/>
          <w:gridSpan w:val="7"/>
          <w:tcBorders>
            <w:left w:val="nil"/>
            <w:bottom w:val="nil"/>
            <w:right w:val="nil"/>
          </w:tcBorders>
        </w:tcPr>
        <w:p w14:paraId="65793C0B" w14:textId="77777777" w:rsidR="009807EE" w:rsidRPr="0080393A" w:rsidRDefault="009807EE" w:rsidP="00656011">
          <w:pPr>
            <w:pStyle w:val="Documentinfo"/>
          </w:pPr>
        </w:p>
      </w:tc>
    </w:tr>
  </w:tbl>
  <w:p w14:paraId="0C4D8E4D" w14:textId="77777777" w:rsidR="002C70A3" w:rsidRPr="00640482" w:rsidRDefault="002C70A3" w:rsidP="00640482">
    <w:pPr>
      <w:pStyle w:val="Header"/>
    </w:pPr>
  </w:p>
  <w:p w14:paraId="1658C7EA" w14:textId="77777777" w:rsidR="00B92876" w:rsidRDefault="00B928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C602" w14:textId="77777777" w:rsidR="001B5205" w:rsidRDefault="00A674CD" w:rsidP="00487291">
    <w:pPr>
      <w:pStyle w:val="Header"/>
    </w:pPr>
    <w:r>
      <w:rPr>
        <w:noProof/>
      </w:rPr>
      <w:drawing>
        <wp:anchor distT="0" distB="0" distL="0" distR="0" simplePos="0" relativeHeight="251658241" behindDoc="0" locked="0" layoutInCell="1" allowOverlap="1" wp14:anchorId="5BE222FF" wp14:editId="0D65842E">
          <wp:simplePos x="0" y="0"/>
          <wp:positionH relativeFrom="page">
            <wp:posOffset>6840855</wp:posOffset>
          </wp:positionH>
          <wp:positionV relativeFrom="page">
            <wp:posOffset>504190</wp:posOffset>
          </wp:positionV>
          <wp:extent cx="190800" cy="25200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158BFCAF" w14:textId="77777777" w:rsidTr="00656011">
      <w:trPr>
        <w:cantSplit/>
        <w:trHeight w:val="140"/>
      </w:trPr>
      <w:tc>
        <w:tcPr>
          <w:tcW w:w="1936" w:type="dxa"/>
          <w:tcBorders>
            <w:left w:val="nil"/>
            <w:bottom w:val="nil"/>
            <w:right w:val="nil"/>
          </w:tcBorders>
        </w:tcPr>
        <w:bookmarkStart w:id="8198" w:name="_Hlk511660098" w:displacedByCustomXml="next"/>
        <w:sdt>
          <w:sdtPr>
            <w:id w:val="1415522412"/>
            <w:lock w:val="sdtContentLocked"/>
            <w:placeholder>
              <w:docPart w:val="DefaultPlaceholder_-1854013440"/>
            </w:placeholder>
            <w15:appearance w15:val="hidden"/>
          </w:sdtPr>
          <w:sdtContent>
            <w:p w14:paraId="5AFBF59E"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Content>
            <w:p w14:paraId="0F0AA5C3"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Content>
            <w:p w14:paraId="2685EAE1"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Content>
            <w:p w14:paraId="7A9086B0" w14:textId="77777777" w:rsidR="009807EE" w:rsidRDefault="009807EE" w:rsidP="00656011">
              <w:pPr>
                <w:pStyle w:val="Documentinfo-Leadtext"/>
              </w:pPr>
              <w:r>
                <w:t>Page</w:t>
              </w:r>
            </w:p>
          </w:sdtContent>
        </w:sdt>
      </w:tc>
    </w:tr>
    <w:tr w:rsidR="009807EE" w14:paraId="130E45E0"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788687c7-ea7d-4f7c-affe-6f3379bb5e4e&quot;}}"/>
            <w:id w:val="-1956789303"/>
            <w:lock w:val="sdtContentLocked"/>
            <w:placeholder>
              <w:docPart w:val="E162B836BF7E4D28A50547614106E868"/>
            </w:placeholder>
          </w:sdtPr>
          <w:sdtContent>
            <w:p w14:paraId="36698B09" w14:textId="77777777" w:rsidR="00502216" w:rsidRPr="006940FB" w:rsidRDefault="00686DD7">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eeb7deb8-43cf-4723-8ce6-efecd843489f&quot;}}"/>
            <w:id w:val="1297181158"/>
            <w:lock w:val="sdtContentLocked"/>
            <w:placeholder>
              <w:docPart w:val="E162B836BF7E4D28A50547614106E868"/>
            </w:placeholder>
            <w:showingPlcHdr/>
          </w:sdtPr>
          <w:sdtContent>
            <w:p w14:paraId="0A079A5C" w14:textId="6F0C26FA" w:rsidR="00502216" w:rsidRPr="006940FB" w:rsidRDefault="00000000">
              <w:pPr>
                <w:pStyle w:val="Documentinfo"/>
              </w:pPr>
              <w:r>
                <w:t/>
              </w:r>
            </w:p>
          </w:sdtContent>
        </w:sdt>
      </w:tc>
      <w:tc>
        <w:tcPr>
          <w:tcW w:w="4031" w:type="dxa"/>
          <w:gridSpan w:val="4"/>
          <w:tcBorders>
            <w:top w:val="nil"/>
            <w:left w:val="nil"/>
            <w:bottom w:val="single" w:sz="4" w:space="0" w:color="auto"/>
            <w:right w:val="nil"/>
          </w:tcBorders>
        </w:tcPr>
        <w:sdt>
          <w:sdtPr>
            <w:alias w:val="DocType"/>
            <w:tag w:val="{&quot;templafy&quot;:{&quot;id&quot;:&quot;421c26a8-f72a-4ebf-bb6a-33d6315206b2&quot;}}"/>
            <w:id w:val="-493029170"/>
            <w:lock w:val="sdtContentLocked"/>
            <w:placeholder>
              <w:docPart w:val="E162B836BF7E4D28A50547614106E868"/>
            </w:placeholder>
          </w:sdtPr>
          <w:sdtContent>
            <w:p w14:paraId="60B976D7" w14:textId="79439C3C" w:rsidR="00502216" w:rsidRDefault="00260725">
              <w:pPr>
                <w:pStyle w:val="Documentinfo"/>
              </w:pPr>
              <w:r>
                <w:t>Instruction</w:t>
              </w:r>
            </w:p>
          </w:sdtContent>
        </w:sdt>
      </w:tc>
      <w:tc>
        <w:tcPr>
          <w:tcW w:w="840" w:type="dxa"/>
          <w:tcBorders>
            <w:top w:val="nil"/>
            <w:left w:val="nil"/>
            <w:bottom w:val="single" w:sz="4" w:space="0" w:color="auto"/>
            <w:right w:val="nil"/>
          </w:tcBorders>
        </w:tcPr>
        <w:p w14:paraId="4610F185"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241F4D15"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Content>
            <w:p w14:paraId="259B4B96"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Content>
            <w:p w14:paraId="51AF8F96"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Content>
            <w:p w14:paraId="57243C04" w14:textId="77777777" w:rsidR="009807EE" w:rsidRDefault="009807EE" w:rsidP="00656011">
              <w:pPr>
                <w:pStyle w:val="Documentinfo-Leadtext"/>
              </w:pPr>
              <w:r>
                <w:t>Checked</w:t>
              </w:r>
            </w:p>
          </w:sdtContent>
        </w:sdt>
      </w:tc>
    </w:tr>
    <w:tr w:rsidR="009807EE" w14:paraId="0AC8F3D4"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2fcf28e2-ba89-43f8-b781-d2d384b1be7c&quot;}}"/>
            <w:id w:val="1571238673"/>
            <w:lock w:val="sdtContentLocked"/>
            <w:placeholder>
              <w:docPart w:val="E162B836BF7E4D28A50547614106E868"/>
            </w:placeholder>
          </w:sdtPr>
          <w:sdtContent>
            <w:p w14:paraId="5FDCDA1F" w14:textId="77777777" w:rsidR="00502216" w:rsidRDefault="00686DD7">
              <w:pPr>
                <w:pStyle w:val="Documentinfo"/>
              </w:pPr>
              <w:r>
                <w:t>EMAKHEI Heikki Mäki</w:t>
              </w:r>
            </w:p>
          </w:sdtContent>
        </w:sdt>
      </w:tc>
      <w:tc>
        <w:tcPr>
          <w:tcW w:w="3401" w:type="dxa"/>
          <w:gridSpan w:val="3"/>
          <w:tcBorders>
            <w:top w:val="nil"/>
            <w:left w:val="nil"/>
            <w:bottom w:val="single" w:sz="4" w:space="0" w:color="auto"/>
            <w:right w:val="nil"/>
          </w:tcBorders>
        </w:tcPr>
        <w:sdt>
          <w:sdtPr>
            <w:alias w:val="ApprovedBy"/>
            <w:tag w:val="{&quot;templafy&quot;:{&quot;id&quot;:&quot;0f2e4e60-af66-4209-8e6f-f0d432549dd0&quot;}}"/>
            <w:id w:val="1744751694"/>
            <w:lock w:val="sdtContentLocked"/>
            <w:placeholder>
              <w:docPart w:val="E162B836BF7E4D28A50547614106E868"/>
            </w:placeholder>
            <w:showingPlcHdr/>
          </w:sdtPr>
          <w:sdtContent>
            <w:p w14:paraId="36A8B9A5" w14:textId="03FD5D7F" w:rsidR="00502216" w:rsidRDefault="00921CD2">
              <w:pPr>
                <w:pStyle w:val="Documentinfo"/>
              </w:pPr>
              <w:r>
                <w:t/>
              </w:r>
            </w:p>
          </w:sdtContent>
        </w:sdt>
      </w:tc>
      <w:tc>
        <w:tcPr>
          <w:tcW w:w="1470" w:type="dxa"/>
          <w:gridSpan w:val="2"/>
          <w:tcBorders>
            <w:top w:val="nil"/>
            <w:left w:val="nil"/>
            <w:bottom w:val="single" w:sz="4" w:space="0" w:color="auto"/>
            <w:right w:val="nil"/>
          </w:tcBorders>
        </w:tcPr>
        <w:sdt>
          <w:sdtPr>
            <w:alias w:val="Checked"/>
            <w:tag w:val="{&quot;templafy&quot;:{&quot;id&quot;:&quot;e7ae5e2b-6d12-4fbb-a0cb-367315729e72&quot;}}"/>
            <w:id w:val="853622662"/>
            <w:lock w:val="sdtContentLocked"/>
            <w:placeholder>
              <w:docPart w:val="E162B836BF7E4D28A50547614106E868"/>
            </w:placeholder>
            <w:showingPlcHdr/>
          </w:sdtPr>
          <w:sdtContent>
            <w:p w14:paraId="01E6B561" w14:textId="5A76177D" w:rsidR="00502216" w:rsidRDefault="00000000">
              <w:pPr>
                <w:pStyle w:val="Documentinfo"/>
              </w:pPr>
              <w:r>
                <w:t/>
              </w:r>
            </w:p>
          </w:sdtContent>
        </w:sdt>
      </w:tc>
    </w:tr>
    <w:tr w:rsidR="009807EE" w14:paraId="0328F84B"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Content>
            <w:p w14:paraId="5A3EB839"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Content>
            <w:p w14:paraId="332E59FC"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Content>
            <w:p w14:paraId="143EE9B2"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Content>
            <w:p w14:paraId="4C9820A3" w14:textId="77777777" w:rsidR="009807EE" w:rsidRPr="006330AC" w:rsidRDefault="009807EE" w:rsidP="00656011">
              <w:pPr>
                <w:pStyle w:val="Documentinfo-Leadtext"/>
              </w:pPr>
              <w:r>
                <w:t>Reference</w:t>
              </w:r>
            </w:p>
          </w:sdtContent>
        </w:sdt>
      </w:tc>
    </w:tr>
    <w:tr w:rsidR="009807EE" w14:paraId="37BD3DE2" w14:textId="77777777" w:rsidTr="00656011">
      <w:trPr>
        <w:cantSplit/>
        <w:trHeight w:val="140"/>
      </w:trPr>
      <w:tc>
        <w:tcPr>
          <w:tcW w:w="4204" w:type="dxa"/>
          <w:gridSpan w:val="2"/>
          <w:tcBorders>
            <w:top w:val="nil"/>
            <w:left w:val="nil"/>
            <w:bottom w:val="single" w:sz="4" w:space="0" w:color="auto"/>
            <w:right w:val="nil"/>
          </w:tcBorders>
        </w:tcPr>
        <w:p w14:paraId="55C9F803" w14:textId="6F3F31E0" w:rsidR="009807EE" w:rsidRPr="00250CA4" w:rsidRDefault="00000000" w:rsidP="00656011">
          <w:pPr>
            <w:pStyle w:val="Documentinfo"/>
          </w:pPr>
          <w:sdt>
            <w:sdtPr>
              <w:alias w:val="DocumentNumber"/>
              <w:tag w:val="{&quot;templafy&quot;:{&quot;id&quot;:&quot;6cdc98f2-78dd-416e-9709-39f9426d1dec&quot;}}"/>
              <w:id w:val="1168604749"/>
              <w:lock w:val="sdtContentLocked"/>
              <w:placeholder>
                <w:docPart w:val="E162B836BF7E4D28A50547614106E868"/>
              </w:placeholder>
            </w:sdtPr>
            <w:sdtContent>
              <w:r w:rsidR="00450702">
                <w:t>5/000 21-LXE 108 0035 Uen</w:t>
              </w:r>
            </w:sdtContent>
          </w:sdt>
          <w:r w:rsidR="009807EE">
            <w:t xml:space="preserve"> </w:t>
          </w:r>
          <w:sdt>
            <w:sdtPr>
              <w:alias w:val="LanguageCode"/>
              <w:tag w:val="{&quot;templafy&quot;:{&quot;id&quot;:&quot;b74a5abf-7a09-4a8f-8074-3b70368dae86&quot;}}"/>
              <w:id w:val="-1250889021"/>
              <w:lock w:val="sdtContentLocked"/>
              <w:placeholder>
                <w:docPart w:val="E162B836BF7E4D28A50547614106E868"/>
              </w:placeholder>
              <w:showingPlcHdr/>
            </w:sdtPr>
            <w:sdtContent/>
          </w:sdt>
        </w:p>
      </w:tc>
      <w:tc>
        <w:tcPr>
          <w:tcW w:w="1078" w:type="dxa"/>
          <w:tcBorders>
            <w:top w:val="nil"/>
            <w:left w:val="nil"/>
            <w:bottom w:val="single" w:sz="4" w:space="0" w:color="auto"/>
            <w:right w:val="nil"/>
          </w:tcBorders>
        </w:tcPr>
        <w:sdt>
          <w:sdtPr>
            <w:alias w:val="Revision"/>
            <w:tag w:val="{&quot;templafy&quot;:{&quot;id&quot;:&quot;c541897d-e12b-40e7-a098-434a316935e0&quot;}}"/>
            <w:id w:val="-1844396398"/>
            <w:lock w:val="sdtContentLocked"/>
            <w:placeholder>
              <w:docPart w:val="E162B836BF7E4D28A50547614106E868"/>
            </w:placeholder>
          </w:sdtPr>
          <w:sdtContent>
            <w:p w14:paraId="403C6FB9" w14:textId="0F763019" w:rsidR="00502216" w:rsidRDefault="00E27240">
              <w:pPr>
                <w:pStyle w:val="Documentinfo"/>
              </w:pPr>
              <w:r>
                <w:t>PE1</w:t>
              </w:r>
            </w:p>
          </w:sdtContent>
        </w:sdt>
      </w:tc>
      <w:tc>
        <w:tcPr>
          <w:tcW w:w="1526" w:type="dxa"/>
          <w:tcBorders>
            <w:top w:val="nil"/>
            <w:left w:val="nil"/>
            <w:bottom w:val="single" w:sz="4" w:space="0" w:color="auto"/>
            <w:right w:val="nil"/>
          </w:tcBorders>
        </w:tcPr>
        <w:p w14:paraId="6996D483" w14:textId="4EABE862" w:rsidR="009807EE" w:rsidRPr="00250CA4" w:rsidRDefault="00000000" w:rsidP="00656011">
          <w:pPr>
            <w:pStyle w:val="Documentinfo"/>
          </w:pPr>
          <w:sdt>
            <w:sdtPr>
              <w:alias w:val="Date"/>
              <w:tag w:val="{&quot;templafy&quot;:{&quot;id&quot;:&quot;36fe2f6c-314f-4cc8-8173-7ede5b7d65f4&quot;}}"/>
              <w:id w:val="1542319214"/>
              <w:lock w:val="sdtContentLocked"/>
              <w:placeholder>
                <w:docPart w:val="E162B836BF7E4D28A50547614106E868"/>
              </w:placeholder>
            </w:sdtPr>
            <w:sdtContent>
              <w:r w:rsidR="006940FB">
                <w:t>2026-01-16</w:t>
              </w:r>
            </w:sdtContent>
          </w:sdt>
        </w:p>
      </w:tc>
      <w:tc>
        <w:tcPr>
          <w:tcW w:w="2267" w:type="dxa"/>
          <w:gridSpan w:val="3"/>
          <w:tcBorders>
            <w:top w:val="nil"/>
            <w:left w:val="nil"/>
            <w:bottom w:val="single" w:sz="4" w:space="0" w:color="auto"/>
            <w:right w:val="nil"/>
          </w:tcBorders>
        </w:tcPr>
        <w:sdt>
          <w:sdtPr>
            <w:alias w:val="Reference"/>
            <w:tag w:val="{&quot;templafy&quot;:{&quot;id&quot;:&quot;f49060b0-b4f7-418e-8cd0-85b7396e40a9&quot;}}"/>
            <w:id w:val="-1825570677"/>
            <w:lock w:val="sdtContentLocked"/>
            <w:placeholder>
              <w:docPart w:val="E162B836BF7E4D28A50547614106E868"/>
            </w:placeholder>
            <w:showingPlcHdr/>
          </w:sdtPr>
          <w:sdtContent>
            <w:p w14:paraId="5A638A4B" w14:textId="4B7EA7AE" w:rsidR="00502216" w:rsidRDefault="00000000">
              <w:pPr>
                <w:pStyle w:val="Documentinfo"/>
              </w:pPr>
              <w:r>
                <w:t/>
              </w:r>
            </w:p>
          </w:sdtContent>
        </w:sdt>
      </w:tc>
    </w:tr>
    <w:tr w:rsidR="009807EE" w:rsidRPr="0080393A" w14:paraId="63901626" w14:textId="77777777" w:rsidTr="00656011">
      <w:trPr>
        <w:cantSplit/>
        <w:trHeight w:val="140"/>
        <w:hidden/>
      </w:trPr>
      <w:tc>
        <w:tcPr>
          <w:tcW w:w="9075" w:type="dxa"/>
          <w:gridSpan w:val="7"/>
          <w:tcBorders>
            <w:left w:val="nil"/>
            <w:bottom w:val="nil"/>
            <w:right w:val="nil"/>
          </w:tcBorders>
        </w:tcPr>
        <w:p w14:paraId="71FBCA62" w14:textId="38479A35" w:rsidR="009807EE" w:rsidRPr="0080393A" w:rsidRDefault="00000000" w:rsidP="00656011">
          <w:pPr>
            <w:pStyle w:val="Documentinfo"/>
          </w:pPr>
          <w:sdt>
            <w:sdtPr>
              <w:rPr>
                <w:vanish/>
              </w:rPr>
              <w:alias w:val="Administrative Information"/>
              <w:tag w:val="{&quot;templafy&quot;:{&quot;id&quot;:&quot;4ab39f7c-eee9-4a55-ab91-5ce88a434b52&quot;}}"/>
              <w:id w:val="735506682"/>
              <w:lock w:val="sdtContentLocked"/>
              <w:placeholder>
                <w:docPart w:val="E162B836BF7E4D28A50547614106E868"/>
              </w:placeholder>
              <w:showingPlcHdr/>
            </w:sdtPr>
            <w:sdtContent/>
          </w:sdt>
          <w:r w:rsidR="009807EE">
            <w:t xml:space="preserve"> </w:t>
          </w:r>
        </w:p>
      </w:tc>
    </w:tr>
    <w:bookmarkEnd w:id="8198"/>
  </w:tbl>
  <w:p w14:paraId="29AE9615" w14:textId="77777777" w:rsidR="009807EE" w:rsidRDefault="009807EE" w:rsidP="009807EE">
    <w:pPr>
      <w:spacing w:after="0" w:line="14" w:lineRule="exact"/>
    </w:pPr>
  </w:p>
  <w:p w14:paraId="29C07B26" w14:textId="746B76C2" w:rsidR="00502216" w:rsidRDefault="00260725">
    <w:pPr>
      <w:pStyle w:val="Title"/>
    </w:pPr>
    <w:r>
      <w:t>Risk Assessment and Privacy Impact Assessment Instruction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6C6CA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6C7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50AEB07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26E82"/>
    <w:multiLevelType w:val="multilevel"/>
    <w:tmpl w:val="D02A813E"/>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1" w15:restartNumberingAfterBreak="0">
    <w:nsid w:val="02291E49"/>
    <w:multiLevelType w:val="hybridMultilevel"/>
    <w:tmpl w:val="C568A9F8"/>
    <w:lvl w:ilvl="0" w:tplc="AB521576">
      <w:start w:val="1"/>
      <w:numFmt w:val="decimal"/>
      <w:pStyle w:val="Listdoublesingleline"/>
      <w:lvlText w:val="%1"/>
      <w:lvlJc w:val="left"/>
      <w:pPr>
        <w:ind w:left="2912"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024B3541"/>
    <w:multiLevelType w:val="hybridMultilevel"/>
    <w:tmpl w:val="CEF40E62"/>
    <w:lvl w:ilvl="0" w:tplc="FFFFFFFF">
      <w:start w:val="1"/>
      <w:numFmt w:val="decimal"/>
      <w:lvlText w:val="Table %1."/>
      <w:lvlJc w:val="left"/>
      <w:pPr>
        <w:tabs>
          <w:tab w:val="num" w:pos="2880"/>
        </w:tabs>
        <w:ind w:left="28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pStyle w:val="Figure"/>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02DD7C11"/>
    <w:multiLevelType w:val="hybridMultilevel"/>
    <w:tmpl w:val="7AF8052C"/>
    <w:lvl w:ilvl="0" w:tplc="FFC28210">
      <w:start w:val="1"/>
      <w:numFmt w:val="lowerLetter"/>
      <w:pStyle w:val="Listabcdoubleline"/>
      <w:lvlText w:val="%1"/>
      <w:lvlJc w:val="left"/>
      <w:pPr>
        <w:tabs>
          <w:tab w:val="num" w:pos="2920"/>
        </w:tabs>
        <w:ind w:left="2920" w:hanging="3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6AC2315"/>
    <w:multiLevelType w:val="hybridMultilevel"/>
    <w:tmpl w:val="31DC3D1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08357D0E"/>
    <w:multiLevelType w:val="multilevel"/>
    <w:tmpl w:val="8A1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2E1A53"/>
    <w:multiLevelType w:val="hybridMultilevel"/>
    <w:tmpl w:val="416C46C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0D8032B5"/>
    <w:multiLevelType w:val="multilevel"/>
    <w:tmpl w:val="B3BE384A"/>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E5F12AE"/>
    <w:multiLevelType w:val="multilevel"/>
    <w:tmpl w:val="CA164C90"/>
    <w:lvl w:ilvl="0">
      <w:start w:val="1"/>
      <w:numFmt w:val="decimal"/>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9" w15:restartNumberingAfterBreak="0">
    <w:nsid w:val="169F027C"/>
    <w:multiLevelType w:val="hybridMultilevel"/>
    <w:tmpl w:val="11ECFC74"/>
    <w:styleLink w:val="Style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175B41DD"/>
    <w:multiLevelType w:val="hybridMultilevel"/>
    <w:tmpl w:val="0658BD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2" w15:restartNumberingAfterBreak="0">
    <w:nsid w:val="198B8066"/>
    <w:multiLevelType w:val="multilevel"/>
    <w:tmpl w:val="47AC135E"/>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AD21C54"/>
    <w:multiLevelType w:val="hybridMultilevel"/>
    <w:tmpl w:val="15CC7486"/>
    <w:lvl w:ilvl="0" w:tplc="047ED700">
      <w:start w:val="1"/>
      <w:numFmt w:val="decimal"/>
      <w:pStyle w:val="Style1"/>
      <w:lvlText w:val="Figure %1."/>
      <w:lvlJc w:val="left"/>
      <w:pPr>
        <w:tabs>
          <w:tab w:val="num" w:pos="3289"/>
        </w:tabs>
        <w:ind w:left="3289" w:hanging="368"/>
      </w:pPr>
      <w:rPr>
        <w:rFonts w:hint="default"/>
      </w:rPr>
    </w:lvl>
    <w:lvl w:ilvl="1" w:tplc="CF184D34">
      <w:start w:val="1"/>
      <w:numFmt w:val="bullet"/>
      <w:lvlText w:val="o"/>
      <w:lvlJc w:val="left"/>
      <w:pPr>
        <w:tabs>
          <w:tab w:val="num" w:pos="4001"/>
        </w:tabs>
        <w:ind w:left="4001" w:hanging="360"/>
      </w:pPr>
      <w:rPr>
        <w:rFonts w:ascii="Courier New" w:hAnsi="Courier New" w:cs="Courier New" w:hint="default"/>
      </w:rPr>
    </w:lvl>
    <w:lvl w:ilvl="2" w:tplc="172EA21C">
      <w:start w:val="1"/>
      <w:numFmt w:val="decimal"/>
      <w:lvlText w:val="Figure %3."/>
      <w:lvlJc w:val="left"/>
      <w:pPr>
        <w:tabs>
          <w:tab w:val="num" w:pos="2880"/>
        </w:tabs>
        <w:ind w:left="2880" w:hanging="363"/>
      </w:pPr>
      <w:rPr>
        <w:rFonts w:hint="default"/>
      </w:rPr>
    </w:lvl>
    <w:lvl w:ilvl="3" w:tplc="75E40CC2" w:tentative="1">
      <w:start w:val="1"/>
      <w:numFmt w:val="bullet"/>
      <w:lvlText w:val=""/>
      <w:lvlJc w:val="left"/>
      <w:pPr>
        <w:tabs>
          <w:tab w:val="num" w:pos="5441"/>
        </w:tabs>
        <w:ind w:left="5441" w:hanging="360"/>
      </w:pPr>
      <w:rPr>
        <w:rFonts w:ascii="Symbol" w:hAnsi="Symbol" w:hint="default"/>
      </w:rPr>
    </w:lvl>
    <w:lvl w:ilvl="4" w:tplc="AE0A24C8" w:tentative="1">
      <w:start w:val="1"/>
      <w:numFmt w:val="bullet"/>
      <w:lvlText w:val="o"/>
      <w:lvlJc w:val="left"/>
      <w:pPr>
        <w:tabs>
          <w:tab w:val="num" w:pos="6161"/>
        </w:tabs>
        <w:ind w:left="6161" w:hanging="360"/>
      </w:pPr>
      <w:rPr>
        <w:rFonts w:ascii="Courier New" w:hAnsi="Courier New" w:cs="Courier New" w:hint="default"/>
      </w:rPr>
    </w:lvl>
    <w:lvl w:ilvl="5" w:tplc="9154A9C2" w:tentative="1">
      <w:start w:val="1"/>
      <w:numFmt w:val="bullet"/>
      <w:lvlText w:val=""/>
      <w:lvlJc w:val="left"/>
      <w:pPr>
        <w:tabs>
          <w:tab w:val="num" w:pos="6881"/>
        </w:tabs>
        <w:ind w:left="6881" w:hanging="360"/>
      </w:pPr>
      <w:rPr>
        <w:rFonts w:ascii="Wingdings" w:hAnsi="Wingdings" w:hint="default"/>
      </w:rPr>
    </w:lvl>
    <w:lvl w:ilvl="6" w:tplc="EC7AA31E" w:tentative="1">
      <w:start w:val="1"/>
      <w:numFmt w:val="bullet"/>
      <w:lvlText w:val=""/>
      <w:lvlJc w:val="left"/>
      <w:pPr>
        <w:tabs>
          <w:tab w:val="num" w:pos="7601"/>
        </w:tabs>
        <w:ind w:left="7601" w:hanging="360"/>
      </w:pPr>
      <w:rPr>
        <w:rFonts w:ascii="Symbol" w:hAnsi="Symbol" w:hint="default"/>
      </w:rPr>
    </w:lvl>
    <w:lvl w:ilvl="7" w:tplc="1D6E8304" w:tentative="1">
      <w:start w:val="1"/>
      <w:numFmt w:val="bullet"/>
      <w:lvlText w:val="o"/>
      <w:lvlJc w:val="left"/>
      <w:pPr>
        <w:tabs>
          <w:tab w:val="num" w:pos="8321"/>
        </w:tabs>
        <w:ind w:left="8321" w:hanging="360"/>
      </w:pPr>
      <w:rPr>
        <w:rFonts w:ascii="Courier New" w:hAnsi="Courier New" w:cs="Courier New" w:hint="default"/>
      </w:rPr>
    </w:lvl>
    <w:lvl w:ilvl="8" w:tplc="9642D172" w:tentative="1">
      <w:start w:val="1"/>
      <w:numFmt w:val="bullet"/>
      <w:lvlText w:val=""/>
      <w:lvlJc w:val="left"/>
      <w:pPr>
        <w:tabs>
          <w:tab w:val="num" w:pos="9041"/>
        </w:tabs>
        <w:ind w:left="9041" w:hanging="360"/>
      </w:pPr>
      <w:rPr>
        <w:rFonts w:ascii="Wingdings" w:hAnsi="Wingdings" w:hint="default"/>
      </w:rPr>
    </w:lvl>
  </w:abstractNum>
  <w:abstractNum w:abstractNumId="24" w15:restartNumberingAfterBreak="0">
    <w:nsid w:val="1FA88654"/>
    <w:multiLevelType w:val="multilevel"/>
    <w:tmpl w:val="6770C2B8"/>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13D4D6E"/>
    <w:multiLevelType w:val="hybridMultilevel"/>
    <w:tmpl w:val="5C8A97A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198B132"/>
    <w:multiLevelType w:val="multilevel"/>
    <w:tmpl w:val="22406470"/>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8"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9"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30" w15:restartNumberingAfterBreak="0">
    <w:nsid w:val="26082A4D"/>
    <w:multiLevelType w:val="hybridMultilevel"/>
    <w:tmpl w:val="0652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665DDD"/>
    <w:multiLevelType w:val="multilevel"/>
    <w:tmpl w:val="A150EAC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036481C"/>
    <w:multiLevelType w:val="hybridMultilevel"/>
    <w:tmpl w:val="DA78E5F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3"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34" w15:restartNumberingAfterBreak="0">
    <w:nsid w:val="3300F0F7"/>
    <w:multiLevelType w:val="multilevel"/>
    <w:tmpl w:val="BF0A5772"/>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F8338EA"/>
    <w:multiLevelType w:val="hybridMultilevel"/>
    <w:tmpl w:val="6DB67FAC"/>
    <w:lvl w:ilvl="0" w:tplc="247E5D0E">
      <w:start w:val="1"/>
      <w:numFmt w:val="decimal"/>
      <w:pStyle w:val="Listnumberdoubleline"/>
      <w:lvlText w:val="%1"/>
      <w:lvlJc w:val="left"/>
      <w:pPr>
        <w:tabs>
          <w:tab w:val="num" w:pos="2920"/>
        </w:tabs>
        <w:ind w:left="2920" w:hanging="3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48743A9"/>
    <w:multiLevelType w:val="hybridMultilevel"/>
    <w:tmpl w:val="FFFFFFFF"/>
    <w:lvl w:ilvl="0" w:tplc="B4DCFF64">
      <w:start w:val="1"/>
      <w:numFmt w:val="bullet"/>
      <w:lvlText w:val=""/>
      <w:lvlJc w:val="left"/>
      <w:pPr>
        <w:ind w:left="720" w:hanging="360"/>
      </w:pPr>
      <w:rPr>
        <w:rFonts w:ascii="Symbol" w:hAnsi="Symbol" w:hint="default"/>
      </w:rPr>
    </w:lvl>
    <w:lvl w:ilvl="1" w:tplc="47060210">
      <w:start w:val="1"/>
      <w:numFmt w:val="bullet"/>
      <w:lvlText w:val="o"/>
      <w:lvlJc w:val="left"/>
      <w:pPr>
        <w:ind w:left="1440" w:hanging="360"/>
      </w:pPr>
      <w:rPr>
        <w:rFonts w:ascii="Courier New" w:hAnsi="Courier New" w:hint="default"/>
      </w:rPr>
    </w:lvl>
    <w:lvl w:ilvl="2" w:tplc="62802DFE">
      <w:start w:val="1"/>
      <w:numFmt w:val="bullet"/>
      <w:lvlText w:val=""/>
      <w:lvlJc w:val="left"/>
      <w:pPr>
        <w:ind w:left="2160" w:hanging="360"/>
      </w:pPr>
      <w:rPr>
        <w:rFonts w:ascii="Wingdings" w:hAnsi="Wingdings" w:hint="default"/>
      </w:rPr>
    </w:lvl>
    <w:lvl w:ilvl="3" w:tplc="CCE2A300">
      <w:start w:val="1"/>
      <w:numFmt w:val="bullet"/>
      <w:lvlText w:val=""/>
      <w:lvlJc w:val="left"/>
      <w:pPr>
        <w:ind w:left="2880" w:hanging="360"/>
      </w:pPr>
      <w:rPr>
        <w:rFonts w:ascii="Symbol" w:hAnsi="Symbol" w:hint="default"/>
      </w:rPr>
    </w:lvl>
    <w:lvl w:ilvl="4" w:tplc="AA1A2C6A">
      <w:start w:val="1"/>
      <w:numFmt w:val="bullet"/>
      <w:lvlText w:val="o"/>
      <w:lvlJc w:val="left"/>
      <w:pPr>
        <w:ind w:left="3600" w:hanging="360"/>
      </w:pPr>
      <w:rPr>
        <w:rFonts w:ascii="Courier New" w:hAnsi="Courier New" w:hint="default"/>
      </w:rPr>
    </w:lvl>
    <w:lvl w:ilvl="5" w:tplc="45E02B78">
      <w:start w:val="1"/>
      <w:numFmt w:val="bullet"/>
      <w:lvlText w:val=""/>
      <w:lvlJc w:val="left"/>
      <w:pPr>
        <w:ind w:left="4320" w:hanging="360"/>
      </w:pPr>
      <w:rPr>
        <w:rFonts w:ascii="Wingdings" w:hAnsi="Wingdings" w:hint="default"/>
      </w:rPr>
    </w:lvl>
    <w:lvl w:ilvl="6" w:tplc="09CE733E">
      <w:start w:val="1"/>
      <w:numFmt w:val="bullet"/>
      <w:lvlText w:val=""/>
      <w:lvlJc w:val="left"/>
      <w:pPr>
        <w:ind w:left="5040" w:hanging="360"/>
      </w:pPr>
      <w:rPr>
        <w:rFonts w:ascii="Symbol" w:hAnsi="Symbol" w:hint="default"/>
      </w:rPr>
    </w:lvl>
    <w:lvl w:ilvl="7" w:tplc="8C1EBCF8">
      <w:start w:val="1"/>
      <w:numFmt w:val="bullet"/>
      <w:lvlText w:val="o"/>
      <w:lvlJc w:val="left"/>
      <w:pPr>
        <w:ind w:left="5760" w:hanging="360"/>
      </w:pPr>
      <w:rPr>
        <w:rFonts w:ascii="Courier New" w:hAnsi="Courier New" w:hint="default"/>
      </w:rPr>
    </w:lvl>
    <w:lvl w:ilvl="8" w:tplc="1B4232F0">
      <w:start w:val="1"/>
      <w:numFmt w:val="bullet"/>
      <w:lvlText w:val=""/>
      <w:lvlJc w:val="left"/>
      <w:pPr>
        <w:ind w:left="6480" w:hanging="360"/>
      </w:pPr>
      <w:rPr>
        <w:rFonts w:ascii="Wingdings" w:hAnsi="Wingdings" w:hint="default"/>
      </w:rPr>
    </w:lvl>
  </w:abstractNum>
  <w:abstractNum w:abstractNumId="37" w15:restartNumberingAfterBreak="0">
    <w:nsid w:val="45145A32"/>
    <w:multiLevelType w:val="hybridMultilevel"/>
    <w:tmpl w:val="94A4EA98"/>
    <w:lvl w:ilvl="0" w:tplc="C4463616">
      <w:start w:val="1"/>
      <w:numFmt w:val="bullet"/>
      <w:lvlText w:val=""/>
      <w:lvlJc w:val="left"/>
      <w:pPr>
        <w:ind w:left="360" w:hanging="360"/>
      </w:pPr>
      <w:rPr>
        <w:rFonts w:ascii="Symbol" w:hAnsi="Symbol" w:hint="default"/>
      </w:rPr>
    </w:lvl>
    <w:lvl w:ilvl="1" w:tplc="040B0003">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38" w15:restartNumberingAfterBreak="0">
    <w:nsid w:val="46B67B37"/>
    <w:multiLevelType w:val="hybridMultilevel"/>
    <w:tmpl w:val="85381D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40"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41" w15:restartNumberingAfterBreak="0">
    <w:nsid w:val="495806B8"/>
    <w:multiLevelType w:val="multilevel"/>
    <w:tmpl w:val="D24087AC"/>
    <w:lvl w:ilvl="0">
      <w:start w:val="1"/>
      <w:numFmt w:val="bullet"/>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42"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3" w15:restartNumberingAfterBreak="0">
    <w:nsid w:val="50047C03"/>
    <w:multiLevelType w:val="multilevel"/>
    <w:tmpl w:val="8CDE827E"/>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45" w15:restartNumberingAfterBreak="0">
    <w:nsid w:val="55DF20AD"/>
    <w:multiLevelType w:val="hybridMultilevel"/>
    <w:tmpl w:val="C4E87E26"/>
    <w:lvl w:ilvl="0" w:tplc="0C5A58B0">
      <w:start w:val="3"/>
      <w:numFmt w:val="bullet"/>
      <w:lvlText w:val="-"/>
      <w:lvlJc w:val="left"/>
      <w:pPr>
        <w:ind w:left="720" w:hanging="360"/>
      </w:pPr>
      <w:rPr>
        <w:rFonts w:ascii="Ericsson Hilda" w:eastAsiaTheme="minorHAnsi" w:hAnsi="Ericsson Hilda" w:cs="Verdana"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46" w15:restartNumberingAfterBreak="0">
    <w:nsid w:val="576F2CCB"/>
    <w:multiLevelType w:val="multilevel"/>
    <w:tmpl w:val="A262FA60"/>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87D79DF"/>
    <w:multiLevelType w:val="multilevel"/>
    <w:tmpl w:val="2DF21204"/>
    <w:lvl w:ilvl="0">
      <w:start w:val="1"/>
      <w:numFmt w:val="upperLetter"/>
      <w:pStyle w:val="H1Appendix"/>
      <w:lvlText w:val="Appendix %1"/>
      <w:lvlJc w:val="left"/>
      <w:pPr>
        <w:ind w:left="-662" w:hanging="360"/>
      </w:pPr>
      <w:rPr>
        <w:rFonts w:asciiTheme="majorHAnsi" w:hAnsiTheme="majorHAnsi" w:hint="default"/>
        <w:b w:val="0"/>
        <w:i w:val="0"/>
      </w:rPr>
    </w:lvl>
    <w:lvl w:ilvl="1">
      <w:start w:val="1"/>
      <w:numFmt w:val="decimal"/>
      <w:pStyle w:val="H2Appendix"/>
      <w:lvlText w:val="%1.%2"/>
      <w:lvlJc w:val="left"/>
      <w:pPr>
        <w:ind w:left="51" w:hanging="360"/>
      </w:pPr>
      <w:rPr>
        <w:rFonts w:hint="default"/>
        <w:b w:val="0"/>
        <w:bCs w:val="0"/>
      </w:rPr>
    </w:lvl>
    <w:lvl w:ilvl="2">
      <w:start w:val="1"/>
      <w:numFmt w:val="decimal"/>
      <w:pStyle w:val="H3Appendix"/>
      <w:lvlText w:val="%1.%2.%3"/>
      <w:lvlJc w:val="right"/>
      <w:pPr>
        <w:ind w:left="771" w:hanging="180"/>
      </w:pPr>
      <w:rPr>
        <w:rFonts w:hint="default"/>
      </w:rPr>
    </w:lvl>
    <w:lvl w:ilvl="3">
      <w:start w:val="1"/>
      <w:numFmt w:val="decimal"/>
      <w:lvlText w:val="%4."/>
      <w:lvlJc w:val="left"/>
      <w:pPr>
        <w:ind w:left="1491" w:hanging="360"/>
      </w:pPr>
      <w:rPr>
        <w:rFonts w:hint="default"/>
      </w:rPr>
    </w:lvl>
    <w:lvl w:ilvl="4">
      <w:start w:val="1"/>
      <w:numFmt w:val="lowerLetter"/>
      <w:lvlText w:val="%5."/>
      <w:lvlJc w:val="left"/>
      <w:pPr>
        <w:ind w:left="2211" w:hanging="360"/>
      </w:pPr>
      <w:rPr>
        <w:rFonts w:hint="default"/>
      </w:rPr>
    </w:lvl>
    <w:lvl w:ilvl="5">
      <w:start w:val="1"/>
      <w:numFmt w:val="lowerRoman"/>
      <w:lvlText w:val="%6."/>
      <w:lvlJc w:val="right"/>
      <w:pPr>
        <w:ind w:left="2931" w:hanging="180"/>
      </w:pPr>
      <w:rPr>
        <w:rFonts w:hint="default"/>
      </w:rPr>
    </w:lvl>
    <w:lvl w:ilvl="6">
      <w:start w:val="1"/>
      <w:numFmt w:val="decimal"/>
      <w:lvlText w:val="%7."/>
      <w:lvlJc w:val="left"/>
      <w:pPr>
        <w:ind w:left="3651" w:hanging="360"/>
      </w:pPr>
      <w:rPr>
        <w:rFonts w:hint="default"/>
      </w:rPr>
    </w:lvl>
    <w:lvl w:ilvl="7">
      <w:start w:val="1"/>
      <w:numFmt w:val="lowerLetter"/>
      <w:lvlText w:val="%8."/>
      <w:lvlJc w:val="left"/>
      <w:pPr>
        <w:ind w:left="4371" w:hanging="360"/>
      </w:pPr>
      <w:rPr>
        <w:rFonts w:hint="default"/>
      </w:rPr>
    </w:lvl>
    <w:lvl w:ilvl="8">
      <w:start w:val="1"/>
      <w:numFmt w:val="lowerRoman"/>
      <w:lvlText w:val="%9."/>
      <w:lvlJc w:val="right"/>
      <w:pPr>
        <w:ind w:left="5091" w:hanging="180"/>
      </w:pPr>
      <w:rPr>
        <w:rFonts w:hint="default"/>
      </w:rPr>
    </w:lvl>
  </w:abstractNum>
  <w:abstractNum w:abstractNumId="48"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9" w15:restartNumberingAfterBreak="0">
    <w:nsid w:val="68E84DFF"/>
    <w:multiLevelType w:val="multilevel"/>
    <w:tmpl w:val="02B2AE06"/>
    <w:lvl w:ilvl="0">
      <w:start w:val="1"/>
      <w:numFmt w:val="decimal"/>
      <w:lvlText w:val="%1"/>
      <w:lvlJc w:val="left"/>
      <w:pPr>
        <w:ind w:left="0" w:hanging="138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9DA29A3"/>
    <w:multiLevelType w:val="hybridMultilevel"/>
    <w:tmpl w:val="0C5C70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6B0E357F"/>
    <w:multiLevelType w:val="hybridMultilevel"/>
    <w:tmpl w:val="0A2C85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6B7C46D3"/>
    <w:multiLevelType w:val="multilevel"/>
    <w:tmpl w:val="4FE2E8F4"/>
    <w:lvl w:ilvl="0">
      <w:start w:val="1"/>
      <w:numFmt w:val="decimal"/>
      <w:pStyle w:val="Heading1"/>
      <w:lvlText w:val="%1"/>
      <w:lvlJc w:val="left"/>
      <w:pPr>
        <w:ind w:left="0" w:hanging="1389"/>
      </w:pPr>
      <w:rPr>
        <w:b w:val="0"/>
        <w:i w:val="0"/>
      </w:rPr>
    </w:lvl>
    <w:lvl w:ilvl="1">
      <w:start w:val="1"/>
      <w:numFmt w:val="decimal"/>
      <w:pStyle w:val="Heading2"/>
      <w:lvlText w:val="%1.%2"/>
      <w:lvlJc w:val="left"/>
      <w:pPr>
        <w:ind w:left="0" w:hanging="1389"/>
      </w:pPr>
    </w:lvl>
    <w:lvl w:ilvl="2">
      <w:start w:val="1"/>
      <w:numFmt w:val="decimal"/>
      <w:pStyle w:val="Heading3"/>
      <w:lvlText w:val="%1.%2.%3"/>
      <w:lvlJc w:val="left"/>
      <w:pPr>
        <w:ind w:left="0" w:hanging="1389"/>
      </w:p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53" w15:restartNumberingAfterBreak="0">
    <w:nsid w:val="6EA748AD"/>
    <w:multiLevelType w:val="hybridMultilevel"/>
    <w:tmpl w:val="7E54C88A"/>
    <w:lvl w:ilvl="0" w:tplc="A03458BC">
      <w:start w:val="1"/>
      <w:numFmt w:val="decimal"/>
      <w:pStyle w:val="Listnumbersingleline"/>
      <w:lvlText w:val="%1"/>
      <w:lvlJc w:val="left"/>
      <w:pPr>
        <w:tabs>
          <w:tab w:val="num" w:pos="2920"/>
        </w:tabs>
        <w:ind w:left="2920" w:hanging="3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4774536"/>
    <w:multiLevelType w:val="hybridMultilevel"/>
    <w:tmpl w:val="FFFFFFFF"/>
    <w:lvl w:ilvl="0" w:tplc="F5A0B2D4">
      <w:start w:val="1"/>
      <w:numFmt w:val="bullet"/>
      <w:lvlText w:val=""/>
      <w:lvlJc w:val="left"/>
      <w:pPr>
        <w:ind w:left="720" w:hanging="360"/>
      </w:pPr>
      <w:rPr>
        <w:rFonts w:ascii="Symbol" w:hAnsi="Symbol" w:hint="default"/>
      </w:rPr>
    </w:lvl>
    <w:lvl w:ilvl="1" w:tplc="0A7E0094">
      <w:start w:val="1"/>
      <w:numFmt w:val="bullet"/>
      <w:lvlText w:val="o"/>
      <w:lvlJc w:val="left"/>
      <w:pPr>
        <w:ind w:left="1440" w:hanging="360"/>
      </w:pPr>
      <w:rPr>
        <w:rFonts w:ascii="Courier New" w:hAnsi="Courier New" w:hint="default"/>
      </w:rPr>
    </w:lvl>
    <w:lvl w:ilvl="2" w:tplc="8AC40C16">
      <w:start w:val="1"/>
      <w:numFmt w:val="bullet"/>
      <w:lvlText w:val=""/>
      <w:lvlJc w:val="left"/>
      <w:pPr>
        <w:ind w:left="2160" w:hanging="360"/>
      </w:pPr>
      <w:rPr>
        <w:rFonts w:ascii="Wingdings" w:hAnsi="Wingdings" w:hint="default"/>
      </w:rPr>
    </w:lvl>
    <w:lvl w:ilvl="3" w:tplc="15B6339A">
      <w:start w:val="1"/>
      <w:numFmt w:val="bullet"/>
      <w:lvlText w:val=""/>
      <w:lvlJc w:val="left"/>
      <w:pPr>
        <w:ind w:left="2880" w:hanging="360"/>
      </w:pPr>
      <w:rPr>
        <w:rFonts w:ascii="Symbol" w:hAnsi="Symbol" w:hint="default"/>
      </w:rPr>
    </w:lvl>
    <w:lvl w:ilvl="4" w:tplc="E41EEF32">
      <w:start w:val="1"/>
      <w:numFmt w:val="bullet"/>
      <w:lvlText w:val="o"/>
      <w:lvlJc w:val="left"/>
      <w:pPr>
        <w:ind w:left="3600" w:hanging="360"/>
      </w:pPr>
      <w:rPr>
        <w:rFonts w:ascii="Courier New" w:hAnsi="Courier New" w:hint="default"/>
      </w:rPr>
    </w:lvl>
    <w:lvl w:ilvl="5" w:tplc="F360448E">
      <w:start w:val="1"/>
      <w:numFmt w:val="bullet"/>
      <w:lvlText w:val=""/>
      <w:lvlJc w:val="left"/>
      <w:pPr>
        <w:ind w:left="4320" w:hanging="360"/>
      </w:pPr>
      <w:rPr>
        <w:rFonts w:ascii="Wingdings" w:hAnsi="Wingdings" w:hint="default"/>
      </w:rPr>
    </w:lvl>
    <w:lvl w:ilvl="6" w:tplc="808027D8">
      <w:start w:val="1"/>
      <w:numFmt w:val="bullet"/>
      <w:lvlText w:val=""/>
      <w:lvlJc w:val="left"/>
      <w:pPr>
        <w:ind w:left="5040" w:hanging="360"/>
      </w:pPr>
      <w:rPr>
        <w:rFonts w:ascii="Symbol" w:hAnsi="Symbol" w:hint="default"/>
      </w:rPr>
    </w:lvl>
    <w:lvl w:ilvl="7" w:tplc="D37830CE">
      <w:start w:val="1"/>
      <w:numFmt w:val="bullet"/>
      <w:lvlText w:val="o"/>
      <w:lvlJc w:val="left"/>
      <w:pPr>
        <w:ind w:left="5760" w:hanging="360"/>
      </w:pPr>
      <w:rPr>
        <w:rFonts w:ascii="Courier New" w:hAnsi="Courier New" w:hint="default"/>
      </w:rPr>
    </w:lvl>
    <w:lvl w:ilvl="8" w:tplc="99B4FDAE">
      <w:start w:val="1"/>
      <w:numFmt w:val="bullet"/>
      <w:lvlText w:val=""/>
      <w:lvlJc w:val="left"/>
      <w:pPr>
        <w:ind w:left="6480" w:hanging="360"/>
      </w:pPr>
      <w:rPr>
        <w:rFonts w:ascii="Wingdings" w:hAnsi="Wingdings" w:hint="default"/>
      </w:rPr>
    </w:lvl>
  </w:abstractNum>
  <w:abstractNum w:abstractNumId="55"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56" w15:restartNumberingAfterBreak="0">
    <w:nsid w:val="75CB3904"/>
    <w:multiLevelType w:val="multilevel"/>
    <w:tmpl w:val="9F702CD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6112B6F"/>
    <w:multiLevelType w:val="hybridMultilevel"/>
    <w:tmpl w:val="E766C86C"/>
    <w:lvl w:ilvl="0" w:tplc="D6C8419C">
      <w:start w:val="1"/>
      <w:numFmt w:val="lowerLetter"/>
      <w:pStyle w:val="Listabcsingleline"/>
      <w:lvlText w:val="%1"/>
      <w:lvlJc w:val="left"/>
      <w:pPr>
        <w:tabs>
          <w:tab w:val="num" w:pos="2920"/>
        </w:tabs>
        <w:ind w:left="2920" w:hanging="368"/>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DAD386A"/>
    <w:multiLevelType w:val="hybridMultilevel"/>
    <w:tmpl w:val="E8A6D7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60"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813763375">
    <w:abstractNumId w:val="31"/>
  </w:num>
  <w:num w:numId="2" w16cid:durableId="2059283769">
    <w:abstractNumId w:val="26"/>
  </w:num>
  <w:num w:numId="3" w16cid:durableId="397216314">
    <w:abstractNumId w:val="46"/>
  </w:num>
  <w:num w:numId="4" w16cid:durableId="359740810">
    <w:abstractNumId w:val="49"/>
  </w:num>
  <w:num w:numId="5" w16cid:durableId="1635212834">
    <w:abstractNumId w:val="17"/>
  </w:num>
  <w:num w:numId="6" w16cid:durableId="1402750502">
    <w:abstractNumId w:val="9"/>
  </w:num>
  <w:num w:numId="7" w16cid:durableId="1017272968">
    <w:abstractNumId w:val="34"/>
  </w:num>
  <w:num w:numId="8" w16cid:durableId="441462323">
    <w:abstractNumId w:val="22"/>
  </w:num>
  <w:num w:numId="9" w16cid:durableId="178324846">
    <w:abstractNumId w:val="24"/>
  </w:num>
  <w:num w:numId="10" w16cid:durableId="795757596">
    <w:abstractNumId w:val="43"/>
  </w:num>
  <w:num w:numId="11" w16cid:durableId="1333029416">
    <w:abstractNumId w:val="56"/>
  </w:num>
  <w:num w:numId="12" w16cid:durableId="1115248864">
    <w:abstractNumId w:val="60"/>
  </w:num>
  <w:num w:numId="13" w16cid:durableId="1062486302">
    <w:abstractNumId w:val="41"/>
  </w:num>
  <w:num w:numId="14" w16cid:durableId="1991858679">
    <w:abstractNumId w:val="6"/>
  </w:num>
  <w:num w:numId="15" w16cid:durableId="172234036">
    <w:abstractNumId w:val="5"/>
  </w:num>
  <w:num w:numId="16" w16cid:durableId="2136021444">
    <w:abstractNumId w:val="4"/>
  </w:num>
  <w:num w:numId="17" w16cid:durableId="1639190900">
    <w:abstractNumId w:val="59"/>
  </w:num>
  <w:num w:numId="18" w16cid:durableId="678968408">
    <w:abstractNumId w:val="18"/>
  </w:num>
  <w:num w:numId="19" w16cid:durableId="1069764789">
    <w:abstractNumId w:val="2"/>
  </w:num>
  <w:num w:numId="20" w16cid:durableId="485249391">
    <w:abstractNumId w:val="1"/>
  </w:num>
  <w:num w:numId="21" w16cid:durableId="1214466257">
    <w:abstractNumId w:val="0"/>
  </w:num>
  <w:num w:numId="22" w16cid:durableId="355932789">
    <w:abstractNumId w:val="52"/>
  </w:num>
  <w:num w:numId="23" w16cid:durableId="667943774">
    <w:abstractNumId w:val="39"/>
  </w:num>
  <w:num w:numId="24" w16cid:durableId="1363630189">
    <w:abstractNumId w:val="21"/>
  </w:num>
  <w:num w:numId="25" w16cid:durableId="498082192">
    <w:abstractNumId w:val="33"/>
  </w:num>
  <w:num w:numId="26" w16cid:durableId="823593087">
    <w:abstractNumId w:val="29"/>
  </w:num>
  <w:num w:numId="27" w16cid:durableId="890002928">
    <w:abstractNumId w:val="40"/>
  </w:num>
  <w:num w:numId="28" w16cid:durableId="2139495278">
    <w:abstractNumId w:val="44"/>
  </w:num>
  <w:num w:numId="29" w16cid:durableId="618725854">
    <w:abstractNumId w:val="10"/>
  </w:num>
  <w:num w:numId="30" w16cid:durableId="860557263">
    <w:abstractNumId w:val="55"/>
  </w:num>
  <w:num w:numId="31" w16cid:durableId="1173106156">
    <w:abstractNumId w:val="28"/>
  </w:num>
  <w:num w:numId="32" w16cid:durableId="1326402360">
    <w:abstractNumId w:val="27"/>
  </w:num>
  <w:num w:numId="33" w16cid:durableId="634606990">
    <w:abstractNumId w:val="48"/>
  </w:num>
  <w:num w:numId="34" w16cid:durableId="2143382788">
    <w:abstractNumId w:val="42"/>
  </w:num>
  <w:num w:numId="35" w16cid:durableId="1787501574">
    <w:abstractNumId w:val="5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316212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67130894">
    <w:abstractNumId w:val="11"/>
  </w:num>
  <w:num w:numId="38" w16cid:durableId="1978144682">
    <w:abstractNumId w:val="57"/>
  </w:num>
  <w:num w:numId="39" w16cid:durableId="1573734848">
    <w:abstractNumId w:val="13"/>
  </w:num>
  <w:num w:numId="40" w16cid:durableId="1014307826">
    <w:abstractNumId w:val="23"/>
  </w:num>
  <w:num w:numId="41" w16cid:durableId="459960343">
    <w:abstractNumId w:val="12"/>
  </w:num>
  <w:num w:numId="42" w16cid:durableId="1231964849">
    <w:abstractNumId w:val="53"/>
  </w:num>
  <w:num w:numId="43" w16cid:durableId="421337332">
    <w:abstractNumId w:val="35"/>
  </w:num>
  <w:num w:numId="44" w16cid:durableId="1282034419">
    <w:abstractNumId w:val="37"/>
  </w:num>
  <w:num w:numId="45" w16cid:durableId="937251197">
    <w:abstractNumId w:val="19"/>
  </w:num>
  <w:num w:numId="46" w16cid:durableId="984747698">
    <w:abstractNumId w:val="47"/>
  </w:num>
  <w:num w:numId="47" w16cid:durableId="782647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3424935">
    <w:abstractNumId w:val="45"/>
  </w:num>
  <w:num w:numId="49" w16cid:durableId="1210726298">
    <w:abstractNumId w:val="36"/>
  </w:num>
  <w:num w:numId="50" w16cid:durableId="1121218079">
    <w:abstractNumId w:val="54"/>
  </w:num>
  <w:num w:numId="51" w16cid:durableId="129517127">
    <w:abstractNumId w:val="15"/>
  </w:num>
  <w:num w:numId="52" w16cid:durableId="1883789042">
    <w:abstractNumId w:val="20"/>
  </w:num>
  <w:num w:numId="53" w16cid:durableId="587160360">
    <w:abstractNumId w:val="30"/>
  </w:num>
  <w:num w:numId="54" w16cid:durableId="15540751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4693386">
    <w:abstractNumId w:val="38"/>
  </w:num>
  <w:num w:numId="56" w16cid:durableId="1823620336">
    <w:abstractNumId w:val="51"/>
  </w:num>
  <w:num w:numId="57" w16cid:durableId="1176119256">
    <w:abstractNumId w:val="50"/>
  </w:num>
  <w:num w:numId="58" w16cid:durableId="995036137">
    <w:abstractNumId w:val="18"/>
  </w:num>
  <w:num w:numId="59" w16cid:durableId="913054488">
    <w:abstractNumId w:val="52"/>
  </w:num>
  <w:num w:numId="60" w16cid:durableId="754862937">
    <w:abstractNumId w:val="8"/>
  </w:num>
  <w:num w:numId="61" w16cid:durableId="287664752">
    <w:abstractNumId w:val="14"/>
  </w:num>
  <w:num w:numId="62" w16cid:durableId="2132087358">
    <w:abstractNumId w:val="58"/>
  </w:num>
  <w:num w:numId="63" w16cid:durableId="236745544">
    <w:abstractNumId w:val="7"/>
  </w:num>
  <w:num w:numId="64" w16cid:durableId="999382862">
    <w:abstractNumId w:val="3"/>
  </w:num>
  <w:num w:numId="65" w16cid:durableId="912785846">
    <w:abstractNumId w:val="18"/>
  </w:num>
  <w:num w:numId="66" w16cid:durableId="2300476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405431">
    <w:abstractNumId w:val="32"/>
  </w:num>
  <w:num w:numId="68" w16cid:durableId="243687650">
    <w:abstractNumId w:val="16"/>
  </w:num>
  <w:num w:numId="69" w16cid:durableId="1116558474">
    <w:abstractNumId w:val="8"/>
  </w:num>
  <w:num w:numId="70" w16cid:durableId="1001465548">
    <w:abstractNumId w:val="8"/>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ikki Mäki">
    <w15:presenceInfo w15:providerId="AD" w15:userId="S::heikki.maki@ericsson.com::1aed7cb7-2d4d-45a0-9b1d-b461fe7b6e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proofState w:spelling="clean" w:grammar="clean"/>
  <w:trackRevisions/>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05A7"/>
    <w:rsid w:val="000006A2"/>
    <w:rsid w:val="0000094D"/>
    <w:rsid w:val="00000BBE"/>
    <w:rsid w:val="00000E4C"/>
    <w:rsid w:val="0000115D"/>
    <w:rsid w:val="00002B7C"/>
    <w:rsid w:val="00003162"/>
    <w:rsid w:val="00003238"/>
    <w:rsid w:val="000043FC"/>
    <w:rsid w:val="00004865"/>
    <w:rsid w:val="00004DFF"/>
    <w:rsid w:val="00005049"/>
    <w:rsid w:val="00006678"/>
    <w:rsid w:val="00007556"/>
    <w:rsid w:val="000079E7"/>
    <w:rsid w:val="000079FD"/>
    <w:rsid w:val="00007C50"/>
    <w:rsid w:val="00010110"/>
    <w:rsid w:val="0001095E"/>
    <w:rsid w:val="00013A66"/>
    <w:rsid w:val="00013DD0"/>
    <w:rsid w:val="00013FF4"/>
    <w:rsid w:val="00013FF5"/>
    <w:rsid w:val="00017251"/>
    <w:rsid w:val="00017852"/>
    <w:rsid w:val="0002153C"/>
    <w:rsid w:val="00021CEF"/>
    <w:rsid w:val="000220F5"/>
    <w:rsid w:val="00023CBB"/>
    <w:rsid w:val="0002497C"/>
    <w:rsid w:val="00026477"/>
    <w:rsid w:val="00030459"/>
    <w:rsid w:val="00030A31"/>
    <w:rsid w:val="00033360"/>
    <w:rsid w:val="0003390D"/>
    <w:rsid w:val="00034A25"/>
    <w:rsid w:val="000357F1"/>
    <w:rsid w:val="00037D22"/>
    <w:rsid w:val="00037E46"/>
    <w:rsid w:val="00037F65"/>
    <w:rsid w:val="00040773"/>
    <w:rsid w:val="0004111C"/>
    <w:rsid w:val="00042A2F"/>
    <w:rsid w:val="0004364D"/>
    <w:rsid w:val="00043807"/>
    <w:rsid w:val="000443CF"/>
    <w:rsid w:val="00046A7F"/>
    <w:rsid w:val="000476DB"/>
    <w:rsid w:val="00047B04"/>
    <w:rsid w:val="00050C2E"/>
    <w:rsid w:val="00051B97"/>
    <w:rsid w:val="00052B7D"/>
    <w:rsid w:val="00052B95"/>
    <w:rsid w:val="00054018"/>
    <w:rsid w:val="00055C2E"/>
    <w:rsid w:val="00056A54"/>
    <w:rsid w:val="000572A5"/>
    <w:rsid w:val="00057E79"/>
    <w:rsid w:val="00060180"/>
    <w:rsid w:val="0006074E"/>
    <w:rsid w:val="00061AA5"/>
    <w:rsid w:val="00063291"/>
    <w:rsid w:val="00065E7B"/>
    <w:rsid w:val="0006604F"/>
    <w:rsid w:val="00066082"/>
    <w:rsid w:val="00066D48"/>
    <w:rsid w:val="00067248"/>
    <w:rsid w:val="00071418"/>
    <w:rsid w:val="000716BA"/>
    <w:rsid w:val="00072269"/>
    <w:rsid w:val="00072C30"/>
    <w:rsid w:val="00072D0E"/>
    <w:rsid w:val="00073E46"/>
    <w:rsid w:val="00074395"/>
    <w:rsid w:val="00074419"/>
    <w:rsid w:val="0007563C"/>
    <w:rsid w:val="000757E6"/>
    <w:rsid w:val="000765C9"/>
    <w:rsid w:val="00080E9B"/>
    <w:rsid w:val="000815F6"/>
    <w:rsid w:val="00084315"/>
    <w:rsid w:val="00084DA0"/>
    <w:rsid w:val="000850DD"/>
    <w:rsid w:val="00085220"/>
    <w:rsid w:val="00085A43"/>
    <w:rsid w:val="000903B2"/>
    <w:rsid w:val="000915CD"/>
    <w:rsid w:val="00091A24"/>
    <w:rsid w:val="00092974"/>
    <w:rsid w:val="0009343E"/>
    <w:rsid w:val="0009483F"/>
    <w:rsid w:val="00094ABD"/>
    <w:rsid w:val="00094D92"/>
    <w:rsid w:val="000970EC"/>
    <w:rsid w:val="000A06E8"/>
    <w:rsid w:val="000A123B"/>
    <w:rsid w:val="000A2184"/>
    <w:rsid w:val="000A2187"/>
    <w:rsid w:val="000A2B8E"/>
    <w:rsid w:val="000A3DD2"/>
    <w:rsid w:val="000A5118"/>
    <w:rsid w:val="000A5157"/>
    <w:rsid w:val="000A5A96"/>
    <w:rsid w:val="000A6B13"/>
    <w:rsid w:val="000A785E"/>
    <w:rsid w:val="000A78C4"/>
    <w:rsid w:val="000A78D1"/>
    <w:rsid w:val="000B2872"/>
    <w:rsid w:val="000B2E86"/>
    <w:rsid w:val="000B316D"/>
    <w:rsid w:val="000B4508"/>
    <w:rsid w:val="000B6005"/>
    <w:rsid w:val="000C076E"/>
    <w:rsid w:val="000C0A3C"/>
    <w:rsid w:val="000C47F0"/>
    <w:rsid w:val="000C4EED"/>
    <w:rsid w:val="000C6CB0"/>
    <w:rsid w:val="000C78A1"/>
    <w:rsid w:val="000C7CD5"/>
    <w:rsid w:val="000D097C"/>
    <w:rsid w:val="000D0D7A"/>
    <w:rsid w:val="000D11FB"/>
    <w:rsid w:val="000D1CAC"/>
    <w:rsid w:val="000D1F23"/>
    <w:rsid w:val="000D3B96"/>
    <w:rsid w:val="000E061E"/>
    <w:rsid w:val="000E09D2"/>
    <w:rsid w:val="000E0F11"/>
    <w:rsid w:val="000E0F12"/>
    <w:rsid w:val="000E1BE0"/>
    <w:rsid w:val="000E1F12"/>
    <w:rsid w:val="000E292C"/>
    <w:rsid w:val="000E2D13"/>
    <w:rsid w:val="000E47CD"/>
    <w:rsid w:val="000E523B"/>
    <w:rsid w:val="000E75E4"/>
    <w:rsid w:val="000F1154"/>
    <w:rsid w:val="000F2CEA"/>
    <w:rsid w:val="000F3521"/>
    <w:rsid w:val="000F3C89"/>
    <w:rsid w:val="000F50D6"/>
    <w:rsid w:val="000F5422"/>
    <w:rsid w:val="000F5F03"/>
    <w:rsid w:val="000F69BD"/>
    <w:rsid w:val="000F6C85"/>
    <w:rsid w:val="001010DA"/>
    <w:rsid w:val="00102B38"/>
    <w:rsid w:val="0010334E"/>
    <w:rsid w:val="0010362B"/>
    <w:rsid w:val="00103B1A"/>
    <w:rsid w:val="001067EF"/>
    <w:rsid w:val="00107702"/>
    <w:rsid w:val="00107BC8"/>
    <w:rsid w:val="00110711"/>
    <w:rsid w:val="0011139E"/>
    <w:rsid w:val="001113CC"/>
    <w:rsid w:val="00111BC1"/>
    <w:rsid w:val="00112EC4"/>
    <w:rsid w:val="00113D47"/>
    <w:rsid w:val="00122D7A"/>
    <w:rsid w:val="00123538"/>
    <w:rsid w:val="001235BF"/>
    <w:rsid w:val="0012436A"/>
    <w:rsid w:val="0012512A"/>
    <w:rsid w:val="00125F72"/>
    <w:rsid w:val="0012601E"/>
    <w:rsid w:val="00126473"/>
    <w:rsid w:val="0013040E"/>
    <w:rsid w:val="00131943"/>
    <w:rsid w:val="001323F3"/>
    <w:rsid w:val="0013244F"/>
    <w:rsid w:val="00132FE7"/>
    <w:rsid w:val="00133142"/>
    <w:rsid w:val="00134B4A"/>
    <w:rsid w:val="00135841"/>
    <w:rsid w:val="00136B4C"/>
    <w:rsid w:val="00137B71"/>
    <w:rsid w:val="00140F08"/>
    <w:rsid w:val="00142746"/>
    <w:rsid w:val="00142D5E"/>
    <w:rsid w:val="0014308B"/>
    <w:rsid w:val="001457C0"/>
    <w:rsid w:val="001466B1"/>
    <w:rsid w:val="001467E5"/>
    <w:rsid w:val="001507B9"/>
    <w:rsid w:val="00151176"/>
    <w:rsid w:val="00152736"/>
    <w:rsid w:val="0015298F"/>
    <w:rsid w:val="0015437D"/>
    <w:rsid w:val="00154D04"/>
    <w:rsid w:val="00155E69"/>
    <w:rsid w:val="00156845"/>
    <w:rsid w:val="00156DFF"/>
    <w:rsid w:val="00157BE4"/>
    <w:rsid w:val="001615F3"/>
    <w:rsid w:val="001633A8"/>
    <w:rsid w:val="001650CA"/>
    <w:rsid w:val="00165722"/>
    <w:rsid w:val="0016598C"/>
    <w:rsid w:val="00165FFB"/>
    <w:rsid w:val="00166FBB"/>
    <w:rsid w:val="0016749B"/>
    <w:rsid w:val="001704F9"/>
    <w:rsid w:val="00171C3F"/>
    <w:rsid w:val="00171D69"/>
    <w:rsid w:val="00174F58"/>
    <w:rsid w:val="001762DD"/>
    <w:rsid w:val="00176C2C"/>
    <w:rsid w:val="00176EBC"/>
    <w:rsid w:val="0017774B"/>
    <w:rsid w:val="00177C04"/>
    <w:rsid w:val="00182651"/>
    <w:rsid w:val="001828B8"/>
    <w:rsid w:val="001828CC"/>
    <w:rsid w:val="00183129"/>
    <w:rsid w:val="00183F4F"/>
    <w:rsid w:val="00186342"/>
    <w:rsid w:val="00190CEE"/>
    <w:rsid w:val="001912A0"/>
    <w:rsid w:val="001924D7"/>
    <w:rsid w:val="00192947"/>
    <w:rsid w:val="00194260"/>
    <w:rsid w:val="00195551"/>
    <w:rsid w:val="0019715F"/>
    <w:rsid w:val="00197C02"/>
    <w:rsid w:val="001A0521"/>
    <w:rsid w:val="001A0523"/>
    <w:rsid w:val="001A0F53"/>
    <w:rsid w:val="001A1438"/>
    <w:rsid w:val="001A178D"/>
    <w:rsid w:val="001A1964"/>
    <w:rsid w:val="001A2483"/>
    <w:rsid w:val="001A51DB"/>
    <w:rsid w:val="001A5FE2"/>
    <w:rsid w:val="001B13A2"/>
    <w:rsid w:val="001B2444"/>
    <w:rsid w:val="001B2EA3"/>
    <w:rsid w:val="001B3E3A"/>
    <w:rsid w:val="001B5205"/>
    <w:rsid w:val="001B6B39"/>
    <w:rsid w:val="001C0439"/>
    <w:rsid w:val="001C04FD"/>
    <w:rsid w:val="001C0C7F"/>
    <w:rsid w:val="001C1A0D"/>
    <w:rsid w:val="001C1FA7"/>
    <w:rsid w:val="001C3BCC"/>
    <w:rsid w:val="001C4265"/>
    <w:rsid w:val="001C4617"/>
    <w:rsid w:val="001C4BF1"/>
    <w:rsid w:val="001C5756"/>
    <w:rsid w:val="001C5DCA"/>
    <w:rsid w:val="001C68F4"/>
    <w:rsid w:val="001D1101"/>
    <w:rsid w:val="001D1ED2"/>
    <w:rsid w:val="001D4E0F"/>
    <w:rsid w:val="001D5AD3"/>
    <w:rsid w:val="001D765B"/>
    <w:rsid w:val="001D7B6C"/>
    <w:rsid w:val="001E17BF"/>
    <w:rsid w:val="001E2821"/>
    <w:rsid w:val="001E4013"/>
    <w:rsid w:val="001E4588"/>
    <w:rsid w:val="001E4D07"/>
    <w:rsid w:val="001E545A"/>
    <w:rsid w:val="001E5529"/>
    <w:rsid w:val="001E6104"/>
    <w:rsid w:val="001F1435"/>
    <w:rsid w:val="001F1A16"/>
    <w:rsid w:val="001F1E9E"/>
    <w:rsid w:val="001F3F05"/>
    <w:rsid w:val="001F48FE"/>
    <w:rsid w:val="001F646E"/>
    <w:rsid w:val="001F692F"/>
    <w:rsid w:val="0020084E"/>
    <w:rsid w:val="00200AFA"/>
    <w:rsid w:val="002016D3"/>
    <w:rsid w:val="00201D12"/>
    <w:rsid w:val="00202BB9"/>
    <w:rsid w:val="00203483"/>
    <w:rsid w:val="002052C8"/>
    <w:rsid w:val="002066C4"/>
    <w:rsid w:val="0020755F"/>
    <w:rsid w:val="0021037A"/>
    <w:rsid w:val="00210E63"/>
    <w:rsid w:val="00211EE6"/>
    <w:rsid w:val="002149E9"/>
    <w:rsid w:val="002155B5"/>
    <w:rsid w:val="00216440"/>
    <w:rsid w:val="0021686E"/>
    <w:rsid w:val="00216978"/>
    <w:rsid w:val="00216B86"/>
    <w:rsid w:val="00217A19"/>
    <w:rsid w:val="0022093C"/>
    <w:rsid w:val="00221C94"/>
    <w:rsid w:val="00221FAB"/>
    <w:rsid w:val="0022239A"/>
    <w:rsid w:val="002223D5"/>
    <w:rsid w:val="002239B4"/>
    <w:rsid w:val="002243D3"/>
    <w:rsid w:val="002245D8"/>
    <w:rsid w:val="00225156"/>
    <w:rsid w:val="002257F0"/>
    <w:rsid w:val="00225A8F"/>
    <w:rsid w:val="00226300"/>
    <w:rsid w:val="002270F3"/>
    <w:rsid w:val="0022777E"/>
    <w:rsid w:val="00230253"/>
    <w:rsid w:val="00232655"/>
    <w:rsid w:val="00233E96"/>
    <w:rsid w:val="002352FF"/>
    <w:rsid w:val="00235F33"/>
    <w:rsid w:val="00236C95"/>
    <w:rsid w:val="002370A8"/>
    <w:rsid w:val="0023714E"/>
    <w:rsid w:val="00241A51"/>
    <w:rsid w:val="00242294"/>
    <w:rsid w:val="00242CE7"/>
    <w:rsid w:val="00242D6C"/>
    <w:rsid w:val="00243196"/>
    <w:rsid w:val="0024423D"/>
    <w:rsid w:val="00244376"/>
    <w:rsid w:val="002444A0"/>
    <w:rsid w:val="002445B9"/>
    <w:rsid w:val="00244D70"/>
    <w:rsid w:val="002476B7"/>
    <w:rsid w:val="00247C77"/>
    <w:rsid w:val="00253C86"/>
    <w:rsid w:val="00255DE4"/>
    <w:rsid w:val="00257196"/>
    <w:rsid w:val="0025774E"/>
    <w:rsid w:val="002578C4"/>
    <w:rsid w:val="00260416"/>
    <w:rsid w:val="002606E8"/>
    <w:rsid w:val="00260725"/>
    <w:rsid w:val="00260C36"/>
    <w:rsid w:val="00260E99"/>
    <w:rsid w:val="00261457"/>
    <w:rsid w:val="00261823"/>
    <w:rsid w:val="00263828"/>
    <w:rsid w:val="00263CD4"/>
    <w:rsid w:val="0026615B"/>
    <w:rsid w:val="002668C7"/>
    <w:rsid w:val="00270118"/>
    <w:rsid w:val="00270B3D"/>
    <w:rsid w:val="00270E35"/>
    <w:rsid w:val="002711F2"/>
    <w:rsid w:val="00272C27"/>
    <w:rsid w:val="00272CDB"/>
    <w:rsid w:val="00273E1F"/>
    <w:rsid w:val="00275F22"/>
    <w:rsid w:val="00276190"/>
    <w:rsid w:val="0027645F"/>
    <w:rsid w:val="00276AF2"/>
    <w:rsid w:val="002779DC"/>
    <w:rsid w:val="00277EE5"/>
    <w:rsid w:val="0028003D"/>
    <w:rsid w:val="002832E6"/>
    <w:rsid w:val="00283FA5"/>
    <w:rsid w:val="00286200"/>
    <w:rsid w:val="00287CE5"/>
    <w:rsid w:val="0029083E"/>
    <w:rsid w:val="00292823"/>
    <w:rsid w:val="00292A8C"/>
    <w:rsid w:val="00292E07"/>
    <w:rsid w:val="0029418F"/>
    <w:rsid w:val="00294211"/>
    <w:rsid w:val="002956D0"/>
    <w:rsid w:val="00295C19"/>
    <w:rsid w:val="00296023"/>
    <w:rsid w:val="00296EA1"/>
    <w:rsid w:val="002972D0"/>
    <w:rsid w:val="002A0FF7"/>
    <w:rsid w:val="002A1836"/>
    <w:rsid w:val="002A4D54"/>
    <w:rsid w:val="002A4EE9"/>
    <w:rsid w:val="002A580C"/>
    <w:rsid w:val="002A709C"/>
    <w:rsid w:val="002B10B4"/>
    <w:rsid w:val="002B172C"/>
    <w:rsid w:val="002B240A"/>
    <w:rsid w:val="002B4B84"/>
    <w:rsid w:val="002B581B"/>
    <w:rsid w:val="002B62F3"/>
    <w:rsid w:val="002B6B47"/>
    <w:rsid w:val="002B6C08"/>
    <w:rsid w:val="002B7A29"/>
    <w:rsid w:val="002C03CF"/>
    <w:rsid w:val="002C0F61"/>
    <w:rsid w:val="002C37D3"/>
    <w:rsid w:val="002C4AD3"/>
    <w:rsid w:val="002C620C"/>
    <w:rsid w:val="002C6852"/>
    <w:rsid w:val="002C70A3"/>
    <w:rsid w:val="002C70B6"/>
    <w:rsid w:val="002C783F"/>
    <w:rsid w:val="002D068D"/>
    <w:rsid w:val="002D294A"/>
    <w:rsid w:val="002D2E55"/>
    <w:rsid w:val="002D37CA"/>
    <w:rsid w:val="002D43D3"/>
    <w:rsid w:val="002D5813"/>
    <w:rsid w:val="002D5BD4"/>
    <w:rsid w:val="002D65DB"/>
    <w:rsid w:val="002D7C30"/>
    <w:rsid w:val="002E16AB"/>
    <w:rsid w:val="002E18DB"/>
    <w:rsid w:val="002E5B03"/>
    <w:rsid w:val="002E5CB9"/>
    <w:rsid w:val="002E74A4"/>
    <w:rsid w:val="002E755E"/>
    <w:rsid w:val="002F15A2"/>
    <w:rsid w:val="002F15AF"/>
    <w:rsid w:val="002F49C2"/>
    <w:rsid w:val="002F55F5"/>
    <w:rsid w:val="002F5B9A"/>
    <w:rsid w:val="003005FA"/>
    <w:rsid w:val="00300FF3"/>
    <w:rsid w:val="0030105E"/>
    <w:rsid w:val="0030137D"/>
    <w:rsid w:val="003016B0"/>
    <w:rsid w:val="00302319"/>
    <w:rsid w:val="00302C35"/>
    <w:rsid w:val="00303675"/>
    <w:rsid w:val="00303A45"/>
    <w:rsid w:val="00303BC5"/>
    <w:rsid w:val="0030520D"/>
    <w:rsid w:val="003055F1"/>
    <w:rsid w:val="00305B1A"/>
    <w:rsid w:val="00305D90"/>
    <w:rsid w:val="0030695F"/>
    <w:rsid w:val="00306A62"/>
    <w:rsid w:val="00307CEC"/>
    <w:rsid w:val="0031008B"/>
    <w:rsid w:val="00310A5F"/>
    <w:rsid w:val="00311431"/>
    <w:rsid w:val="00313A2A"/>
    <w:rsid w:val="003141D3"/>
    <w:rsid w:val="00314267"/>
    <w:rsid w:val="00315121"/>
    <w:rsid w:val="00316029"/>
    <w:rsid w:val="00316307"/>
    <w:rsid w:val="0031633D"/>
    <w:rsid w:val="003206AB"/>
    <w:rsid w:val="00321430"/>
    <w:rsid w:val="00322043"/>
    <w:rsid w:val="00322309"/>
    <w:rsid w:val="00322C1A"/>
    <w:rsid w:val="003256F5"/>
    <w:rsid w:val="00325D65"/>
    <w:rsid w:val="0032700B"/>
    <w:rsid w:val="00330E7E"/>
    <w:rsid w:val="0033243B"/>
    <w:rsid w:val="00333C34"/>
    <w:rsid w:val="00334217"/>
    <w:rsid w:val="0033491A"/>
    <w:rsid w:val="00334D16"/>
    <w:rsid w:val="00334D63"/>
    <w:rsid w:val="003359C1"/>
    <w:rsid w:val="00337B6E"/>
    <w:rsid w:val="0034058E"/>
    <w:rsid w:val="00340A9E"/>
    <w:rsid w:val="003445B5"/>
    <w:rsid w:val="00344746"/>
    <w:rsid w:val="00345B72"/>
    <w:rsid w:val="003461B1"/>
    <w:rsid w:val="00347C94"/>
    <w:rsid w:val="00347DC5"/>
    <w:rsid w:val="003509B8"/>
    <w:rsid w:val="003513C5"/>
    <w:rsid w:val="00351C11"/>
    <w:rsid w:val="003530D5"/>
    <w:rsid w:val="0035502E"/>
    <w:rsid w:val="00355497"/>
    <w:rsid w:val="0035589F"/>
    <w:rsid w:val="00355AAC"/>
    <w:rsid w:val="00360300"/>
    <w:rsid w:val="00361E5E"/>
    <w:rsid w:val="00361F60"/>
    <w:rsid w:val="00363A11"/>
    <w:rsid w:val="003643C1"/>
    <w:rsid w:val="003655E9"/>
    <w:rsid w:val="00370B7A"/>
    <w:rsid w:val="00370C5C"/>
    <w:rsid w:val="00372CFD"/>
    <w:rsid w:val="00373899"/>
    <w:rsid w:val="00375C3E"/>
    <w:rsid w:val="00380079"/>
    <w:rsid w:val="00382AC5"/>
    <w:rsid w:val="00382BC9"/>
    <w:rsid w:val="00383334"/>
    <w:rsid w:val="00384934"/>
    <w:rsid w:val="00384A4D"/>
    <w:rsid w:val="00384B14"/>
    <w:rsid w:val="0038613B"/>
    <w:rsid w:val="0038714F"/>
    <w:rsid w:val="003902BB"/>
    <w:rsid w:val="0039086F"/>
    <w:rsid w:val="00390873"/>
    <w:rsid w:val="00390E6E"/>
    <w:rsid w:val="00391722"/>
    <w:rsid w:val="003921FA"/>
    <w:rsid w:val="00392798"/>
    <w:rsid w:val="00392D3F"/>
    <w:rsid w:val="00394BF5"/>
    <w:rsid w:val="00394BF6"/>
    <w:rsid w:val="003950A2"/>
    <w:rsid w:val="00395CFF"/>
    <w:rsid w:val="00396417"/>
    <w:rsid w:val="0039681F"/>
    <w:rsid w:val="00397445"/>
    <w:rsid w:val="00397474"/>
    <w:rsid w:val="0039753F"/>
    <w:rsid w:val="003A0660"/>
    <w:rsid w:val="003A1D80"/>
    <w:rsid w:val="003A3948"/>
    <w:rsid w:val="003A61EB"/>
    <w:rsid w:val="003A6295"/>
    <w:rsid w:val="003A6554"/>
    <w:rsid w:val="003A6BE4"/>
    <w:rsid w:val="003A7673"/>
    <w:rsid w:val="003B07D1"/>
    <w:rsid w:val="003B12CD"/>
    <w:rsid w:val="003B35B0"/>
    <w:rsid w:val="003B3DD6"/>
    <w:rsid w:val="003B4342"/>
    <w:rsid w:val="003B5578"/>
    <w:rsid w:val="003B5863"/>
    <w:rsid w:val="003B5AC8"/>
    <w:rsid w:val="003C1A5B"/>
    <w:rsid w:val="003C3233"/>
    <w:rsid w:val="003C3C87"/>
    <w:rsid w:val="003C42F6"/>
    <w:rsid w:val="003C52F4"/>
    <w:rsid w:val="003C5BBF"/>
    <w:rsid w:val="003C60F1"/>
    <w:rsid w:val="003C65A8"/>
    <w:rsid w:val="003C73EC"/>
    <w:rsid w:val="003C7C65"/>
    <w:rsid w:val="003D1173"/>
    <w:rsid w:val="003D1220"/>
    <w:rsid w:val="003D13B7"/>
    <w:rsid w:val="003D19D2"/>
    <w:rsid w:val="003D3A6D"/>
    <w:rsid w:val="003D3C64"/>
    <w:rsid w:val="003D445C"/>
    <w:rsid w:val="003D5172"/>
    <w:rsid w:val="003E01E9"/>
    <w:rsid w:val="003E11EB"/>
    <w:rsid w:val="003E3C30"/>
    <w:rsid w:val="003E4430"/>
    <w:rsid w:val="003E4680"/>
    <w:rsid w:val="003E4B07"/>
    <w:rsid w:val="003E4E07"/>
    <w:rsid w:val="003E5020"/>
    <w:rsid w:val="003E6C68"/>
    <w:rsid w:val="003E70EF"/>
    <w:rsid w:val="003F08EB"/>
    <w:rsid w:val="003F090D"/>
    <w:rsid w:val="003F140C"/>
    <w:rsid w:val="003F258B"/>
    <w:rsid w:val="003F2B25"/>
    <w:rsid w:val="003F3843"/>
    <w:rsid w:val="003F4660"/>
    <w:rsid w:val="003F4B59"/>
    <w:rsid w:val="003F60DC"/>
    <w:rsid w:val="003F6A18"/>
    <w:rsid w:val="003F6AFD"/>
    <w:rsid w:val="003F6D7C"/>
    <w:rsid w:val="003F71A8"/>
    <w:rsid w:val="003F722F"/>
    <w:rsid w:val="0040012A"/>
    <w:rsid w:val="00401626"/>
    <w:rsid w:val="00403843"/>
    <w:rsid w:val="00404D5B"/>
    <w:rsid w:val="00405029"/>
    <w:rsid w:val="00405442"/>
    <w:rsid w:val="0040692D"/>
    <w:rsid w:val="00406F09"/>
    <w:rsid w:val="00410403"/>
    <w:rsid w:val="00410EC3"/>
    <w:rsid w:val="004118F4"/>
    <w:rsid w:val="00412073"/>
    <w:rsid w:val="00412CD7"/>
    <w:rsid w:val="00412DF4"/>
    <w:rsid w:val="0041393D"/>
    <w:rsid w:val="00413B29"/>
    <w:rsid w:val="00414D94"/>
    <w:rsid w:val="004154FD"/>
    <w:rsid w:val="00416020"/>
    <w:rsid w:val="004162D0"/>
    <w:rsid w:val="00416536"/>
    <w:rsid w:val="004169D3"/>
    <w:rsid w:val="00416C5C"/>
    <w:rsid w:val="0041714C"/>
    <w:rsid w:val="004176B2"/>
    <w:rsid w:val="00417ED0"/>
    <w:rsid w:val="00420A05"/>
    <w:rsid w:val="00420FCD"/>
    <w:rsid w:val="0042148D"/>
    <w:rsid w:val="00421587"/>
    <w:rsid w:val="00421B74"/>
    <w:rsid w:val="00423BB6"/>
    <w:rsid w:val="00423E07"/>
    <w:rsid w:val="00424709"/>
    <w:rsid w:val="00424F86"/>
    <w:rsid w:val="00425316"/>
    <w:rsid w:val="00426030"/>
    <w:rsid w:val="004266BC"/>
    <w:rsid w:val="00426AEF"/>
    <w:rsid w:val="00427D94"/>
    <w:rsid w:val="00431B8D"/>
    <w:rsid w:val="0043370A"/>
    <w:rsid w:val="00434C96"/>
    <w:rsid w:val="00435017"/>
    <w:rsid w:val="00435895"/>
    <w:rsid w:val="00435AE5"/>
    <w:rsid w:val="00435B1D"/>
    <w:rsid w:val="00435D38"/>
    <w:rsid w:val="004364B6"/>
    <w:rsid w:val="00436E97"/>
    <w:rsid w:val="00436F4D"/>
    <w:rsid w:val="00442053"/>
    <w:rsid w:val="00442F4B"/>
    <w:rsid w:val="004446C8"/>
    <w:rsid w:val="00447D5D"/>
    <w:rsid w:val="004500B5"/>
    <w:rsid w:val="00450702"/>
    <w:rsid w:val="004515F4"/>
    <w:rsid w:val="0045358C"/>
    <w:rsid w:val="004558EA"/>
    <w:rsid w:val="00455928"/>
    <w:rsid w:val="00455E86"/>
    <w:rsid w:val="00456843"/>
    <w:rsid w:val="0045764A"/>
    <w:rsid w:val="00457682"/>
    <w:rsid w:val="00457C54"/>
    <w:rsid w:val="004618A7"/>
    <w:rsid w:val="00464B34"/>
    <w:rsid w:val="00470393"/>
    <w:rsid w:val="00470579"/>
    <w:rsid w:val="00470F9D"/>
    <w:rsid w:val="0047102A"/>
    <w:rsid w:val="00471339"/>
    <w:rsid w:val="004716E7"/>
    <w:rsid w:val="00473D86"/>
    <w:rsid w:val="00473E79"/>
    <w:rsid w:val="00474671"/>
    <w:rsid w:val="0047713A"/>
    <w:rsid w:val="004774D8"/>
    <w:rsid w:val="00480DE5"/>
    <w:rsid w:val="00483085"/>
    <w:rsid w:val="00483462"/>
    <w:rsid w:val="00483778"/>
    <w:rsid w:val="00485378"/>
    <w:rsid w:val="00485AB9"/>
    <w:rsid w:val="00486652"/>
    <w:rsid w:val="00487291"/>
    <w:rsid w:val="00487A35"/>
    <w:rsid w:val="00487F8A"/>
    <w:rsid w:val="0049066B"/>
    <w:rsid w:val="004921F9"/>
    <w:rsid w:val="0049484D"/>
    <w:rsid w:val="00495FDA"/>
    <w:rsid w:val="004A140F"/>
    <w:rsid w:val="004A2C32"/>
    <w:rsid w:val="004A2C58"/>
    <w:rsid w:val="004A3ED5"/>
    <w:rsid w:val="004A443C"/>
    <w:rsid w:val="004A49CA"/>
    <w:rsid w:val="004A4BBF"/>
    <w:rsid w:val="004A67B7"/>
    <w:rsid w:val="004A6FF3"/>
    <w:rsid w:val="004A7336"/>
    <w:rsid w:val="004A7F5C"/>
    <w:rsid w:val="004B0463"/>
    <w:rsid w:val="004B2F2D"/>
    <w:rsid w:val="004B3410"/>
    <w:rsid w:val="004B3636"/>
    <w:rsid w:val="004B3CEE"/>
    <w:rsid w:val="004B3DB0"/>
    <w:rsid w:val="004B46B8"/>
    <w:rsid w:val="004B5CBD"/>
    <w:rsid w:val="004B6289"/>
    <w:rsid w:val="004C01B2"/>
    <w:rsid w:val="004C1187"/>
    <w:rsid w:val="004C1274"/>
    <w:rsid w:val="004C1CF0"/>
    <w:rsid w:val="004C2B35"/>
    <w:rsid w:val="004C413F"/>
    <w:rsid w:val="004C42A5"/>
    <w:rsid w:val="004C5FAE"/>
    <w:rsid w:val="004C6321"/>
    <w:rsid w:val="004C6B20"/>
    <w:rsid w:val="004C728E"/>
    <w:rsid w:val="004C7C0A"/>
    <w:rsid w:val="004C7CA3"/>
    <w:rsid w:val="004D06A8"/>
    <w:rsid w:val="004D0950"/>
    <w:rsid w:val="004D3028"/>
    <w:rsid w:val="004D3703"/>
    <w:rsid w:val="004D3A28"/>
    <w:rsid w:val="004D3C9D"/>
    <w:rsid w:val="004E019C"/>
    <w:rsid w:val="004E034F"/>
    <w:rsid w:val="004E0933"/>
    <w:rsid w:val="004E3360"/>
    <w:rsid w:val="004E33BB"/>
    <w:rsid w:val="004E3800"/>
    <w:rsid w:val="004E4413"/>
    <w:rsid w:val="004E47CC"/>
    <w:rsid w:val="004E4B87"/>
    <w:rsid w:val="004E54D7"/>
    <w:rsid w:val="004E571C"/>
    <w:rsid w:val="004F1F94"/>
    <w:rsid w:val="004F33FC"/>
    <w:rsid w:val="004F4507"/>
    <w:rsid w:val="004F4649"/>
    <w:rsid w:val="004F5EF8"/>
    <w:rsid w:val="004F6C9A"/>
    <w:rsid w:val="004F6D8C"/>
    <w:rsid w:val="005010E8"/>
    <w:rsid w:val="005020EF"/>
    <w:rsid w:val="00502216"/>
    <w:rsid w:val="00502F0E"/>
    <w:rsid w:val="005042B3"/>
    <w:rsid w:val="00504AFA"/>
    <w:rsid w:val="0050568A"/>
    <w:rsid w:val="00507579"/>
    <w:rsid w:val="00510361"/>
    <w:rsid w:val="005107B0"/>
    <w:rsid w:val="00510FD8"/>
    <w:rsid w:val="00514F62"/>
    <w:rsid w:val="005150D9"/>
    <w:rsid w:val="00517336"/>
    <w:rsid w:val="00522364"/>
    <w:rsid w:val="00523087"/>
    <w:rsid w:val="005238C8"/>
    <w:rsid w:val="005241C5"/>
    <w:rsid w:val="0052447F"/>
    <w:rsid w:val="005267D3"/>
    <w:rsid w:val="00526FC7"/>
    <w:rsid w:val="00527CFD"/>
    <w:rsid w:val="0053074B"/>
    <w:rsid w:val="00532A8E"/>
    <w:rsid w:val="00532AB5"/>
    <w:rsid w:val="00533385"/>
    <w:rsid w:val="0053367E"/>
    <w:rsid w:val="00536CA5"/>
    <w:rsid w:val="0053719B"/>
    <w:rsid w:val="005404E2"/>
    <w:rsid w:val="0054062B"/>
    <w:rsid w:val="00540D82"/>
    <w:rsid w:val="00540DA1"/>
    <w:rsid w:val="00543321"/>
    <w:rsid w:val="005433BB"/>
    <w:rsid w:val="0054351F"/>
    <w:rsid w:val="00544560"/>
    <w:rsid w:val="005447F5"/>
    <w:rsid w:val="00544874"/>
    <w:rsid w:val="00544E2F"/>
    <w:rsid w:val="00545461"/>
    <w:rsid w:val="00545C13"/>
    <w:rsid w:val="00551487"/>
    <w:rsid w:val="0055187E"/>
    <w:rsid w:val="00552D9D"/>
    <w:rsid w:val="00553DB6"/>
    <w:rsid w:val="00554E89"/>
    <w:rsid w:val="00555467"/>
    <w:rsid w:val="0055555C"/>
    <w:rsid w:val="00555940"/>
    <w:rsid w:val="00555AEA"/>
    <w:rsid w:val="0055671E"/>
    <w:rsid w:val="00556F12"/>
    <w:rsid w:val="005574E4"/>
    <w:rsid w:val="00557A83"/>
    <w:rsid w:val="00560344"/>
    <w:rsid w:val="00560C04"/>
    <w:rsid w:val="00560FD0"/>
    <w:rsid w:val="00561C89"/>
    <w:rsid w:val="0056290F"/>
    <w:rsid w:val="00563759"/>
    <w:rsid w:val="00567771"/>
    <w:rsid w:val="00570E72"/>
    <w:rsid w:val="00571D02"/>
    <w:rsid w:val="005729B2"/>
    <w:rsid w:val="00576113"/>
    <w:rsid w:val="00576537"/>
    <w:rsid w:val="005769EB"/>
    <w:rsid w:val="00576FF0"/>
    <w:rsid w:val="00577F13"/>
    <w:rsid w:val="00581651"/>
    <w:rsid w:val="00581DF7"/>
    <w:rsid w:val="00582C6E"/>
    <w:rsid w:val="00582D26"/>
    <w:rsid w:val="005852A0"/>
    <w:rsid w:val="00585D48"/>
    <w:rsid w:val="0058668C"/>
    <w:rsid w:val="005867E9"/>
    <w:rsid w:val="00587FF2"/>
    <w:rsid w:val="005907BD"/>
    <w:rsid w:val="00591946"/>
    <w:rsid w:val="00591F2B"/>
    <w:rsid w:val="00592DD8"/>
    <w:rsid w:val="005931DD"/>
    <w:rsid w:val="00594221"/>
    <w:rsid w:val="00595C66"/>
    <w:rsid w:val="00596784"/>
    <w:rsid w:val="005A0991"/>
    <w:rsid w:val="005A10B5"/>
    <w:rsid w:val="005A1791"/>
    <w:rsid w:val="005A28D4"/>
    <w:rsid w:val="005A309D"/>
    <w:rsid w:val="005A3B70"/>
    <w:rsid w:val="005A4155"/>
    <w:rsid w:val="005A4846"/>
    <w:rsid w:val="005A51C7"/>
    <w:rsid w:val="005A710A"/>
    <w:rsid w:val="005B016B"/>
    <w:rsid w:val="005B2991"/>
    <w:rsid w:val="005B2E7D"/>
    <w:rsid w:val="005B3E33"/>
    <w:rsid w:val="005B4F59"/>
    <w:rsid w:val="005B5E0C"/>
    <w:rsid w:val="005B641D"/>
    <w:rsid w:val="005B7FC9"/>
    <w:rsid w:val="005C1903"/>
    <w:rsid w:val="005C2455"/>
    <w:rsid w:val="005C2735"/>
    <w:rsid w:val="005C30CC"/>
    <w:rsid w:val="005C30EC"/>
    <w:rsid w:val="005C3C90"/>
    <w:rsid w:val="005C4B62"/>
    <w:rsid w:val="005C558B"/>
    <w:rsid w:val="005C5F8F"/>
    <w:rsid w:val="005C61E6"/>
    <w:rsid w:val="005D02E8"/>
    <w:rsid w:val="005D07F1"/>
    <w:rsid w:val="005D2192"/>
    <w:rsid w:val="005D2856"/>
    <w:rsid w:val="005D290C"/>
    <w:rsid w:val="005D3BB0"/>
    <w:rsid w:val="005D4FDA"/>
    <w:rsid w:val="005D5493"/>
    <w:rsid w:val="005D5A13"/>
    <w:rsid w:val="005D5E38"/>
    <w:rsid w:val="005D68BE"/>
    <w:rsid w:val="005E0622"/>
    <w:rsid w:val="005E0AB8"/>
    <w:rsid w:val="005E0CBD"/>
    <w:rsid w:val="005E295C"/>
    <w:rsid w:val="005E3DBA"/>
    <w:rsid w:val="005E482D"/>
    <w:rsid w:val="005E7DB4"/>
    <w:rsid w:val="005F1580"/>
    <w:rsid w:val="005F246F"/>
    <w:rsid w:val="005F2EFA"/>
    <w:rsid w:val="005F331E"/>
    <w:rsid w:val="005F60D2"/>
    <w:rsid w:val="005F62C7"/>
    <w:rsid w:val="00600307"/>
    <w:rsid w:val="00600A78"/>
    <w:rsid w:val="0060345F"/>
    <w:rsid w:val="006040D0"/>
    <w:rsid w:val="00604B2B"/>
    <w:rsid w:val="0060570B"/>
    <w:rsid w:val="006060A7"/>
    <w:rsid w:val="006067C5"/>
    <w:rsid w:val="006078B3"/>
    <w:rsid w:val="0061307C"/>
    <w:rsid w:val="00613790"/>
    <w:rsid w:val="00614FCA"/>
    <w:rsid w:val="0061532A"/>
    <w:rsid w:val="00616204"/>
    <w:rsid w:val="0061640E"/>
    <w:rsid w:val="00620308"/>
    <w:rsid w:val="00623806"/>
    <w:rsid w:val="00623DF1"/>
    <w:rsid w:val="006245B6"/>
    <w:rsid w:val="00624BF3"/>
    <w:rsid w:val="00625CC2"/>
    <w:rsid w:val="00626A1B"/>
    <w:rsid w:val="00627A88"/>
    <w:rsid w:val="00627E10"/>
    <w:rsid w:val="0063048E"/>
    <w:rsid w:val="00630508"/>
    <w:rsid w:val="00630F2A"/>
    <w:rsid w:val="00632EE5"/>
    <w:rsid w:val="00634F19"/>
    <w:rsid w:val="00635020"/>
    <w:rsid w:val="0063738F"/>
    <w:rsid w:val="00640482"/>
    <w:rsid w:val="00641036"/>
    <w:rsid w:val="0064259F"/>
    <w:rsid w:val="006428B9"/>
    <w:rsid w:val="00643812"/>
    <w:rsid w:val="00645239"/>
    <w:rsid w:val="00645799"/>
    <w:rsid w:val="0064610D"/>
    <w:rsid w:val="006475AD"/>
    <w:rsid w:val="00647BF1"/>
    <w:rsid w:val="006502F2"/>
    <w:rsid w:val="00650A5C"/>
    <w:rsid w:val="00651548"/>
    <w:rsid w:val="00652A01"/>
    <w:rsid w:val="0065361C"/>
    <w:rsid w:val="0065377F"/>
    <w:rsid w:val="00653AAE"/>
    <w:rsid w:val="00655AAA"/>
    <w:rsid w:val="00655B49"/>
    <w:rsid w:val="00656011"/>
    <w:rsid w:val="0065647C"/>
    <w:rsid w:val="00656758"/>
    <w:rsid w:val="006569DF"/>
    <w:rsid w:val="006577E9"/>
    <w:rsid w:val="00657880"/>
    <w:rsid w:val="006579EE"/>
    <w:rsid w:val="0066020E"/>
    <w:rsid w:val="006606D5"/>
    <w:rsid w:val="006608BB"/>
    <w:rsid w:val="00660EA7"/>
    <w:rsid w:val="0066135A"/>
    <w:rsid w:val="0066183C"/>
    <w:rsid w:val="0066207C"/>
    <w:rsid w:val="006633CC"/>
    <w:rsid w:val="00663B09"/>
    <w:rsid w:val="00665212"/>
    <w:rsid w:val="00665ADF"/>
    <w:rsid w:val="00667F74"/>
    <w:rsid w:val="006701D2"/>
    <w:rsid w:val="006716D1"/>
    <w:rsid w:val="00673968"/>
    <w:rsid w:val="00673E9E"/>
    <w:rsid w:val="00674BE1"/>
    <w:rsid w:val="00675638"/>
    <w:rsid w:val="006760BE"/>
    <w:rsid w:val="00676270"/>
    <w:rsid w:val="00676FD2"/>
    <w:rsid w:val="00677804"/>
    <w:rsid w:val="00681351"/>
    <w:rsid w:val="00681D83"/>
    <w:rsid w:val="0068282D"/>
    <w:rsid w:val="00683FBE"/>
    <w:rsid w:val="006851FA"/>
    <w:rsid w:val="00685F43"/>
    <w:rsid w:val="00686036"/>
    <w:rsid w:val="006868A2"/>
    <w:rsid w:val="00686DD7"/>
    <w:rsid w:val="00686E04"/>
    <w:rsid w:val="006909B5"/>
    <w:rsid w:val="00690ECB"/>
    <w:rsid w:val="00691489"/>
    <w:rsid w:val="00691D17"/>
    <w:rsid w:val="006929F4"/>
    <w:rsid w:val="0069376B"/>
    <w:rsid w:val="00693B8E"/>
    <w:rsid w:val="006940FB"/>
    <w:rsid w:val="00694C9F"/>
    <w:rsid w:val="00695C02"/>
    <w:rsid w:val="00695F70"/>
    <w:rsid w:val="006969B0"/>
    <w:rsid w:val="006A138A"/>
    <w:rsid w:val="006A18E1"/>
    <w:rsid w:val="006A1BAF"/>
    <w:rsid w:val="006A24D6"/>
    <w:rsid w:val="006A2D3C"/>
    <w:rsid w:val="006A30D7"/>
    <w:rsid w:val="006A4D04"/>
    <w:rsid w:val="006A624C"/>
    <w:rsid w:val="006A6399"/>
    <w:rsid w:val="006B0713"/>
    <w:rsid w:val="006B14F0"/>
    <w:rsid w:val="006B1D37"/>
    <w:rsid w:val="006B2462"/>
    <w:rsid w:val="006B2EBF"/>
    <w:rsid w:val="006B30A9"/>
    <w:rsid w:val="006B3B17"/>
    <w:rsid w:val="006B6F45"/>
    <w:rsid w:val="006B79DD"/>
    <w:rsid w:val="006C17CE"/>
    <w:rsid w:val="006C1CA0"/>
    <w:rsid w:val="006C3EE8"/>
    <w:rsid w:val="006C4A06"/>
    <w:rsid w:val="006C73E0"/>
    <w:rsid w:val="006D01A7"/>
    <w:rsid w:val="006D0551"/>
    <w:rsid w:val="006D205A"/>
    <w:rsid w:val="006D3766"/>
    <w:rsid w:val="006D7D7E"/>
    <w:rsid w:val="006D7E8A"/>
    <w:rsid w:val="006E0972"/>
    <w:rsid w:val="006E4297"/>
    <w:rsid w:val="006E4B36"/>
    <w:rsid w:val="006E52DF"/>
    <w:rsid w:val="006E6732"/>
    <w:rsid w:val="006E7DDD"/>
    <w:rsid w:val="006F0054"/>
    <w:rsid w:val="006F071B"/>
    <w:rsid w:val="006F0CF6"/>
    <w:rsid w:val="006F1B4C"/>
    <w:rsid w:val="006F20AD"/>
    <w:rsid w:val="006F3AC4"/>
    <w:rsid w:val="006F46FE"/>
    <w:rsid w:val="006F4CCE"/>
    <w:rsid w:val="006F5752"/>
    <w:rsid w:val="006F6A8C"/>
    <w:rsid w:val="006F73F2"/>
    <w:rsid w:val="006F792B"/>
    <w:rsid w:val="0070112E"/>
    <w:rsid w:val="00701A1C"/>
    <w:rsid w:val="0070267E"/>
    <w:rsid w:val="00702989"/>
    <w:rsid w:val="007030AD"/>
    <w:rsid w:val="007040DF"/>
    <w:rsid w:val="007056B4"/>
    <w:rsid w:val="007065E3"/>
    <w:rsid w:val="00707D39"/>
    <w:rsid w:val="0071145F"/>
    <w:rsid w:val="0071146C"/>
    <w:rsid w:val="00711D0D"/>
    <w:rsid w:val="00711E18"/>
    <w:rsid w:val="00713AAB"/>
    <w:rsid w:val="00713E77"/>
    <w:rsid w:val="00714B15"/>
    <w:rsid w:val="00714BCD"/>
    <w:rsid w:val="007161EF"/>
    <w:rsid w:val="00720996"/>
    <w:rsid w:val="00720EAF"/>
    <w:rsid w:val="0072192C"/>
    <w:rsid w:val="007222DD"/>
    <w:rsid w:val="00723135"/>
    <w:rsid w:val="00723B14"/>
    <w:rsid w:val="0072400A"/>
    <w:rsid w:val="007248B6"/>
    <w:rsid w:val="00725365"/>
    <w:rsid w:val="007253BD"/>
    <w:rsid w:val="00725C55"/>
    <w:rsid w:val="00725E98"/>
    <w:rsid w:val="00726557"/>
    <w:rsid w:val="00730C02"/>
    <w:rsid w:val="00730F11"/>
    <w:rsid w:val="007314C8"/>
    <w:rsid w:val="00732210"/>
    <w:rsid w:val="0073256A"/>
    <w:rsid w:val="00733962"/>
    <w:rsid w:val="00733AFC"/>
    <w:rsid w:val="00734441"/>
    <w:rsid w:val="00734DA9"/>
    <w:rsid w:val="00735A3C"/>
    <w:rsid w:val="00735EA6"/>
    <w:rsid w:val="00736001"/>
    <w:rsid w:val="007367EC"/>
    <w:rsid w:val="00736868"/>
    <w:rsid w:val="007369FB"/>
    <w:rsid w:val="007402E8"/>
    <w:rsid w:val="00742691"/>
    <w:rsid w:val="007433CA"/>
    <w:rsid w:val="00743DBF"/>
    <w:rsid w:val="00744574"/>
    <w:rsid w:val="00744D82"/>
    <w:rsid w:val="00744EFA"/>
    <w:rsid w:val="00745572"/>
    <w:rsid w:val="00745818"/>
    <w:rsid w:val="00746ABE"/>
    <w:rsid w:val="00746C7E"/>
    <w:rsid w:val="007477C4"/>
    <w:rsid w:val="00750241"/>
    <w:rsid w:val="00750361"/>
    <w:rsid w:val="00752E58"/>
    <w:rsid w:val="007537E9"/>
    <w:rsid w:val="00754487"/>
    <w:rsid w:val="007546AF"/>
    <w:rsid w:val="0075616D"/>
    <w:rsid w:val="00757265"/>
    <w:rsid w:val="00757F71"/>
    <w:rsid w:val="0076035F"/>
    <w:rsid w:val="00760BAC"/>
    <w:rsid w:val="00762490"/>
    <w:rsid w:val="0076325C"/>
    <w:rsid w:val="00763A3C"/>
    <w:rsid w:val="0076534E"/>
    <w:rsid w:val="00765934"/>
    <w:rsid w:val="007671AF"/>
    <w:rsid w:val="0076781E"/>
    <w:rsid w:val="00770153"/>
    <w:rsid w:val="00770B0E"/>
    <w:rsid w:val="00771EB0"/>
    <w:rsid w:val="00775EAB"/>
    <w:rsid w:val="00777495"/>
    <w:rsid w:val="00777C5C"/>
    <w:rsid w:val="007805D4"/>
    <w:rsid w:val="00780E0F"/>
    <w:rsid w:val="0078167D"/>
    <w:rsid w:val="00782BC8"/>
    <w:rsid w:val="00782D09"/>
    <w:rsid w:val="007837AD"/>
    <w:rsid w:val="0078581C"/>
    <w:rsid w:val="00785891"/>
    <w:rsid w:val="00785AB1"/>
    <w:rsid w:val="0078641A"/>
    <w:rsid w:val="00787597"/>
    <w:rsid w:val="00787F79"/>
    <w:rsid w:val="007910B2"/>
    <w:rsid w:val="00791238"/>
    <w:rsid w:val="007912D5"/>
    <w:rsid w:val="00791CF4"/>
    <w:rsid w:val="00792232"/>
    <w:rsid w:val="007927BB"/>
    <w:rsid w:val="007927E9"/>
    <w:rsid w:val="007936D7"/>
    <w:rsid w:val="00793A69"/>
    <w:rsid w:val="00794B81"/>
    <w:rsid w:val="00794F5C"/>
    <w:rsid w:val="00797879"/>
    <w:rsid w:val="00797DD1"/>
    <w:rsid w:val="00797E00"/>
    <w:rsid w:val="007A021F"/>
    <w:rsid w:val="007A0619"/>
    <w:rsid w:val="007A080D"/>
    <w:rsid w:val="007A0BBA"/>
    <w:rsid w:val="007A17F6"/>
    <w:rsid w:val="007A18D2"/>
    <w:rsid w:val="007A1AB3"/>
    <w:rsid w:val="007A1E21"/>
    <w:rsid w:val="007A2C8C"/>
    <w:rsid w:val="007A35FB"/>
    <w:rsid w:val="007A42A3"/>
    <w:rsid w:val="007A5195"/>
    <w:rsid w:val="007A73CE"/>
    <w:rsid w:val="007A760E"/>
    <w:rsid w:val="007A7CB7"/>
    <w:rsid w:val="007B019E"/>
    <w:rsid w:val="007B0E9C"/>
    <w:rsid w:val="007B10AE"/>
    <w:rsid w:val="007B110C"/>
    <w:rsid w:val="007B1A6B"/>
    <w:rsid w:val="007B39B3"/>
    <w:rsid w:val="007B428B"/>
    <w:rsid w:val="007B443E"/>
    <w:rsid w:val="007B45C8"/>
    <w:rsid w:val="007B54D9"/>
    <w:rsid w:val="007C0AD5"/>
    <w:rsid w:val="007C0B61"/>
    <w:rsid w:val="007C1273"/>
    <w:rsid w:val="007C1B91"/>
    <w:rsid w:val="007C1F45"/>
    <w:rsid w:val="007C23AE"/>
    <w:rsid w:val="007C3736"/>
    <w:rsid w:val="007C38C1"/>
    <w:rsid w:val="007C3E14"/>
    <w:rsid w:val="007C4320"/>
    <w:rsid w:val="007C5D35"/>
    <w:rsid w:val="007C5F11"/>
    <w:rsid w:val="007C6FE4"/>
    <w:rsid w:val="007D0DE0"/>
    <w:rsid w:val="007D13A5"/>
    <w:rsid w:val="007D2B4D"/>
    <w:rsid w:val="007D54E0"/>
    <w:rsid w:val="007D5541"/>
    <w:rsid w:val="007D5EDD"/>
    <w:rsid w:val="007D6665"/>
    <w:rsid w:val="007D7E7F"/>
    <w:rsid w:val="007D7F14"/>
    <w:rsid w:val="007E0DF0"/>
    <w:rsid w:val="007E3009"/>
    <w:rsid w:val="007E373C"/>
    <w:rsid w:val="007E3900"/>
    <w:rsid w:val="007E7C95"/>
    <w:rsid w:val="007E7D90"/>
    <w:rsid w:val="007F0BCA"/>
    <w:rsid w:val="007F1EBB"/>
    <w:rsid w:val="007F2458"/>
    <w:rsid w:val="007F293F"/>
    <w:rsid w:val="007F29AA"/>
    <w:rsid w:val="007F2B4C"/>
    <w:rsid w:val="007F3CA3"/>
    <w:rsid w:val="007F432F"/>
    <w:rsid w:val="007F46E8"/>
    <w:rsid w:val="007F4CDE"/>
    <w:rsid w:val="007F6C4E"/>
    <w:rsid w:val="007F7397"/>
    <w:rsid w:val="0080018C"/>
    <w:rsid w:val="00800201"/>
    <w:rsid w:val="0080071C"/>
    <w:rsid w:val="00800757"/>
    <w:rsid w:val="0080155A"/>
    <w:rsid w:val="00802510"/>
    <w:rsid w:val="008032A2"/>
    <w:rsid w:val="0080393A"/>
    <w:rsid w:val="00803952"/>
    <w:rsid w:val="00804EED"/>
    <w:rsid w:val="00805446"/>
    <w:rsid w:val="00810FD9"/>
    <w:rsid w:val="008117BB"/>
    <w:rsid w:val="00811C0B"/>
    <w:rsid w:val="008130E2"/>
    <w:rsid w:val="00813BE6"/>
    <w:rsid w:val="00814956"/>
    <w:rsid w:val="00815F5A"/>
    <w:rsid w:val="00816402"/>
    <w:rsid w:val="00817035"/>
    <w:rsid w:val="00817264"/>
    <w:rsid w:val="00820065"/>
    <w:rsid w:val="0082109C"/>
    <w:rsid w:val="008214F4"/>
    <w:rsid w:val="0082154D"/>
    <w:rsid w:val="00822F74"/>
    <w:rsid w:val="00825DB9"/>
    <w:rsid w:val="0082689F"/>
    <w:rsid w:val="00827696"/>
    <w:rsid w:val="00827EBF"/>
    <w:rsid w:val="00830277"/>
    <w:rsid w:val="00830AFA"/>
    <w:rsid w:val="00831836"/>
    <w:rsid w:val="00831A83"/>
    <w:rsid w:val="00833E60"/>
    <w:rsid w:val="00833F0B"/>
    <w:rsid w:val="008346FD"/>
    <w:rsid w:val="008352B5"/>
    <w:rsid w:val="0083675C"/>
    <w:rsid w:val="008378CC"/>
    <w:rsid w:val="00837A55"/>
    <w:rsid w:val="00840CBB"/>
    <w:rsid w:val="00841498"/>
    <w:rsid w:val="008427E6"/>
    <w:rsid w:val="00844616"/>
    <w:rsid w:val="008455F4"/>
    <w:rsid w:val="00845733"/>
    <w:rsid w:val="008459B3"/>
    <w:rsid w:val="00845E54"/>
    <w:rsid w:val="008522D7"/>
    <w:rsid w:val="008543F0"/>
    <w:rsid w:val="0085505C"/>
    <w:rsid w:val="00856C5D"/>
    <w:rsid w:val="008577AD"/>
    <w:rsid w:val="00862228"/>
    <w:rsid w:val="00862BFE"/>
    <w:rsid w:val="00864B67"/>
    <w:rsid w:val="00865F3C"/>
    <w:rsid w:val="00866346"/>
    <w:rsid w:val="00870092"/>
    <w:rsid w:val="00870374"/>
    <w:rsid w:val="008713BB"/>
    <w:rsid w:val="0087210F"/>
    <w:rsid w:val="0087227E"/>
    <w:rsid w:val="00872630"/>
    <w:rsid w:val="0087347D"/>
    <w:rsid w:val="008735CF"/>
    <w:rsid w:val="0087373C"/>
    <w:rsid w:val="00875473"/>
    <w:rsid w:val="0087624F"/>
    <w:rsid w:val="00876363"/>
    <w:rsid w:val="0087642A"/>
    <w:rsid w:val="00877470"/>
    <w:rsid w:val="00877A6D"/>
    <w:rsid w:val="00880338"/>
    <w:rsid w:val="00880D6E"/>
    <w:rsid w:val="00881686"/>
    <w:rsid w:val="00881B2D"/>
    <w:rsid w:val="008824DB"/>
    <w:rsid w:val="008826EF"/>
    <w:rsid w:val="008827DA"/>
    <w:rsid w:val="008859F4"/>
    <w:rsid w:val="008867AE"/>
    <w:rsid w:val="00887867"/>
    <w:rsid w:val="00890379"/>
    <w:rsid w:val="00891830"/>
    <w:rsid w:val="008919D9"/>
    <w:rsid w:val="008926D4"/>
    <w:rsid w:val="008927E8"/>
    <w:rsid w:val="00892B6C"/>
    <w:rsid w:val="00892D08"/>
    <w:rsid w:val="00892E04"/>
    <w:rsid w:val="008932DF"/>
    <w:rsid w:val="00894991"/>
    <w:rsid w:val="00896B72"/>
    <w:rsid w:val="00896D58"/>
    <w:rsid w:val="00896E78"/>
    <w:rsid w:val="00897107"/>
    <w:rsid w:val="008A0176"/>
    <w:rsid w:val="008A0BA2"/>
    <w:rsid w:val="008A1E28"/>
    <w:rsid w:val="008A2739"/>
    <w:rsid w:val="008A3052"/>
    <w:rsid w:val="008A476E"/>
    <w:rsid w:val="008A4CDD"/>
    <w:rsid w:val="008A53DD"/>
    <w:rsid w:val="008A65C1"/>
    <w:rsid w:val="008A6C2B"/>
    <w:rsid w:val="008A7866"/>
    <w:rsid w:val="008B2FAD"/>
    <w:rsid w:val="008B4026"/>
    <w:rsid w:val="008B43C8"/>
    <w:rsid w:val="008B55A8"/>
    <w:rsid w:val="008B6437"/>
    <w:rsid w:val="008B73B2"/>
    <w:rsid w:val="008C10FF"/>
    <w:rsid w:val="008C1342"/>
    <w:rsid w:val="008C223C"/>
    <w:rsid w:val="008C25A8"/>
    <w:rsid w:val="008C28A1"/>
    <w:rsid w:val="008C2BC1"/>
    <w:rsid w:val="008C56A4"/>
    <w:rsid w:val="008C5C70"/>
    <w:rsid w:val="008C6A3D"/>
    <w:rsid w:val="008C735F"/>
    <w:rsid w:val="008D0A53"/>
    <w:rsid w:val="008D3ED0"/>
    <w:rsid w:val="008D5349"/>
    <w:rsid w:val="008D580A"/>
    <w:rsid w:val="008D5B93"/>
    <w:rsid w:val="008D6071"/>
    <w:rsid w:val="008E025A"/>
    <w:rsid w:val="008E10A4"/>
    <w:rsid w:val="008E116D"/>
    <w:rsid w:val="008E1355"/>
    <w:rsid w:val="008E3A23"/>
    <w:rsid w:val="008E3E37"/>
    <w:rsid w:val="008E4318"/>
    <w:rsid w:val="008E539C"/>
    <w:rsid w:val="008E5404"/>
    <w:rsid w:val="008E5A6D"/>
    <w:rsid w:val="008E5A8F"/>
    <w:rsid w:val="008F0545"/>
    <w:rsid w:val="008F0E87"/>
    <w:rsid w:val="008F14D8"/>
    <w:rsid w:val="008F20FB"/>
    <w:rsid w:val="008F25B7"/>
    <w:rsid w:val="008F32DF"/>
    <w:rsid w:val="008F38A6"/>
    <w:rsid w:val="008F3BD4"/>
    <w:rsid w:val="008F3EE1"/>
    <w:rsid w:val="008F4D20"/>
    <w:rsid w:val="008F6B14"/>
    <w:rsid w:val="008F72B1"/>
    <w:rsid w:val="008F7444"/>
    <w:rsid w:val="009004EA"/>
    <w:rsid w:val="00906872"/>
    <w:rsid w:val="00907002"/>
    <w:rsid w:val="009077F3"/>
    <w:rsid w:val="00911808"/>
    <w:rsid w:val="00911A7F"/>
    <w:rsid w:val="00912A63"/>
    <w:rsid w:val="00912B7A"/>
    <w:rsid w:val="00913628"/>
    <w:rsid w:val="009168A6"/>
    <w:rsid w:val="009173A5"/>
    <w:rsid w:val="00917811"/>
    <w:rsid w:val="009204A8"/>
    <w:rsid w:val="00921615"/>
    <w:rsid w:val="00921CD2"/>
    <w:rsid w:val="00922348"/>
    <w:rsid w:val="009225A9"/>
    <w:rsid w:val="009236B5"/>
    <w:rsid w:val="00923A2C"/>
    <w:rsid w:val="00925965"/>
    <w:rsid w:val="009267B4"/>
    <w:rsid w:val="0092781E"/>
    <w:rsid w:val="00930A1B"/>
    <w:rsid w:val="009311B8"/>
    <w:rsid w:val="00931428"/>
    <w:rsid w:val="009316D8"/>
    <w:rsid w:val="009332EC"/>
    <w:rsid w:val="009333FC"/>
    <w:rsid w:val="0093454E"/>
    <w:rsid w:val="00935089"/>
    <w:rsid w:val="009366B9"/>
    <w:rsid w:val="0093687E"/>
    <w:rsid w:val="009376D9"/>
    <w:rsid w:val="00940403"/>
    <w:rsid w:val="00941097"/>
    <w:rsid w:val="009411B3"/>
    <w:rsid w:val="00942419"/>
    <w:rsid w:val="009430BC"/>
    <w:rsid w:val="00943320"/>
    <w:rsid w:val="00943B6D"/>
    <w:rsid w:val="00944003"/>
    <w:rsid w:val="00946356"/>
    <w:rsid w:val="00951305"/>
    <w:rsid w:val="00951D34"/>
    <w:rsid w:val="00953342"/>
    <w:rsid w:val="00956CFB"/>
    <w:rsid w:val="00957425"/>
    <w:rsid w:val="00957463"/>
    <w:rsid w:val="009574C8"/>
    <w:rsid w:val="0096174B"/>
    <w:rsid w:val="00962372"/>
    <w:rsid w:val="009637DC"/>
    <w:rsid w:val="00963E1D"/>
    <w:rsid w:val="009641B1"/>
    <w:rsid w:val="00967B3E"/>
    <w:rsid w:val="00970C43"/>
    <w:rsid w:val="00973130"/>
    <w:rsid w:val="009747A1"/>
    <w:rsid w:val="00975BED"/>
    <w:rsid w:val="00976E0C"/>
    <w:rsid w:val="009807EE"/>
    <w:rsid w:val="009809FE"/>
    <w:rsid w:val="00980DA9"/>
    <w:rsid w:val="0098135E"/>
    <w:rsid w:val="00981652"/>
    <w:rsid w:val="00981AE3"/>
    <w:rsid w:val="00981EF3"/>
    <w:rsid w:val="00983684"/>
    <w:rsid w:val="009839C5"/>
    <w:rsid w:val="00983DDD"/>
    <w:rsid w:val="0098412A"/>
    <w:rsid w:val="00984AFC"/>
    <w:rsid w:val="00985432"/>
    <w:rsid w:val="0098583E"/>
    <w:rsid w:val="00986115"/>
    <w:rsid w:val="009864CF"/>
    <w:rsid w:val="00987223"/>
    <w:rsid w:val="00991397"/>
    <w:rsid w:val="00991B00"/>
    <w:rsid w:val="00992C2D"/>
    <w:rsid w:val="00992EE1"/>
    <w:rsid w:val="00992FD1"/>
    <w:rsid w:val="009942A4"/>
    <w:rsid w:val="00994E86"/>
    <w:rsid w:val="00994F8B"/>
    <w:rsid w:val="0099633C"/>
    <w:rsid w:val="009964AB"/>
    <w:rsid w:val="00996889"/>
    <w:rsid w:val="009968BA"/>
    <w:rsid w:val="0099747E"/>
    <w:rsid w:val="009A09A7"/>
    <w:rsid w:val="009A2357"/>
    <w:rsid w:val="009A4494"/>
    <w:rsid w:val="009A44E3"/>
    <w:rsid w:val="009A6313"/>
    <w:rsid w:val="009A69C2"/>
    <w:rsid w:val="009A7EFA"/>
    <w:rsid w:val="009B211C"/>
    <w:rsid w:val="009B2582"/>
    <w:rsid w:val="009B38B1"/>
    <w:rsid w:val="009B45A7"/>
    <w:rsid w:val="009B5FD5"/>
    <w:rsid w:val="009B702F"/>
    <w:rsid w:val="009B71A7"/>
    <w:rsid w:val="009B7F38"/>
    <w:rsid w:val="009C0759"/>
    <w:rsid w:val="009C140E"/>
    <w:rsid w:val="009C239A"/>
    <w:rsid w:val="009C2844"/>
    <w:rsid w:val="009C3039"/>
    <w:rsid w:val="009C5956"/>
    <w:rsid w:val="009C767F"/>
    <w:rsid w:val="009C7A01"/>
    <w:rsid w:val="009D0B01"/>
    <w:rsid w:val="009D1093"/>
    <w:rsid w:val="009D2DCF"/>
    <w:rsid w:val="009D3556"/>
    <w:rsid w:val="009D409F"/>
    <w:rsid w:val="009D41DF"/>
    <w:rsid w:val="009D4C7B"/>
    <w:rsid w:val="009D742C"/>
    <w:rsid w:val="009D78F1"/>
    <w:rsid w:val="009E043E"/>
    <w:rsid w:val="009E04A5"/>
    <w:rsid w:val="009E0FDB"/>
    <w:rsid w:val="009E1362"/>
    <w:rsid w:val="009E1AF9"/>
    <w:rsid w:val="009E1F8C"/>
    <w:rsid w:val="009E2496"/>
    <w:rsid w:val="009E41AB"/>
    <w:rsid w:val="009E4B94"/>
    <w:rsid w:val="009E6053"/>
    <w:rsid w:val="009F1791"/>
    <w:rsid w:val="009F4BE3"/>
    <w:rsid w:val="009F52BF"/>
    <w:rsid w:val="009F5788"/>
    <w:rsid w:val="009F6926"/>
    <w:rsid w:val="009F6A60"/>
    <w:rsid w:val="009F7777"/>
    <w:rsid w:val="00A00DC0"/>
    <w:rsid w:val="00A01791"/>
    <w:rsid w:val="00A03A4A"/>
    <w:rsid w:val="00A042A3"/>
    <w:rsid w:val="00A06037"/>
    <w:rsid w:val="00A06A33"/>
    <w:rsid w:val="00A07C5F"/>
    <w:rsid w:val="00A1109F"/>
    <w:rsid w:val="00A11950"/>
    <w:rsid w:val="00A11B54"/>
    <w:rsid w:val="00A17AEC"/>
    <w:rsid w:val="00A20C17"/>
    <w:rsid w:val="00A2397A"/>
    <w:rsid w:val="00A24A20"/>
    <w:rsid w:val="00A2581A"/>
    <w:rsid w:val="00A25DF4"/>
    <w:rsid w:val="00A261E6"/>
    <w:rsid w:val="00A26D11"/>
    <w:rsid w:val="00A27A59"/>
    <w:rsid w:val="00A30075"/>
    <w:rsid w:val="00A3011A"/>
    <w:rsid w:val="00A30920"/>
    <w:rsid w:val="00A30C11"/>
    <w:rsid w:val="00A3184A"/>
    <w:rsid w:val="00A31BB2"/>
    <w:rsid w:val="00A320B6"/>
    <w:rsid w:val="00A35685"/>
    <w:rsid w:val="00A36275"/>
    <w:rsid w:val="00A400BD"/>
    <w:rsid w:val="00A419CC"/>
    <w:rsid w:val="00A4218A"/>
    <w:rsid w:val="00A43BA9"/>
    <w:rsid w:val="00A43C2B"/>
    <w:rsid w:val="00A44279"/>
    <w:rsid w:val="00A44D0D"/>
    <w:rsid w:val="00A4508A"/>
    <w:rsid w:val="00A46423"/>
    <w:rsid w:val="00A479E3"/>
    <w:rsid w:val="00A518CB"/>
    <w:rsid w:val="00A527BD"/>
    <w:rsid w:val="00A53DBE"/>
    <w:rsid w:val="00A546B5"/>
    <w:rsid w:val="00A5522F"/>
    <w:rsid w:val="00A61BA6"/>
    <w:rsid w:val="00A630E9"/>
    <w:rsid w:val="00A634E0"/>
    <w:rsid w:val="00A63845"/>
    <w:rsid w:val="00A64105"/>
    <w:rsid w:val="00A674CD"/>
    <w:rsid w:val="00A7029C"/>
    <w:rsid w:val="00A70C57"/>
    <w:rsid w:val="00A72083"/>
    <w:rsid w:val="00A72F8C"/>
    <w:rsid w:val="00A73A09"/>
    <w:rsid w:val="00A7514E"/>
    <w:rsid w:val="00A7530E"/>
    <w:rsid w:val="00A766B8"/>
    <w:rsid w:val="00A76ECA"/>
    <w:rsid w:val="00A77DA9"/>
    <w:rsid w:val="00A77F31"/>
    <w:rsid w:val="00A800EF"/>
    <w:rsid w:val="00A81CF2"/>
    <w:rsid w:val="00A81E5B"/>
    <w:rsid w:val="00A8421A"/>
    <w:rsid w:val="00A852ED"/>
    <w:rsid w:val="00A8624D"/>
    <w:rsid w:val="00A90616"/>
    <w:rsid w:val="00A9079F"/>
    <w:rsid w:val="00A90884"/>
    <w:rsid w:val="00A9103D"/>
    <w:rsid w:val="00A91584"/>
    <w:rsid w:val="00A91BF5"/>
    <w:rsid w:val="00A91E39"/>
    <w:rsid w:val="00A93979"/>
    <w:rsid w:val="00A94672"/>
    <w:rsid w:val="00A94934"/>
    <w:rsid w:val="00A94B6A"/>
    <w:rsid w:val="00A95B31"/>
    <w:rsid w:val="00A9619B"/>
    <w:rsid w:val="00A96DC7"/>
    <w:rsid w:val="00A96E37"/>
    <w:rsid w:val="00A96E87"/>
    <w:rsid w:val="00A971FD"/>
    <w:rsid w:val="00AA0B7D"/>
    <w:rsid w:val="00AA20F2"/>
    <w:rsid w:val="00AA293F"/>
    <w:rsid w:val="00AA6233"/>
    <w:rsid w:val="00AA6926"/>
    <w:rsid w:val="00AA72C9"/>
    <w:rsid w:val="00AB000A"/>
    <w:rsid w:val="00AB0087"/>
    <w:rsid w:val="00AB04B7"/>
    <w:rsid w:val="00AB21C8"/>
    <w:rsid w:val="00AB2AFB"/>
    <w:rsid w:val="00AB31AD"/>
    <w:rsid w:val="00AB36B5"/>
    <w:rsid w:val="00AB3F7E"/>
    <w:rsid w:val="00AB47CE"/>
    <w:rsid w:val="00AB485B"/>
    <w:rsid w:val="00AB539C"/>
    <w:rsid w:val="00AB590E"/>
    <w:rsid w:val="00AB652E"/>
    <w:rsid w:val="00AB6665"/>
    <w:rsid w:val="00AB74C0"/>
    <w:rsid w:val="00AB7889"/>
    <w:rsid w:val="00AC0006"/>
    <w:rsid w:val="00AC022B"/>
    <w:rsid w:val="00AC0735"/>
    <w:rsid w:val="00AC0739"/>
    <w:rsid w:val="00AC18DE"/>
    <w:rsid w:val="00AC2614"/>
    <w:rsid w:val="00AC28C7"/>
    <w:rsid w:val="00AC31F5"/>
    <w:rsid w:val="00AC3387"/>
    <w:rsid w:val="00AC358A"/>
    <w:rsid w:val="00AC4027"/>
    <w:rsid w:val="00AC45DE"/>
    <w:rsid w:val="00AC5996"/>
    <w:rsid w:val="00AC5DA6"/>
    <w:rsid w:val="00AC65BA"/>
    <w:rsid w:val="00AC6CF2"/>
    <w:rsid w:val="00AC70BD"/>
    <w:rsid w:val="00AD130A"/>
    <w:rsid w:val="00AD1D19"/>
    <w:rsid w:val="00AD2DE1"/>
    <w:rsid w:val="00AD2FF1"/>
    <w:rsid w:val="00AD384A"/>
    <w:rsid w:val="00AD4C52"/>
    <w:rsid w:val="00AD5148"/>
    <w:rsid w:val="00AD5A24"/>
    <w:rsid w:val="00AD5D1F"/>
    <w:rsid w:val="00AD5E73"/>
    <w:rsid w:val="00AD703D"/>
    <w:rsid w:val="00AD7465"/>
    <w:rsid w:val="00AD791E"/>
    <w:rsid w:val="00AE01CC"/>
    <w:rsid w:val="00AE03CC"/>
    <w:rsid w:val="00AE2061"/>
    <w:rsid w:val="00AE2C37"/>
    <w:rsid w:val="00AE3B75"/>
    <w:rsid w:val="00AE3C34"/>
    <w:rsid w:val="00AE54DF"/>
    <w:rsid w:val="00AE59F1"/>
    <w:rsid w:val="00AE5B11"/>
    <w:rsid w:val="00AE6B72"/>
    <w:rsid w:val="00AF06B7"/>
    <w:rsid w:val="00AF1696"/>
    <w:rsid w:val="00AF1BEF"/>
    <w:rsid w:val="00AF1D02"/>
    <w:rsid w:val="00AF22FA"/>
    <w:rsid w:val="00AF283F"/>
    <w:rsid w:val="00AF5674"/>
    <w:rsid w:val="00AF5B35"/>
    <w:rsid w:val="00B00089"/>
    <w:rsid w:val="00B00D92"/>
    <w:rsid w:val="00B01275"/>
    <w:rsid w:val="00B013F7"/>
    <w:rsid w:val="00B01DA9"/>
    <w:rsid w:val="00B03727"/>
    <w:rsid w:val="00B04DCF"/>
    <w:rsid w:val="00B05765"/>
    <w:rsid w:val="00B0634A"/>
    <w:rsid w:val="00B06627"/>
    <w:rsid w:val="00B0713C"/>
    <w:rsid w:val="00B07895"/>
    <w:rsid w:val="00B1026C"/>
    <w:rsid w:val="00B10452"/>
    <w:rsid w:val="00B11350"/>
    <w:rsid w:val="00B11911"/>
    <w:rsid w:val="00B140F9"/>
    <w:rsid w:val="00B150F3"/>
    <w:rsid w:val="00B15C32"/>
    <w:rsid w:val="00B177B1"/>
    <w:rsid w:val="00B20402"/>
    <w:rsid w:val="00B2170B"/>
    <w:rsid w:val="00B22BEE"/>
    <w:rsid w:val="00B22D32"/>
    <w:rsid w:val="00B2350B"/>
    <w:rsid w:val="00B23774"/>
    <w:rsid w:val="00B2414F"/>
    <w:rsid w:val="00B25521"/>
    <w:rsid w:val="00B26B4F"/>
    <w:rsid w:val="00B30443"/>
    <w:rsid w:val="00B30ACF"/>
    <w:rsid w:val="00B322DE"/>
    <w:rsid w:val="00B342B3"/>
    <w:rsid w:val="00B346F2"/>
    <w:rsid w:val="00B35D32"/>
    <w:rsid w:val="00B36290"/>
    <w:rsid w:val="00B36DB0"/>
    <w:rsid w:val="00B37C1D"/>
    <w:rsid w:val="00B41A63"/>
    <w:rsid w:val="00B41A7F"/>
    <w:rsid w:val="00B41AC9"/>
    <w:rsid w:val="00B41C20"/>
    <w:rsid w:val="00B42B94"/>
    <w:rsid w:val="00B44341"/>
    <w:rsid w:val="00B44864"/>
    <w:rsid w:val="00B45087"/>
    <w:rsid w:val="00B45E51"/>
    <w:rsid w:val="00B46960"/>
    <w:rsid w:val="00B47258"/>
    <w:rsid w:val="00B50633"/>
    <w:rsid w:val="00B52365"/>
    <w:rsid w:val="00B52E04"/>
    <w:rsid w:val="00B52F8F"/>
    <w:rsid w:val="00B5402C"/>
    <w:rsid w:val="00B54179"/>
    <w:rsid w:val="00B541CC"/>
    <w:rsid w:val="00B544B1"/>
    <w:rsid w:val="00B55281"/>
    <w:rsid w:val="00B57B57"/>
    <w:rsid w:val="00B608C4"/>
    <w:rsid w:val="00B61644"/>
    <w:rsid w:val="00B61EA5"/>
    <w:rsid w:val="00B627DD"/>
    <w:rsid w:val="00B65149"/>
    <w:rsid w:val="00B660CE"/>
    <w:rsid w:val="00B66EA5"/>
    <w:rsid w:val="00B67773"/>
    <w:rsid w:val="00B7036B"/>
    <w:rsid w:val="00B73829"/>
    <w:rsid w:val="00B74640"/>
    <w:rsid w:val="00B7496E"/>
    <w:rsid w:val="00B74BD0"/>
    <w:rsid w:val="00B74E86"/>
    <w:rsid w:val="00B75CB8"/>
    <w:rsid w:val="00B7761C"/>
    <w:rsid w:val="00B777F5"/>
    <w:rsid w:val="00B77885"/>
    <w:rsid w:val="00B80A1D"/>
    <w:rsid w:val="00B81798"/>
    <w:rsid w:val="00B837F6"/>
    <w:rsid w:val="00B8660E"/>
    <w:rsid w:val="00B86C80"/>
    <w:rsid w:val="00B87C8A"/>
    <w:rsid w:val="00B9096F"/>
    <w:rsid w:val="00B90EE8"/>
    <w:rsid w:val="00B90F6A"/>
    <w:rsid w:val="00B92876"/>
    <w:rsid w:val="00B92CA7"/>
    <w:rsid w:val="00B94A2C"/>
    <w:rsid w:val="00BA13C2"/>
    <w:rsid w:val="00BA1440"/>
    <w:rsid w:val="00BA1F84"/>
    <w:rsid w:val="00BA2008"/>
    <w:rsid w:val="00BA3252"/>
    <w:rsid w:val="00BA376E"/>
    <w:rsid w:val="00BA3CAD"/>
    <w:rsid w:val="00BA45D4"/>
    <w:rsid w:val="00BA64E0"/>
    <w:rsid w:val="00BB1167"/>
    <w:rsid w:val="00BB1406"/>
    <w:rsid w:val="00BB14AD"/>
    <w:rsid w:val="00BB2276"/>
    <w:rsid w:val="00BB296F"/>
    <w:rsid w:val="00BB496B"/>
    <w:rsid w:val="00BB51AC"/>
    <w:rsid w:val="00BB53CB"/>
    <w:rsid w:val="00BB5DF2"/>
    <w:rsid w:val="00BB69EF"/>
    <w:rsid w:val="00BB7A59"/>
    <w:rsid w:val="00BC08D5"/>
    <w:rsid w:val="00BC194E"/>
    <w:rsid w:val="00BC2245"/>
    <w:rsid w:val="00BC2D00"/>
    <w:rsid w:val="00BC2ED9"/>
    <w:rsid w:val="00BC3CB7"/>
    <w:rsid w:val="00BC3E33"/>
    <w:rsid w:val="00BC3E5B"/>
    <w:rsid w:val="00BC453F"/>
    <w:rsid w:val="00BC64AD"/>
    <w:rsid w:val="00BC6BC6"/>
    <w:rsid w:val="00BC73A1"/>
    <w:rsid w:val="00BC7475"/>
    <w:rsid w:val="00BD03C7"/>
    <w:rsid w:val="00BD17DC"/>
    <w:rsid w:val="00BD2146"/>
    <w:rsid w:val="00BD2822"/>
    <w:rsid w:val="00BD46EB"/>
    <w:rsid w:val="00BD4AC6"/>
    <w:rsid w:val="00BD4B9D"/>
    <w:rsid w:val="00BD6965"/>
    <w:rsid w:val="00BD7641"/>
    <w:rsid w:val="00BE0FCA"/>
    <w:rsid w:val="00BE13DF"/>
    <w:rsid w:val="00BE16D7"/>
    <w:rsid w:val="00BE23EB"/>
    <w:rsid w:val="00BE2490"/>
    <w:rsid w:val="00BE24BB"/>
    <w:rsid w:val="00BE293A"/>
    <w:rsid w:val="00BE2DDC"/>
    <w:rsid w:val="00BE2E40"/>
    <w:rsid w:val="00BE3467"/>
    <w:rsid w:val="00BE4077"/>
    <w:rsid w:val="00BE59AB"/>
    <w:rsid w:val="00BE6710"/>
    <w:rsid w:val="00BE679E"/>
    <w:rsid w:val="00BE6D75"/>
    <w:rsid w:val="00BE6F0E"/>
    <w:rsid w:val="00BF3956"/>
    <w:rsid w:val="00BF44C2"/>
    <w:rsid w:val="00BF488E"/>
    <w:rsid w:val="00BF5500"/>
    <w:rsid w:val="00BF5793"/>
    <w:rsid w:val="00BF65FA"/>
    <w:rsid w:val="00BF715C"/>
    <w:rsid w:val="00BF7BC1"/>
    <w:rsid w:val="00C00246"/>
    <w:rsid w:val="00C01561"/>
    <w:rsid w:val="00C0170A"/>
    <w:rsid w:val="00C01B3C"/>
    <w:rsid w:val="00C03578"/>
    <w:rsid w:val="00C03F9F"/>
    <w:rsid w:val="00C04A5C"/>
    <w:rsid w:val="00C05529"/>
    <w:rsid w:val="00C05DA0"/>
    <w:rsid w:val="00C0714E"/>
    <w:rsid w:val="00C079CB"/>
    <w:rsid w:val="00C10178"/>
    <w:rsid w:val="00C10F31"/>
    <w:rsid w:val="00C11127"/>
    <w:rsid w:val="00C15191"/>
    <w:rsid w:val="00C16B62"/>
    <w:rsid w:val="00C17E1F"/>
    <w:rsid w:val="00C202FC"/>
    <w:rsid w:val="00C23A23"/>
    <w:rsid w:val="00C23B0B"/>
    <w:rsid w:val="00C24C3D"/>
    <w:rsid w:val="00C25115"/>
    <w:rsid w:val="00C26022"/>
    <w:rsid w:val="00C26D1D"/>
    <w:rsid w:val="00C2787D"/>
    <w:rsid w:val="00C30152"/>
    <w:rsid w:val="00C30E7B"/>
    <w:rsid w:val="00C3294F"/>
    <w:rsid w:val="00C34917"/>
    <w:rsid w:val="00C35342"/>
    <w:rsid w:val="00C36F01"/>
    <w:rsid w:val="00C377C0"/>
    <w:rsid w:val="00C37B4A"/>
    <w:rsid w:val="00C40DD9"/>
    <w:rsid w:val="00C40F21"/>
    <w:rsid w:val="00C412BA"/>
    <w:rsid w:val="00C431A0"/>
    <w:rsid w:val="00C43A2A"/>
    <w:rsid w:val="00C441E5"/>
    <w:rsid w:val="00C44374"/>
    <w:rsid w:val="00C44A8A"/>
    <w:rsid w:val="00C45133"/>
    <w:rsid w:val="00C4669A"/>
    <w:rsid w:val="00C47D18"/>
    <w:rsid w:val="00C51C13"/>
    <w:rsid w:val="00C54685"/>
    <w:rsid w:val="00C553FD"/>
    <w:rsid w:val="00C55400"/>
    <w:rsid w:val="00C56179"/>
    <w:rsid w:val="00C57665"/>
    <w:rsid w:val="00C57BAA"/>
    <w:rsid w:val="00C6036B"/>
    <w:rsid w:val="00C6038C"/>
    <w:rsid w:val="00C611F4"/>
    <w:rsid w:val="00C61BF0"/>
    <w:rsid w:val="00C62611"/>
    <w:rsid w:val="00C6336B"/>
    <w:rsid w:val="00C63E82"/>
    <w:rsid w:val="00C647FD"/>
    <w:rsid w:val="00C66570"/>
    <w:rsid w:val="00C6692B"/>
    <w:rsid w:val="00C66BCF"/>
    <w:rsid w:val="00C677D7"/>
    <w:rsid w:val="00C7043C"/>
    <w:rsid w:val="00C7084E"/>
    <w:rsid w:val="00C72603"/>
    <w:rsid w:val="00C72BD4"/>
    <w:rsid w:val="00C72D34"/>
    <w:rsid w:val="00C80CB0"/>
    <w:rsid w:val="00C82B49"/>
    <w:rsid w:val="00C831ED"/>
    <w:rsid w:val="00C83C5E"/>
    <w:rsid w:val="00C84321"/>
    <w:rsid w:val="00C847BB"/>
    <w:rsid w:val="00C84A91"/>
    <w:rsid w:val="00C85BFC"/>
    <w:rsid w:val="00C8613A"/>
    <w:rsid w:val="00C86FE1"/>
    <w:rsid w:val="00C87077"/>
    <w:rsid w:val="00C91776"/>
    <w:rsid w:val="00C9192C"/>
    <w:rsid w:val="00C925D7"/>
    <w:rsid w:val="00C9270B"/>
    <w:rsid w:val="00C93A2D"/>
    <w:rsid w:val="00C942DD"/>
    <w:rsid w:val="00C95A19"/>
    <w:rsid w:val="00C96184"/>
    <w:rsid w:val="00C9746A"/>
    <w:rsid w:val="00C97864"/>
    <w:rsid w:val="00C97A82"/>
    <w:rsid w:val="00CA1059"/>
    <w:rsid w:val="00CA13CE"/>
    <w:rsid w:val="00CA1567"/>
    <w:rsid w:val="00CA2F83"/>
    <w:rsid w:val="00CA368B"/>
    <w:rsid w:val="00CA44FE"/>
    <w:rsid w:val="00CA46A3"/>
    <w:rsid w:val="00CA4DA5"/>
    <w:rsid w:val="00CA5557"/>
    <w:rsid w:val="00CA681E"/>
    <w:rsid w:val="00CA72DA"/>
    <w:rsid w:val="00CA76CB"/>
    <w:rsid w:val="00CA7AC0"/>
    <w:rsid w:val="00CA7AC8"/>
    <w:rsid w:val="00CB01E9"/>
    <w:rsid w:val="00CB2179"/>
    <w:rsid w:val="00CB3677"/>
    <w:rsid w:val="00CB3C61"/>
    <w:rsid w:val="00CB47C2"/>
    <w:rsid w:val="00CB6F25"/>
    <w:rsid w:val="00CB7298"/>
    <w:rsid w:val="00CB7530"/>
    <w:rsid w:val="00CC012F"/>
    <w:rsid w:val="00CC01C3"/>
    <w:rsid w:val="00CC104F"/>
    <w:rsid w:val="00CC23BD"/>
    <w:rsid w:val="00CC25BB"/>
    <w:rsid w:val="00CC54EF"/>
    <w:rsid w:val="00CC6DD1"/>
    <w:rsid w:val="00CD0E7D"/>
    <w:rsid w:val="00CD0F67"/>
    <w:rsid w:val="00CD130F"/>
    <w:rsid w:val="00CD1CFA"/>
    <w:rsid w:val="00CD3FE6"/>
    <w:rsid w:val="00CD404E"/>
    <w:rsid w:val="00CD41B6"/>
    <w:rsid w:val="00CD6205"/>
    <w:rsid w:val="00CD64BA"/>
    <w:rsid w:val="00CD7785"/>
    <w:rsid w:val="00CE1F64"/>
    <w:rsid w:val="00CE2865"/>
    <w:rsid w:val="00CE5E4B"/>
    <w:rsid w:val="00CE60A2"/>
    <w:rsid w:val="00CF01BA"/>
    <w:rsid w:val="00CF03FB"/>
    <w:rsid w:val="00CF147D"/>
    <w:rsid w:val="00CF1E03"/>
    <w:rsid w:val="00CF2030"/>
    <w:rsid w:val="00CF2DB5"/>
    <w:rsid w:val="00CF333D"/>
    <w:rsid w:val="00CF3D4B"/>
    <w:rsid w:val="00CF4C05"/>
    <w:rsid w:val="00CF50B2"/>
    <w:rsid w:val="00CF653C"/>
    <w:rsid w:val="00CF6BB4"/>
    <w:rsid w:val="00CF6F1B"/>
    <w:rsid w:val="00CF7985"/>
    <w:rsid w:val="00D00193"/>
    <w:rsid w:val="00D002B6"/>
    <w:rsid w:val="00D002FC"/>
    <w:rsid w:val="00D009AB"/>
    <w:rsid w:val="00D01337"/>
    <w:rsid w:val="00D0477E"/>
    <w:rsid w:val="00D058DC"/>
    <w:rsid w:val="00D05BCA"/>
    <w:rsid w:val="00D06D33"/>
    <w:rsid w:val="00D076B0"/>
    <w:rsid w:val="00D1176E"/>
    <w:rsid w:val="00D127E6"/>
    <w:rsid w:val="00D1341E"/>
    <w:rsid w:val="00D13775"/>
    <w:rsid w:val="00D14D64"/>
    <w:rsid w:val="00D15AB4"/>
    <w:rsid w:val="00D16438"/>
    <w:rsid w:val="00D2011A"/>
    <w:rsid w:val="00D201AE"/>
    <w:rsid w:val="00D20930"/>
    <w:rsid w:val="00D20A3F"/>
    <w:rsid w:val="00D21CEF"/>
    <w:rsid w:val="00D247E1"/>
    <w:rsid w:val="00D24DEA"/>
    <w:rsid w:val="00D25071"/>
    <w:rsid w:val="00D25EEC"/>
    <w:rsid w:val="00D270FF"/>
    <w:rsid w:val="00D27ABD"/>
    <w:rsid w:val="00D301FB"/>
    <w:rsid w:val="00D30823"/>
    <w:rsid w:val="00D309D7"/>
    <w:rsid w:val="00D30AD5"/>
    <w:rsid w:val="00D30E21"/>
    <w:rsid w:val="00D31C9F"/>
    <w:rsid w:val="00D3378E"/>
    <w:rsid w:val="00D3481B"/>
    <w:rsid w:val="00D35FFD"/>
    <w:rsid w:val="00D3620A"/>
    <w:rsid w:val="00D36659"/>
    <w:rsid w:val="00D37059"/>
    <w:rsid w:val="00D379E6"/>
    <w:rsid w:val="00D37BF1"/>
    <w:rsid w:val="00D4025D"/>
    <w:rsid w:val="00D40FAF"/>
    <w:rsid w:val="00D4118A"/>
    <w:rsid w:val="00D41CFA"/>
    <w:rsid w:val="00D43EAB"/>
    <w:rsid w:val="00D44A46"/>
    <w:rsid w:val="00D45486"/>
    <w:rsid w:val="00D45547"/>
    <w:rsid w:val="00D46627"/>
    <w:rsid w:val="00D46ED1"/>
    <w:rsid w:val="00D501F3"/>
    <w:rsid w:val="00D510A6"/>
    <w:rsid w:val="00D515DB"/>
    <w:rsid w:val="00D523C5"/>
    <w:rsid w:val="00D52889"/>
    <w:rsid w:val="00D5383D"/>
    <w:rsid w:val="00D53C84"/>
    <w:rsid w:val="00D5691D"/>
    <w:rsid w:val="00D579C8"/>
    <w:rsid w:val="00D6052D"/>
    <w:rsid w:val="00D60B7E"/>
    <w:rsid w:val="00D613BD"/>
    <w:rsid w:val="00D6191F"/>
    <w:rsid w:val="00D635C1"/>
    <w:rsid w:val="00D63CAB"/>
    <w:rsid w:val="00D63E1F"/>
    <w:rsid w:val="00D6425B"/>
    <w:rsid w:val="00D6458A"/>
    <w:rsid w:val="00D65BEC"/>
    <w:rsid w:val="00D6606F"/>
    <w:rsid w:val="00D66507"/>
    <w:rsid w:val="00D6692C"/>
    <w:rsid w:val="00D70D3F"/>
    <w:rsid w:val="00D716E8"/>
    <w:rsid w:val="00D76197"/>
    <w:rsid w:val="00D763D5"/>
    <w:rsid w:val="00D80178"/>
    <w:rsid w:val="00D80768"/>
    <w:rsid w:val="00D81E26"/>
    <w:rsid w:val="00D83A50"/>
    <w:rsid w:val="00D83E4A"/>
    <w:rsid w:val="00D8416F"/>
    <w:rsid w:val="00D85302"/>
    <w:rsid w:val="00D86F38"/>
    <w:rsid w:val="00D8743D"/>
    <w:rsid w:val="00D87C31"/>
    <w:rsid w:val="00D90B97"/>
    <w:rsid w:val="00D90C50"/>
    <w:rsid w:val="00D91058"/>
    <w:rsid w:val="00D91466"/>
    <w:rsid w:val="00D91A64"/>
    <w:rsid w:val="00D92457"/>
    <w:rsid w:val="00D92545"/>
    <w:rsid w:val="00D92C42"/>
    <w:rsid w:val="00D92EEF"/>
    <w:rsid w:val="00D94490"/>
    <w:rsid w:val="00D94970"/>
    <w:rsid w:val="00D949E2"/>
    <w:rsid w:val="00D9503D"/>
    <w:rsid w:val="00D9551B"/>
    <w:rsid w:val="00D96141"/>
    <w:rsid w:val="00D975DC"/>
    <w:rsid w:val="00DA0BA3"/>
    <w:rsid w:val="00DA0BAF"/>
    <w:rsid w:val="00DA3F79"/>
    <w:rsid w:val="00DA58E5"/>
    <w:rsid w:val="00DA700E"/>
    <w:rsid w:val="00DA7C3C"/>
    <w:rsid w:val="00DA7D14"/>
    <w:rsid w:val="00DB0FD2"/>
    <w:rsid w:val="00DB1000"/>
    <w:rsid w:val="00DB1BD4"/>
    <w:rsid w:val="00DB2EF3"/>
    <w:rsid w:val="00DB4517"/>
    <w:rsid w:val="00DB57D6"/>
    <w:rsid w:val="00DB66CE"/>
    <w:rsid w:val="00DB7A22"/>
    <w:rsid w:val="00DB7EB8"/>
    <w:rsid w:val="00DC1562"/>
    <w:rsid w:val="00DC29CC"/>
    <w:rsid w:val="00DC3ED4"/>
    <w:rsid w:val="00DC45E7"/>
    <w:rsid w:val="00DC47E9"/>
    <w:rsid w:val="00DC496A"/>
    <w:rsid w:val="00DC6E7C"/>
    <w:rsid w:val="00DC73FE"/>
    <w:rsid w:val="00DD1E34"/>
    <w:rsid w:val="00DD3B59"/>
    <w:rsid w:val="00DD3FFD"/>
    <w:rsid w:val="00DD5AD2"/>
    <w:rsid w:val="00DD5B0A"/>
    <w:rsid w:val="00DE2533"/>
    <w:rsid w:val="00DE2B28"/>
    <w:rsid w:val="00DE2B41"/>
    <w:rsid w:val="00DE30C5"/>
    <w:rsid w:val="00DE3106"/>
    <w:rsid w:val="00DE336C"/>
    <w:rsid w:val="00DE388F"/>
    <w:rsid w:val="00DE4638"/>
    <w:rsid w:val="00DE5978"/>
    <w:rsid w:val="00DE615B"/>
    <w:rsid w:val="00DE6F95"/>
    <w:rsid w:val="00DE77B4"/>
    <w:rsid w:val="00DF0B61"/>
    <w:rsid w:val="00DF11EE"/>
    <w:rsid w:val="00DF18DF"/>
    <w:rsid w:val="00DF3DD7"/>
    <w:rsid w:val="00DF44D1"/>
    <w:rsid w:val="00DF561B"/>
    <w:rsid w:val="00DF6B6C"/>
    <w:rsid w:val="00DF6D9F"/>
    <w:rsid w:val="00E00570"/>
    <w:rsid w:val="00E015AF"/>
    <w:rsid w:val="00E017DC"/>
    <w:rsid w:val="00E02295"/>
    <w:rsid w:val="00E024D0"/>
    <w:rsid w:val="00E034EE"/>
    <w:rsid w:val="00E037A3"/>
    <w:rsid w:val="00E03995"/>
    <w:rsid w:val="00E04C63"/>
    <w:rsid w:val="00E07131"/>
    <w:rsid w:val="00E0742A"/>
    <w:rsid w:val="00E0786C"/>
    <w:rsid w:val="00E103E2"/>
    <w:rsid w:val="00E10A6A"/>
    <w:rsid w:val="00E10CF5"/>
    <w:rsid w:val="00E11E96"/>
    <w:rsid w:val="00E12232"/>
    <w:rsid w:val="00E12452"/>
    <w:rsid w:val="00E12D27"/>
    <w:rsid w:val="00E1315F"/>
    <w:rsid w:val="00E16B1A"/>
    <w:rsid w:val="00E16C91"/>
    <w:rsid w:val="00E20243"/>
    <w:rsid w:val="00E2057A"/>
    <w:rsid w:val="00E209F7"/>
    <w:rsid w:val="00E2145F"/>
    <w:rsid w:val="00E215F2"/>
    <w:rsid w:val="00E21EFF"/>
    <w:rsid w:val="00E23824"/>
    <w:rsid w:val="00E263B3"/>
    <w:rsid w:val="00E265DC"/>
    <w:rsid w:val="00E27240"/>
    <w:rsid w:val="00E30C7F"/>
    <w:rsid w:val="00E31520"/>
    <w:rsid w:val="00E31680"/>
    <w:rsid w:val="00E31B52"/>
    <w:rsid w:val="00E31C11"/>
    <w:rsid w:val="00E320CE"/>
    <w:rsid w:val="00E357DA"/>
    <w:rsid w:val="00E36B1F"/>
    <w:rsid w:val="00E36F7E"/>
    <w:rsid w:val="00E372B6"/>
    <w:rsid w:val="00E37D21"/>
    <w:rsid w:val="00E400DC"/>
    <w:rsid w:val="00E4084E"/>
    <w:rsid w:val="00E40D0D"/>
    <w:rsid w:val="00E423D5"/>
    <w:rsid w:val="00E42CF2"/>
    <w:rsid w:val="00E4316E"/>
    <w:rsid w:val="00E4381C"/>
    <w:rsid w:val="00E4395A"/>
    <w:rsid w:val="00E442F1"/>
    <w:rsid w:val="00E44E05"/>
    <w:rsid w:val="00E450E6"/>
    <w:rsid w:val="00E45829"/>
    <w:rsid w:val="00E464E0"/>
    <w:rsid w:val="00E46737"/>
    <w:rsid w:val="00E46AF0"/>
    <w:rsid w:val="00E500F9"/>
    <w:rsid w:val="00E5099D"/>
    <w:rsid w:val="00E51384"/>
    <w:rsid w:val="00E5283F"/>
    <w:rsid w:val="00E535A0"/>
    <w:rsid w:val="00E53A56"/>
    <w:rsid w:val="00E54DA4"/>
    <w:rsid w:val="00E55D9A"/>
    <w:rsid w:val="00E564FE"/>
    <w:rsid w:val="00E56806"/>
    <w:rsid w:val="00E574D0"/>
    <w:rsid w:val="00E629FB"/>
    <w:rsid w:val="00E63152"/>
    <w:rsid w:val="00E6473B"/>
    <w:rsid w:val="00E64F8B"/>
    <w:rsid w:val="00E67210"/>
    <w:rsid w:val="00E707F8"/>
    <w:rsid w:val="00E71983"/>
    <w:rsid w:val="00E72BF0"/>
    <w:rsid w:val="00E75414"/>
    <w:rsid w:val="00E7566E"/>
    <w:rsid w:val="00E77E7B"/>
    <w:rsid w:val="00E80121"/>
    <w:rsid w:val="00E80ECC"/>
    <w:rsid w:val="00E81EE8"/>
    <w:rsid w:val="00E85B9E"/>
    <w:rsid w:val="00E87A5E"/>
    <w:rsid w:val="00E908FB"/>
    <w:rsid w:val="00E930D3"/>
    <w:rsid w:val="00E93463"/>
    <w:rsid w:val="00E93EC6"/>
    <w:rsid w:val="00E94E46"/>
    <w:rsid w:val="00E97D83"/>
    <w:rsid w:val="00EA005F"/>
    <w:rsid w:val="00EA0652"/>
    <w:rsid w:val="00EA291F"/>
    <w:rsid w:val="00EA29A2"/>
    <w:rsid w:val="00EA535F"/>
    <w:rsid w:val="00EA5CC5"/>
    <w:rsid w:val="00EA5D9F"/>
    <w:rsid w:val="00EA62B2"/>
    <w:rsid w:val="00EB03B2"/>
    <w:rsid w:val="00EB0E5D"/>
    <w:rsid w:val="00EB12E3"/>
    <w:rsid w:val="00EB177E"/>
    <w:rsid w:val="00EB1D36"/>
    <w:rsid w:val="00EB2AAD"/>
    <w:rsid w:val="00EB3311"/>
    <w:rsid w:val="00EB3461"/>
    <w:rsid w:val="00EB769A"/>
    <w:rsid w:val="00EC02EF"/>
    <w:rsid w:val="00EC0D0E"/>
    <w:rsid w:val="00EC1024"/>
    <w:rsid w:val="00EC2140"/>
    <w:rsid w:val="00EC2D67"/>
    <w:rsid w:val="00EC3E25"/>
    <w:rsid w:val="00EC4871"/>
    <w:rsid w:val="00EC4B91"/>
    <w:rsid w:val="00EC68BA"/>
    <w:rsid w:val="00EC6B19"/>
    <w:rsid w:val="00EC6E69"/>
    <w:rsid w:val="00EC7DD2"/>
    <w:rsid w:val="00ED0E17"/>
    <w:rsid w:val="00ED2182"/>
    <w:rsid w:val="00ED2BA2"/>
    <w:rsid w:val="00ED2D8B"/>
    <w:rsid w:val="00ED535A"/>
    <w:rsid w:val="00ED6CA2"/>
    <w:rsid w:val="00ED7725"/>
    <w:rsid w:val="00EE0E47"/>
    <w:rsid w:val="00EE1194"/>
    <w:rsid w:val="00EE236B"/>
    <w:rsid w:val="00EE2EAD"/>
    <w:rsid w:val="00EE35EF"/>
    <w:rsid w:val="00EE4193"/>
    <w:rsid w:val="00EE4258"/>
    <w:rsid w:val="00EE44F2"/>
    <w:rsid w:val="00EE4D02"/>
    <w:rsid w:val="00EE7C6C"/>
    <w:rsid w:val="00EF0CD7"/>
    <w:rsid w:val="00EF12D6"/>
    <w:rsid w:val="00EF24F3"/>
    <w:rsid w:val="00EF42AD"/>
    <w:rsid w:val="00EF5575"/>
    <w:rsid w:val="00EF583A"/>
    <w:rsid w:val="00EF6758"/>
    <w:rsid w:val="00EF740B"/>
    <w:rsid w:val="00EF79A6"/>
    <w:rsid w:val="00F0065D"/>
    <w:rsid w:val="00F007A5"/>
    <w:rsid w:val="00F02F6D"/>
    <w:rsid w:val="00F0356D"/>
    <w:rsid w:val="00F038EC"/>
    <w:rsid w:val="00F03E10"/>
    <w:rsid w:val="00F03ECA"/>
    <w:rsid w:val="00F05208"/>
    <w:rsid w:val="00F064ED"/>
    <w:rsid w:val="00F107BE"/>
    <w:rsid w:val="00F11481"/>
    <w:rsid w:val="00F13284"/>
    <w:rsid w:val="00F14739"/>
    <w:rsid w:val="00F14792"/>
    <w:rsid w:val="00F1516E"/>
    <w:rsid w:val="00F171FC"/>
    <w:rsid w:val="00F2286C"/>
    <w:rsid w:val="00F23988"/>
    <w:rsid w:val="00F24901"/>
    <w:rsid w:val="00F24EC3"/>
    <w:rsid w:val="00F24F78"/>
    <w:rsid w:val="00F256AC"/>
    <w:rsid w:val="00F26C0E"/>
    <w:rsid w:val="00F26EDD"/>
    <w:rsid w:val="00F26FA8"/>
    <w:rsid w:val="00F31F21"/>
    <w:rsid w:val="00F32F22"/>
    <w:rsid w:val="00F334AF"/>
    <w:rsid w:val="00F33960"/>
    <w:rsid w:val="00F3455E"/>
    <w:rsid w:val="00F34E2C"/>
    <w:rsid w:val="00F35370"/>
    <w:rsid w:val="00F356FA"/>
    <w:rsid w:val="00F358A7"/>
    <w:rsid w:val="00F36479"/>
    <w:rsid w:val="00F373AB"/>
    <w:rsid w:val="00F40024"/>
    <w:rsid w:val="00F40A43"/>
    <w:rsid w:val="00F4183E"/>
    <w:rsid w:val="00F421DE"/>
    <w:rsid w:val="00F432F3"/>
    <w:rsid w:val="00F436D6"/>
    <w:rsid w:val="00F44B54"/>
    <w:rsid w:val="00F44DE2"/>
    <w:rsid w:val="00F4739D"/>
    <w:rsid w:val="00F474E3"/>
    <w:rsid w:val="00F4753C"/>
    <w:rsid w:val="00F50020"/>
    <w:rsid w:val="00F5273E"/>
    <w:rsid w:val="00F530D3"/>
    <w:rsid w:val="00F53C92"/>
    <w:rsid w:val="00F53DE2"/>
    <w:rsid w:val="00F54232"/>
    <w:rsid w:val="00F620C3"/>
    <w:rsid w:val="00F665F6"/>
    <w:rsid w:val="00F675A3"/>
    <w:rsid w:val="00F71C9F"/>
    <w:rsid w:val="00F73899"/>
    <w:rsid w:val="00F74707"/>
    <w:rsid w:val="00F751CF"/>
    <w:rsid w:val="00F7576E"/>
    <w:rsid w:val="00F76965"/>
    <w:rsid w:val="00F76E48"/>
    <w:rsid w:val="00F774A7"/>
    <w:rsid w:val="00F77887"/>
    <w:rsid w:val="00F808AD"/>
    <w:rsid w:val="00F81922"/>
    <w:rsid w:val="00F824D5"/>
    <w:rsid w:val="00F82B2B"/>
    <w:rsid w:val="00F82BD1"/>
    <w:rsid w:val="00F83457"/>
    <w:rsid w:val="00F84659"/>
    <w:rsid w:val="00F861C4"/>
    <w:rsid w:val="00F907E8"/>
    <w:rsid w:val="00F909AB"/>
    <w:rsid w:val="00F90CE6"/>
    <w:rsid w:val="00F917ED"/>
    <w:rsid w:val="00F94EF0"/>
    <w:rsid w:val="00F9673C"/>
    <w:rsid w:val="00F968CF"/>
    <w:rsid w:val="00FA145E"/>
    <w:rsid w:val="00FA2338"/>
    <w:rsid w:val="00FA26EF"/>
    <w:rsid w:val="00FA4464"/>
    <w:rsid w:val="00FA631D"/>
    <w:rsid w:val="00FA7385"/>
    <w:rsid w:val="00FB0079"/>
    <w:rsid w:val="00FB0647"/>
    <w:rsid w:val="00FB12DE"/>
    <w:rsid w:val="00FB24CB"/>
    <w:rsid w:val="00FB2F0A"/>
    <w:rsid w:val="00FB5FBA"/>
    <w:rsid w:val="00FB64EB"/>
    <w:rsid w:val="00FB76A5"/>
    <w:rsid w:val="00FC06D5"/>
    <w:rsid w:val="00FC0936"/>
    <w:rsid w:val="00FC1718"/>
    <w:rsid w:val="00FC1A74"/>
    <w:rsid w:val="00FC21F4"/>
    <w:rsid w:val="00FC25A6"/>
    <w:rsid w:val="00FC27E6"/>
    <w:rsid w:val="00FC4B42"/>
    <w:rsid w:val="00FC6533"/>
    <w:rsid w:val="00FC693F"/>
    <w:rsid w:val="00FC7047"/>
    <w:rsid w:val="00FC7133"/>
    <w:rsid w:val="00FC7400"/>
    <w:rsid w:val="00FD0418"/>
    <w:rsid w:val="00FD11BA"/>
    <w:rsid w:val="00FD34E8"/>
    <w:rsid w:val="00FD4756"/>
    <w:rsid w:val="00FD69F0"/>
    <w:rsid w:val="00FD7D45"/>
    <w:rsid w:val="00FD7E11"/>
    <w:rsid w:val="00FE0576"/>
    <w:rsid w:val="00FE0B18"/>
    <w:rsid w:val="00FE1047"/>
    <w:rsid w:val="00FE1BCA"/>
    <w:rsid w:val="00FE2C9C"/>
    <w:rsid w:val="00FE2E88"/>
    <w:rsid w:val="00FE37D5"/>
    <w:rsid w:val="00FE480D"/>
    <w:rsid w:val="00FE4C54"/>
    <w:rsid w:val="00FE5130"/>
    <w:rsid w:val="00FE5E1C"/>
    <w:rsid w:val="00FE7264"/>
    <w:rsid w:val="00FE79BC"/>
    <w:rsid w:val="00FF15A0"/>
    <w:rsid w:val="00FF2D4A"/>
    <w:rsid w:val="00FF34A7"/>
    <w:rsid w:val="00FF3C4E"/>
    <w:rsid w:val="00FF3D56"/>
    <w:rsid w:val="00FF3F68"/>
    <w:rsid w:val="00FF45E9"/>
    <w:rsid w:val="00FF4F09"/>
    <w:rsid w:val="00FF532E"/>
    <w:rsid w:val="00FF5BFB"/>
    <w:rsid w:val="00FF6052"/>
    <w:rsid w:val="00FF774A"/>
    <w:rsid w:val="012A58A9"/>
    <w:rsid w:val="01B510D0"/>
    <w:rsid w:val="02C497F5"/>
    <w:rsid w:val="02DBFC42"/>
    <w:rsid w:val="0612F7EF"/>
    <w:rsid w:val="06F05809"/>
    <w:rsid w:val="076AF376"/>
    <w:rsid w:val="0817C7D4"/>
    <w:rsid w:val="08236D9C"/>
    <w:rsid w:val="0B55B5FC"/>
    <w:rsid w:val="0C914A2F"/>
    <w:rsid w:val="0D026809"/>
    <w:rsid w:val="0E05D1DE"/>
    <w:rsid w:val="0E199C12"/>
    <w:rsid w:val="0F861111"/>
    <w:rsid w:val="0F87DBA8"/>
    <w:rsid w:val="0F9870AB"/>
    <w:rsid w:val="0FF998D6"/>
    <w:rsid w:val="117DB003"/>
    <w:rsid w:val="11DBE049"/>
    <w:rsid w:val="11EE9FD3"/>
    <w:rsid w:val="123C4ED7"/>
    <w:rsid w:val="125BB879"/>
    <w:rsid w:val="126455D1"/>
    <w:rsid w:val="130CD875"/>
    <w:rsid w:val="1474A88B"/>
    <w:rsid w:val="14A9C9DC"/>
    <w:rsid w:val="14DF3B37"/>
    <w:rsid w:val="151752E2"/>
    <w:rsid w:val="15EF26E6"/>
    <w:rsid w:val="18154B3B"/>
    <w:rsid w:val="1879DB0E"/>
    <w:rsid w:val="1A16DD0F"/>
    <w:rsid w:val="1A2BB044"/>
    <w:rsid w:val="1A40CF13"/>
    <w:rsid w:val="1CA2E230"/>
    <w:rsid w:val="1CAAB8EC"/>
    <w:rsid w:val="1D67C65A"/>
    <w:rsid w:val="1E75BC76"/>
    <w:rsid w:val="1F518098"/>
    <w:rsid w:val="21515F78"/>
    <w:rsid w:val="219DDF3D"/>
    <w:rsid w:val="21C3CF93"/>
    <w:rsid w:val="2310409E"/>
    <w:rsid w:val="231472A7"/>
    <w:rsid w:val="2332B319"/>
    <w:rsid w:val="24A3FC35"/>
    <w:rsid w:val="24B4AA40"/>
    <w:rsid w:val="24E39BB2"/>
    <w:rsid w:val="2602A6B5"/>
    <w:rsid w:val="268EA7C8"/>
    <w:rsid w:val="26BC93A3"/>
    <w:rsid w:val="28567866"/>
    <w:rsid w:val="2862781E"/>
    <w:rsid w:val="29245F0D"/>
    <w:rsid w:val="2A44DB19"/>
    <w:rsid w:val="2A6BB688"/>
    <w:rsid w:val="2A89754B"/>
    <w:rsid w:val="2B52F943"/>
    <w:rsid w:val="2D6FE822"/>
    <w:rsid w:val="2DA7152A"/>
    <w:rsid w:val="2E67B585"/>
    <w:rsid w:val="2E74735D"/>
    <w:rsid w:val="2EE05AB1"/>
    <w:rsid w:val="309C8BCB"/>
    <w:rsid w:val="33735D55"/>
    <w:rsid w:val="368DF665"/>
    <w:rsid w:val="36953A4A"/>
    <w:rsid w:val="37241433"/>
    <w:rsid w:val="37572E52"/>
    <w:rsid w:val="37F147A8"/>
    <w:rsid w:val="385809E6"/>
    <w:rsid w:val="38D5D030"/>
    <w:rsid w:val="394B8A21"/>
    <w:rsid w:val="39AAE4BD"/>
    <w:rsid w:val="39ABDFD0"/>
    <w:rsid w:val="3A25D8A2"/>
    <w:rsid w:val="3ACAEF24"/>
    <w:rsid w:val="3C9CE79B"/>
    <w:rsid w:val="3CF71A55"/>
    <w:rsid w:val="3E1139E9"/>
    <w:rsid w:val="3F1EB5D0"/>
    <w:rsid w:val="3F8FD6B4"/>
    <w:rsid w:val="3FEFFAC0"/>
    <w:rsid w:val="3FF59725"/>
    <w:rsid w:val="40C76CFC"/>
    <w:rsid w:val="421ACD5F"/>
    <w:rsid w:val="424A83DC"/>
    <w:rsid w:val="431E483F"/>
    <w:rsid w:val="440447D3"/>
    <w:rsid w:val="44E10AC9"/>
    <w:rsid w:val="464231EF"/>
    <w:rsid w:val="46CD935F"/>
    <w:rsid w:val="4791C9E0"/>
    <w:rsid w:val="47FC2234"/>
    <w:rsid w:val="48E106F9"/>
    <w:rsid w:val="4A2EDF05"/>
    <w:rsid w:val="4BA2CBD9"/>
    <w:rsid w:val="4BA3963F"/>
    <w:rsid w:val="4DD80F6E"/>
    <w:rsid w:val="4E8C8757"/>
    <w:rsid w:val="4FBD4BB0"/>
    <w:rsid w:val="4FEA0825"/>
    <w:rsid w:val="5007CEA1"/>
    <w:rsid w:val="503806F8"/>
    <w:rsid w:val="509C941E"/>
    <w:rsid w:val="514D237C"/>
    <w:rsid w:val="523FDB21"/>
    <w:rsid w:val="524AC352"/>
    <w:rsid w:val="5284E3D8"/>
    <w:rsid w:val="52A9E41A"/>
    <w:rsid w:val="54B5C62A"/>
    <w:rsid w:val="55DE3311"/>
    <w:rsid w:val="55DF25DC"/>
    <w:rsid w:val="56121966"/>
    <w:rsid w:val="57067596"/>
    <w:rsid w:val="57C5875A"/>
    <w:rsid w:val="5822E29E"/>
    <w:rsid w:val="5855A547"/>
    <w:rsid w:val="5A2067EF"/>
    <w:rsid w:val="5AE3A7AA"/>
    <w:rsid w:val="5BE21438"/>
    <w:rsid w:val="5C508CA0"/>
    <w:rsid w:val="5D29F3E8"/>
    <w:rsid w:val="5D445C3A"/>
    <w:rsid w:val="5E12CAD5"/>
    <w:rsid w:val="5E7F2C34"/>
    <w:rsid w:val="5ECA5AF8"/>
    <w:rsid w:val="5F001A97"/>
    <w:rsid w:val="60324AAE"/>
    <w:rsid w:val="60AFFB7E"/>
    <w:rsid w:val="60ECF248"/>
    <w:rsid w:val="617EE2F3"/>
    <w:rsid w:val="621F478E"/>
    <w:rsid w:val="634D4EE5"/>
    <w:rsid w:val="64A62662"/>
    <w:rsid w:val="650DC2A5"/>
    <w:rsid w:val="657EED4D"/>
    <w:rsid w:val="66396847"/>
    <w:rsid w:val="667B882B"/>
    <w:rsid w:val="67211803"/>
    <w:rsid w:val="67552BA1"/>
    <w:rsid w:val="6814BC45"/>
    <w:rsid w:val="68F13DAE"/>
    <w:rsid w:val="696C4F0D"/>
    <w:rsid w:val="6A81A8CB"/>
    <w:rsid w:val="6B84FD26"/>
    <w:rsid w:val="6BA99D66"/>
    <w:rsid w:val="6C62BEF3"/>
    <w:rsid w:val="6C81EDBF"/>
    <w:rsid w:val="6D22E694"/>
    <w:rsid w:val="6D391BB3"/>
    <w:rsid w:val="6DA1AC1D"/>
    <w:rsid w:val="6E1FADC8"/>
    <w:rsid w:val="6E1FFC3F"/>
    <w:rsid w:val="6FB73366"/>
    <w:rsid w:val="6FDF22C7"/>
    <w:rsid w:val="70E26618"/>
    <w:rsid w:val="7139C7C1"/>
    <w:rsid w:val="73834547"/>
    <w:rsid w:val="73D82E22"/>
    <w:rsid w:val="740826DF"/>
    <w:rsid w:val="758B2261"/>
    <w:rsid w:val="76C9E986"/>
    <w:rsid w:val="76F5C5B0"/>
    <w:rsid w:val="77F4B44C"/>
    <w:rsid w:val="790BE809"/>
    <w:rsid w:val="79CFE62C"/>
    <w:rsid w:val="7AC05E61"/>
    <w:rsid w:val="7B0AF4ED"/>
    <w:rsid w:val="7B130609"/>
    <w:rsid w:val="7B6F9BE1"/>
    <w:rsid w:val="7B944725"/>
    <w:rsid w:val="7BEE9ED3"/>
    <w:rsid w:val="7C91BECA"/>
    <w:rsid w:val="7CE281A0"/>
    <w:rsid w:val="7D3E92B6"/>
    <w:rsid w:val="7E0AC3FF"/>
    <w:rsid w:val="7E8E68E9"/>
    <w:rsid w:val="7F32AE02"/>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F1929"/>
  <w15:docId w15:val="{739807C1-2F00-482B-BFAB-228CA968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0" w:unhideWhenUsed="1" w:qFormat="1"/>
    <w:lsdException w:name="table of figures" w:semiHidden="1" w:unhideWhenUsed="1"/>
    <w:lsdException w:name="envelope address" w:semiHidden="1"/>
    <w:lsdException w:name="envelope return" w:semiHidden="1"/>
    <w:lsdException w:name="footnote reference" w:semiHidden="1" w:uiPriority="0"/>
    <w:lsdException w:name="annotation reference" w:semiHidden="1" w:uiPriority="0"/>
    <w:lsdException w:name="line number" w:semiHidden="1" w:uiPriority="0"/>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uiPriority="5"/>
    <w:lsdException w:name="List 3" w:semiHidden="1"/>
    <w:lsdException w:name="List 4" w:semiHidden="1"/>
    <w:lsdException w:name="List 5" w:semiHidden="1"/>
    <w:lsdException w:name="List Bullet 2" w:semiHidden="1" w:uiPriority="0" w:qFormat="1"/>
    <w:lsdException w:name="List Bullet 3" w:semiHidden="1"/>
    <w:lsdException w:name="List Bullet 4" w:semiHidden="1"/>
    <w:lsdException w:name="List Bullet 5" w:semiHidden="1"/>
    <w:lsdException w:name="List Number 2" w:semiHidden="1" w:qFormat="1"/>
    <w:lsdException w:name="List Number 3" w:semiHidden="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0"/>
    <w:lsdException w:name="Strong" w:uiPriority="0" w:qFormat="1"/>
    <w:lsdException w:name="Emphasis" w:semiHidden="1"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iPriority="0"/>
    <w:lsdException w:name="HTML Address" w:semiHidden="1" w:uiPriority="0"/>
    <w:lsdException w:name="HTML Cite" w:semiHidden="1" w:uiPriority="0"/>
    <w:lsdException w:name="HTML Code" w:semiHidden="1" w:uiPriority="0"/>
    <w:lsdException w:name="HTML Definition" w:semiHidden="1" w:uiPriority="0"/>
    <w:lsdException w:name="HTML Keyboard" w:semiHidden="1" w:uiPriority="0"/>
    <w:lsdException w:name="HTML Preformatted" w:semiHidden="1" w:uiPriority="0" w:unhideWhenUsed="1"/>
    <w:lsdException w:name="HTML Sample" w:semiHidden="1" w:uiPriority="0"/>
    <w:lsdException w:name="HTML Typewriter" w:semiHidden="1" w:uiPriority="0" w:unhideWhenUsed="1"/>
    <w:lsdException w:name="HTML Variable" w:semiHidden="1" w:uiPriority="0"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96A"/>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qFormat/>
    <w:rsid w:val="00CA44FE"/>
    <w:pPr>
      <w:keepNext/>
      <w:keepLines/>
      <w:numPr>
        <w:numId w:val="22"/>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qFormat/>
    <w:rsid w:val="00CA44FE"/>
    <w:pPr>
      <w:keepNext/>
      <w:keepLines/>
      <w:numPr>
        <w:ilvl w:val="1"/>
        <w:numId w:val="22"/>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qFormat/>
    <w:rsid w:val="00CA44FE"/>
    <w:pPr>
      <w:keepNext/>
      <w:keepLines/>
      <w:numPr>
        <w:ilvl w:val="2"/>
        <w:numId w:val="22"/>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qFormat/>
    <w:rsid w:val="00CA44FE"/>
    <w:pPr>
      <w:keepNext/>
      <w:keepLines/>
      <w:numPr>
        <w:ilvl w:val="3"/>
        <w:numId w:val="22"/>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qFormat/>
    <w:rsid w:val="00CA44FE"/>
    <w:pPr>
      <w:keepNext/>
      <w:keepLines/>
      <w:numPr>
        <w:ilvl w:val="4"/>
        <w:numId w:val="22"/>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qFormat/>
    <w:rsid w:val="00D90B97"/>
    <w:pPr>
      <w:keepNext/>
      <w:keepLines/>
      <w:numPr>
        <w:ilvl w:val="5"/>
        <w:numId w:val="22"/>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99"/>
    <w:qFormat/>
    <w:rsid w:val="00D90B97"/>
    <w:pPr>
      <w:keepNext/>
      <w:keepLines/>
      <w:numPr>
        <w:ilvl w:val="6"/>
        <w:numId w:val="22"/>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99"/>
    <w:qFormat/>
    <w:rsid w:val="00D90B97"/>
    <w:pPr>
      <w:keepNext/>
      <w:keepLines/>
      <w:numPr>
        <w:ilvl w:val="7"/>
        <w:numId w:val="22"/>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99"/>
    <w:qFormat/>
    <w:rsid w:val="00D90B97"/>
    <w:pPr>
      <w:keepNext/>
      <w:keepLines/>
      <w:numPr>
        <w:ilvl w:val="8"/>
        <w:numId w:val="22"/>
      </w:numPr>
      <w:spacing w:before="360"/>
      <w:contextualSpacing/>
      <w:outlineLvl w:val="8"/>
    </w:pPr>
    <w:rPr>
      <w:rFonts w:eastAsiaTheme="majorEastAsia" w:cstheme="majorBid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0755F"/>
    <w:pPr>
      <w:tabs>
        <w:tab w:val="left" w:pos="4321"/>
        <w:tab w:val="right" w:pos="8641"/>
      </w:tabs>
      <w:spacing w:after="0"/>
    </w:pPr>
    <w:rPr>
      <w:sz w:val="16"/>
    </w:rPr>
  </w:style>
  <w:style w:type="character" w:customStyle="1" w:styleId="HeaderChar">
    <w:name w:val="Header Char"/>
    <w:basedOn w:val="DefaultParagraphFont"/>
    <w:link w:val="Header"/>
    <w:uiPriority w:val="99"/>
    <w:semiHidden/>
    <w:rsid w:val="009839C5"/>
    <w:rPr>
      <w:sz w:val="16"/>
      <w:lang w:val="en-US"/>
    </w:rPr>
  </w:style>
  <w:style w:type="paragraph" w:styleId="Footer">
    <w:name w:val="footer"/>
    <w:basedOn w:val="Normal"/>
    <w:link w:val="FooterChar"/>
    <w:uiPriority w:val="99"/>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99"/>
    <w:semiHidden/>
    <w:rsid w:val="00822F74"/>
    <w:rPr>
      <w:sz w:val="12"/>
      <w:lang w:val="en-US"/>
    </w:rPr>
  </w:style>
  <w:style w:type="character" w:customStyle="1" w:styleId="Heading1Char">
    <w:name w:val="Heading 1 Char"/>
    <w:basedOn w:val="DefaultParagraphFont"/>
    <w:link w:val="Heading1"/>
    <w:rsid w:val="00CA44FE"/>
    <w:rPr>
      <w:rFonts w:eastAsiaTheme="majorEastAsia" w:cstheme="majorBidi"/>
      <w:b/>
      <w:bCs/>
      <w:sz w:val="28"/>
      <w:szCs w:val="28"/>
      <w:lang w:val="en-US"/>
    </w:rPr>
  </w:style>
  <w:style w:type="character" w:customStyle="1" w:styleId="Heading2Char">
    <w:name w:val="Heading 2 Char"/>
    <w:basedOn w:val="DefaultParagraphFont"/>
    <w:link w:val="Heading2"/>
    <w:rsid w:val="00CA44FE"/>
    <w:rPr>
      <w:rFonts w:eastAsiaTheme="majorEastAsia" w:cstheme="majorBidi"/>
      <w:b/>
      <w:bCs/>
      <w:sz w:val="24"/>
      <w:szCs w:val="26"/>
      <w:lang w:val="en-US"/>
    </w:rPr>
  </w:style>
  <w:style w:type="character" w:customStyle="1" w:styleId="Heading3Char">
    <w:name w:val="Heading 3 Char"/>
    <w:basedOn w:val="DefaultParagraphFont"/>
    <w:link w:val="Heading3"/>
    <w:rsid w:val="00CA44FE"/>
    <w:rPr>
      <w:rFonts w:eastAsiaTheme="majorEastAsia" w:cstheme="majorBidi"/>
      <w:b/>
      <w:bCs/>
      <w:lang w:val="en-US"/>
    </w:rPr>
  </w:style>
  <w:style w:type="character" w:customStyle="1" w:styleId="Heading4Char">
    <w:name w:val="Heading 4 Char"/>
    <w:basedOn w:val="DefaultParagraphFont"/>
    <w:link w:val="Heading4"/>
    <w:rsid w:val="00CA44FE"/>
    <w:rPr>
      <w:rFonts w:eastAsiaTheme="majorEastAsia" w:cstheme="majorBidi"/>
      <w:bCs/>
      <w:iCs/>
      <w:lang w:val="en-US"/>
    </w:rPr>
  </w:style>
  <w:style w:type="character" w:customStyle="1" w:styleId="Heading5Char">
    <w:name w:val="Heading 5 Char"/>
    <w:basedOn w:val="DefaultParagraphFont"/>
    <w:link w:val="Heading5"/>
    <w:rsid w:val="00CA44FE"/>
    <w:rPr>
      <w:rFonts w:eastAsiaTheme="majorEastAsia" w:cstheme="majorBidi"/>
      <w:lang w:val="en-US"/>
    </w:rPr>
  </w:style>
  <w:style w:type="character" w:customStyle="1" w:styleId="Heading6Char">
    <w:name w:val="Heading 6 Char"/>
    <w:basedOn w:val="DefaultParagraphFont"/>
    <w:link w:val="Heading6"/>
    <w:rsid w:val="00D90B97"/>
    <w:rPr>
      <w:rFonts w:eastAsiaTheme="majorEastAsia" w:cstheme="majorBidi"/>
      <w:iCs/>
      <w:lang w:val="en-US"/>
    </w:rPr>
  </w:style>
  <w:style w:type="character" w:customStyle="1" w:styleId="Heading7Char">
    <w:name w:val="Heading 7 Char"/>
    <w:basedOn w:val="DefaultParagraphFont"/>
    <w:link w:val="Heading7"/>
    <w:uiPriority w:val="99"/>
    <w:rsid w:val="00D90B97"/>
    <w:rPr>
      <w:rFonts w:eastAsiaTheme="majorEastAsia" w:cstheme="majorBidi"/>
      <w:iCs/>
      <w:lang w:val="en-US"/>
    </w:rPr>
  </w:style>
  <w:style w:type="character" w:customStyle="1" w:styleId="Heading8Char">
    <w:name w:val="Heading 8 Char"/>
    <w:basedOn w:val="DefaultParagraphFont"/>
    <w:link w:val="Heading8"/>
    <w:uiPriority w:val="99"/>
    <w:rsid w:val="00D90B97"/>
    <w:rPr>
      <w:rFonts w:eastAsiaTheme="majorEastAsia" w:cstheme="majorBidi"/>
      <w:szCs w:val="20"/>
      <w:lang w:val="en-US"/>
    </w:rPr>
  </w:style>
  <w:style w:type="character" w:customStyle="1" w:styleId="Heading9Char">
    <w:name w:val="Heading 9 Char"/>
    <w:basedOn w:val="DefaultParagraphFont"/>
    <w:link w:val="Heading9"/>
    <w:uiPriority w:val="99"/>
    <w:rsid w:val="00D90B97"/>
    <w:rPr>
      <w:rFonts w:eastAsiaTheme="majorEastAsia" w:cstheme="majorBidi"/>
      <w:iCs/>
      <w:szCs w:val="20"/>
      <w:lang w:val="en-US"/>
    </w:rPr>
  </w:style>
  <w:style w:type="paragraph" w:styleId="Title">
    <w:name w:val="Title"/>
    <w:basedOn w:val="Normal"/>
    <w:next w:val="Normal"/>
    <w:link w:val="TitleChar"/>
    <w:uiPriority w:val="99"/>
    <w:qFormat/>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99"/>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99"/>
    <w:qFormat/>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99"/>
    <w:rsid w:val="00822F74"/>
    <w:rPr>
      <w:rFonts w:eastAsiaTheme="majorEastAsia" w:cstheme="majorBidi"/>
      <w:b/>
      <w:iCs/>
      <w:sz w:val="24"/>
      <w:szCs w:val="24"/>
      <w:lang w:val="en-US"/>
    </w:rPr>
  </w:style>
  <w:style w:type="character" w:styleId="SubtleEmphasis">
    <w:name w:val="Subtle Emphasis"/>
    <w:basedOn w:val="DefaultParagraphFont"/>
    <w:uiPriority w:val="19"/>
    <w:qFormat/>
    <w:rsid w:val="009E4B94"/>
    <w:rPr>
      <w:i/>
      <w:iCs/>
      <w:color w:val="8B8B8B" w:themeColor="text1" w:themeTint="7F"/>
      <w:lang w:val="en-US"/>
    </w:rPr>
  </w:style>
  <w:style w:type="character" w:styleId="IntenseEmphasis">
    <w:name w:val="Intense Emphasis"/>
    <w:basedOn w:val="DefaultParagraphFont"/>
    <w:uiPriority w:val="21"/>
    <w:qFormat/>
    <w:rsid w:val="009E4B94"/>
    <w:rPr>
      <w:b/>
      <w:bCs/>
      <w:i/>
      <w:iCs/>
      <w:color w:val="auto"/>
      <w:lang w:val="en-US"/>
    </w:rPr>
  </w:style>
  <w:style w:type="character" w:styleId="Strong">
    <w:name w:val="Strong"/>
    <w:basedOn w:val="DefaultParagraphFont"/>
    <w:qFormat/>
    <w:rsid w:val="009E4B94"/>
    <w:rPr>
      <w:b/>
      <w:bCs/>
      <w:lang w:val="en-US"/>
    </w:rPr>
  </w:style>
  <w:style w:type="paragraph" w:styleId="IntenseQuote">
    <w:name w:val="Intense Quote"/>
    <w:basedOn w:val="Normal"/>
    <w:next w:val="Normal"/>
    <w:link w:val="IntenseQuoteChar"/>
    <w:uiPriority w:val="30"/>
    <w:qFormat/>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30"/>
    <w:rsid w:val="00822F74"/>
    <w:rPr>
      <w:b/>
      <w:bCs/>
      <w:i/>
      <w:iCs/>
      <w:lang w:val="en-US"/>
    </w:rPr>
  </w:style>
  <w:style w:type="character" w:styleId="SubtleReference">
    <w:name w:val="Subtle Reference"/>
    <w:basedOn w:val="DefaultParagraphFont"/>
    <w:uiPriority w:val="31"/>
    <w:qFormat/>
    <w:rsid w:val="002E74A4"/>
    <w:rPr>
      <w:caps w:val="0"/>
      <w:smallCaps w:val="0"/>
      <w:color w:val="auto"/>
      <w:u w:val="single"/>
      <w:lang w:val="en-US"/>
    </w:rPr>
  </w:style>
  <w:style w:type="character" w:styleId="IntenseReference">
    <w:name w:val="Intense Reference"/>
    <w:basedOn w:val="DefaultParagraphFont"/>
    <w:uiPriority w:val="32"/>
    <w:qFormat/>
    <w:rsid w:val="002E74A4"/>
    <w:rPr>
      <w:b/>
      <w:bCs/>
      <w:caps w:val="0"/>
      <w:smallCaps w:val="0"/>
      <w:color w:val="auto"/>
      <w:spacing w:val="5"/>
      <w:u w:val="single"/>
      <w:lang w:val="en-US"/>
    </w:rPr>
  </w:style>
  <w:style w:type="paragraph" w:styleId="Caption">
    <w:name w:val="caption"/>
    <w:basedOn w:val="Normal"/>
    <w:next w:val="Normal"/>
    <w:link w:val="CaptionChar"/>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9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9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9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9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99"/>
    <w:semiHidden/>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qFormat/>
    <w:rsid w:val="001A1964"/>
    <w:pPr>
      <w:tabs>
        <w:tab w:val="clear" w:pos="7768"/>
      </w:tabs>
      <w:spacing w:line="360" w:lineRule="atLeast"/>
    </w:pPr>
    <w:rPr>
      <w:b/>
    </w:rPr>
  </w:style>
  <w:style w:type="paragraph" w:styleId="BlockText">
    <w:name w:val="Block Text"/>
    <w:basedOn w:val="Normal"/>
    <w:uiPriority w:val="99"/>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99"/>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99"/>
    <w:rsid w:val="00822F74"/>
    <w:rPr>
      <w:sz w:val="16"/>
      <w:szCs w:val="20"/>
      <w:lang w:val="en-US"/>
    </w:rPr>
  </w:style>
  <w:style w:type="character" w:styleId="EndnoteReference">
    <w:name w:val="endnote reference"/>
    <w:basedOn w:val="DefaultParagraphFont"/>
    <w:rsid w:val="009E4B94"/>
    <w:rPr>
      <w:vertAlign w:val="superscript"/>
      <w:lang w:val="en-US"/>
    </w:rPr>
  </w:style>
  <w:style w:type="paragraph" w:styleId="FootnoteText">
    <w:name w:val="footnote text"/>
    <w:basedOn w:val="Normal"/>
    <w:link w:val="FootnoteTextChar"/>
    <w:uiPriority w:val="99"/>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99"/>
    <w:semiHidden/>
    <w:rsid w:val="00822F74"/>
    <w:rPr>
      <w:sz w:val="16"/>
      <w:szCs w:val="20"/>
      <w:lang w:val="en-US"/>
    </w:rPr>
  </w:style>
  <w:style w:type="paragraph" w:styleId="ListBullet">
    <w:name w:val="List Bullet"/>
    <w:basedOn w:val="Normal"/>
    <w:link w:val="ListBulletChar"/>
    <w:uiPriority w:val="99"/>
    <w:qFormat/>
    <w:rsid w:val="003F3843"/>
    <w:pPr>
      <w:numPr>
        <w:numId w:val="12"/>
      </w:numPr>
      <w:tabs>
        <w:tab w:val="clear" w:pos="1247"/>
        <w:tab w:val="clear" w:pos="2552"/>
        <w:tab w:val="clear" w:pos="3856"/>
        <w:tab w:val="clear" w:pos="5216"/>
        <w:tab w:val="clear" w:pos="6464"/>
        <w:tab w:val="clear" w:pos="7768"/>
      </w:tabs>
      <w:contextualSpacing/>
    </w:pPr>
  </w:style>
  <w:style w:type="paragraph" w:styleId="ListNumber">
    <w:name w:val="List Number"/>
    <w:basedOn w:val="Normal"/>
    <w:uiPriority w:val="99"/>
    <w:qFormat/>
    <w:rsid w:val="009173A5"/>
    <w:pPr>
      <w:numPr>
        <w:numId w:val="17"/>
      </w:numPr>
      <w:tabs>
        <w:tab w:val="clear" w:pos="1247"/>
        <w:tab w:val="clear" w:pos="2552"/>
        <w:tab w:val="clear" w:pos="3856"/>
        <w:tab w:val="clear" w:pos="5216"/>
        <w:tab w:val="clear" w:pos="6464"/>
        <w:tab w:val="clear" w:pos="7768"/>
      </w:tabs>
      <w:contextualSpacing/>
    </w:pPr>
  </w:style>
  <w:style w:type="character" w:styleId="PageNumber">
    <w:name w:val="page number"/>
    <w:basedOn w:val="DefaultParagraphFont"/>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link w:val="TableChar"/>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99"/>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99"/>
    <w:rsid w:val="002E74A4"/>
    <w:pPr>
      <w:ind w:right="567"/>
    </w:pPr>
  </w:style>
  <w:style w:type="paragraph" w:styleId="Signature">
    <w:name w:val="Signature"/>
    <w:basedOn w:val="Normal"/>
    <w:link w:val="SignatureChar"/>
    <w:uiPriority w:val="99"/>
    <w:rsid w:val="00424709"/>
    <w:pPr>
      <w:ind w:left="4252"/>
    </w:pPr>
  </w:style>
  <w:style w:type="character" w:customStyle="1" w:styleId="SignatureChar">
    <w:name w:val="Signature Char"/>
    <w:basedOn w:val="DefaultParagraphFont"/>
    <w:link w:val="Signature"/>
    <w:uiPriority w:val="99"/>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29"/>
    <w:qFormat/>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29"/>
    <w:rsid w:val="00822F74"/>
    <w:rPr>
      <w:b/>
      <w:iCs/>
      <w:color w:val="181818" w:themeColor="text1"/>
      <w:sz w:val="20"/>
      <w:lang w:val="en-US"/>
    </w:rPr>
  </w:style>
  <w:style w:type="character" w:styleId="BookTitle">
    <w:name w:val="Book Title"/>
    <w:basedOn w:val="DefaultParagraphFont"/>
    <w:uiPriority w:val="33"/>
    <w:qFormat/>
    <w:rsid w:val="007546AF"/>
    <w:rPr>
      <w:b/>
      <w:bCs/>
      <w:caps w:val="0"/>
      <w:smallCaps w:val="0"/>
      <w:spacing w:val="5"/>
      <w:lang w:val="en-US"/>
    </w:rPr>
  </w:style>
  <w:style w:type="paragraph" w:styleId="TableofAuthorities">
    <w:name w:val="table of authorities"/>
    <w:basedOn w:val="Normal"/>
    <w:next w:val="Normal"/>
    <w:uiPriority w:val="99"/>
    <w:rsid w:val="002E74A4"/>
    <w:pPr>
      <w:ind w:right="567"/>
    </w:pPr>
  </w:style>
  <w:style w:type="paragraph" w:styleId="NormalIndent">
    <w:name w:val="Normal Indent"/>
    <w:basedOn w:val="Normal"/>
    <w:uiPriority w:val="99"/>
    <w:rsid w:val="005A28D4"/>
    <w:pPr>
      <w:ind w:left="1134"/>
    </w:pPr>
  </w:style>
  <w:style w:type="table" w:styleId="TableGrid">
    <w:name w:val="Table Grid"/>
    <w:basedOn w:val="TableNormal"/>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1"/>
    <w:qFormat/>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rsid w:val="00D27ABD"/>
    <w:rPr>
      <w:rFonts w:ascii="Segoe UI" w:hAnsi="Segoe UI" w:cs="Segoe UI"/>
    </w:rPr>
  </w:style>
  <w:style w:type="character" w:customStyle="1" w:styleId="BalloonTextChar">
    <w:name w:val="Balloon Text Char"/>
    <w:basedOn w:val="DefaultParagraphFont"/>
    <w:link w:val="BalloonText"/>
    <w:uiPriority w:val="99"/>
    <w:rsid w:val="00822F74"/>
    <w:rPr>
      <w:rFonts w:ascii="Segoe UI" w:hAnsi="Segoe UI" w:cs="Segoe UI"/>
      <w:lang w:val="en-US"/>
    </w:rPr>
  </w:style>
  <w:style w:type="paragraph" w:styleId="Bibliography">
    <w:name w:val="Bibliography"/>
    <w:basedOn w:val="Normal"/>
    <w:next w:val="Normal"/>
    <w:uiPriority w:val="37"/>
    <w:semiHidden/>
    <w:rsid w:val="00D27ABD"/>
  </w:style>
  <w:style w:type="paragraph" w:styleId="BodyText">
    <w:name w:val="Body Text"/>
    <w:basedOn w:val="Normal"/>
    <w:link w:val="BodyTextChar"/>
    <w:uiPriority w:val="99"/>
    <w:rsid w:val="00DC47E9"/>
  </w:style>
  <w:style w:type="character" w:customStyle="1" w:styleId="BodyTextChar">
    <w:name w:val="Body Text Char"/>
    <w:basedOn w:val="DefaultParagraphFont"/>
    <w:link w:val="BodyText"/>
    <w:uiPriority w:val="99"/>
    <w:rsid w:val="00DC47E9"/>
    <w:rPr>
      <w:lang w:val="en-US"/>
    </w:rPr>
  </w:style>
  <w:style w:type="paragraph" w:styleId="BodyText2">
    <w:name w:val="Body Text 2"/>
    <w:basedOn w:val="Normal"/>
    <w:link w:val="BodyText2Char"/>
    <w:uiPriority w:val="99"/>
    <w:rsid w:val="00D27ABD"/>
    <w:pPr>
      <w:spacing w:after="120" w:line="480" w:lineRule="auto"/>
    </w:pPr>
  </w:style>
  <w:style w:type="character" w:customStyle="1" w:styleId="BodyText2Char">
    <w:name w:val="Body Text 2 Char"/>
    <w:basedOn w:val="DefaultParagraphFont"/>
    <w:link w:val="BodyText2"/>
    <w:uiPriority w:val="99"/>
    <w:rsid w:val="00822F74"/>
    <w:rPr>
      <w:lang w:val="en-US"/>
    </w:rPr>
  </w:style>
  <w:style w:type="paragraph" w:styleId="BodyText3">
    <w:name w:val="Body Text 3"/>
    <w:basedOn w:val="Normal"/>
    <w:link w:val="BodyText3Char"/>
    <w:uiPriority w:val="99"/>
    <w:rsid w:val="00D27ABD"/>
    <w:pPr>
      <w:spacing w:after="120"/>
    </w:pPr>
    <w:rPr>
      <w:sz w:val="16"/>
      <w:szCs w:val="16"/>
    </w:rPr>
  </w:style>
  <w:style w:type="character" w:customStyle="1" w:styleId="BodyText3Char">
    <w:name w:val="Body Text 3 Char"/>
    <w:basedOn w:val="DefaultParagraphFont"/>
    <w:link w:val="BodyText3"/>
    <w:uiPriority w:val="99"/>
    <w:rsid w:val="00822F74"/>
    <w:rPr>
      <w:sz w:val="16"/>
      <w:szCs w:val="16"/>
      <w:lang w:val="en-US"/>
    </w:rPr>
  </w:style>
  <w:style w:type="paragraph" w:styleId="BodyTextFirstIndent">
    <w:name w:val="Body Text First Indent"/>
    <w:basedOn w:val="BodyText"/>
    <w:link w:val="BodyTextFirstIndentChar"/>
    <w:uiPriority w:val="99"/>
    <w:rsid w:val="00D27ABD"/>
    <w:pPr>
      <w:spacing w:after="0"/>
      <w:ind w:firstLine="360"/>
    </w:pPr>
  </w:style>
  <w:style w:type="character" w:customStyle="1" w:styleId="BodyTextFirstIndentChar">
    <w:name w:val="Body Text First Indent Char"/>
    <w:basedOn w:val="BodyTextChar"/>
    <w:link w:val="BodyTextFirstIndent"/>
    <w:uiPriority w:val="99"/>
    <w:rsid w:val="00822F74"/>
    <w:rPr>
      <w:lang w:val="en-US"/>
    </w:rPr>
  </w:style>
  <w:style w:type="paragraph" w:styleId="BodyTextIndent">
    <w:name w:val="Body Text Indent"/>
    <w:basedOn w:val="Normal"/>
    <w:link w:val="BodyTextIndentChar"/>
    <w:uiPriority w:val="99"/>
    <w:rsid w:val="00D27ABD"/>
    <w:pPr>
      <w:spacing w:after="120"/>
      <w:ind w:left="283"/>
    </w:pPr>
  </w:style>
  <w:style w:type="character" w:customStyle="1" w:styleId="BodyTextIndentChar">
    <w:name w:val="Body Text Indent Char"/>
    <w:basedOn w:val="DefaultParagraphFont"/>
    <w:link w:val="BodyTextIndent"/>
    <w:uiPriority w:val="99"/>
    <w:rsid w:val="00822F74"/>
    <w:rPr>
      <w:lang w:val="en-US"/>
    </w:rPr>
  </w:style>
  <w:style w:type="paragraph" w:styleId="BodyTextFirstIndent2">
    <w:name w:val="Body Text First Indent 2"/>
    <w:basedOn w:val="BodyTextIndent"/>
    <w:link w:val="BodyTextFirstIndent2Char"/>
    <w:uiPriority w:val="99"/>
    <w:rsid w:val="00D27ABD"/>
    <w:pPr>
      <w:spacing w:after="0"/>
      <w:ind w:left="360" w:firstLine="360"/>
    </w:pPr>
  </w:style>
  <w:style w:type="character" w:customStyle="1" w:styleId="BodyTextFirstIndent2Char">
    <w:name w:val="Body Text First Indent 2 Char"/>
    <w:basedOn w:val="BodyTextIndentChar"/>
    <w:link w:val="BodyTextFirstIndent2"/>
    <w:uiPriority w:val="99"/>
    <w:rsid w:val="00822F74"/>
    <w:rPr>
      <w:lang w:val="en-US"/>
    </w:rPr>
  </w:style>
  <w:style w:type="paragraph" w:styleId="BodyTextIndent2">
    <w:name w:val="Body Text Indent 2"/>
    <w:basedOn w:val="Normal"/>
    <w:link w:val="BodyTextIndent2Char"/>
    <w:uiPriority w:val="99"/>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2F2F2" w:themeColor="background1"/>
      </w:rPr>
      <w:tblPr/>
      <w:tcPr>
        <w:shd w:val="clear" w:color="auto" w:fill="111111" w:themeFill="text1" w:themeFillShade="BF"/>
      </w:tcPr>
    </w:tblStylePr>
    <w:tblStylePr w:type="lastCol">
      <w:rPr>
        <w:color w:val="F2F2F2"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2F2F2" w:themeColor="background1"/>
      </w:rPr>
      <w:tblPr/>
      <w:tcPr>
        <w:shd w:val="clear" w:color="auto" w:fill="0061B3" w:themeFill="accent1" w:themeFillShade="BF"/>
      </w:tcPr>
    </w:tblStylePr>
    <w:tblStylePr w:type="lastCol">
      <w:rPr>
        <w:color w:val="F2F2F2"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FD6D6" w:themeFill="accent2" w:themeFillTint="33"/>
    </w:tcPr>
    <w:tblStylePr w:type="firstRow">
      <w:rPr>
        <w:b/>
        <w:bCs/>
      </w:rPr>
      <w:tblPr/>
      <w:tcPr>
        <w:shd w:val="clear" w:color="auto" w:fill="FFADAD" w:themeFill="accent2" w:themeFillTint="66"/>
      </w:tcPr>
    </w:tblStylePr>
    <w:tblStylePr w:type="lastRow">
      <w:rPr>
        <w:b/>
        <w:bCs/>
        <w:color w:val="181818" w:themeColor="text1"/>
      </w:rPr>
      <w:tblPr/>
      <w:tcPr>
        <w:shd w:val="clear" w:color="auto" w:fill="FFADAD" w:themeFill="accent2" w:themeFillTint="66"/>
      </w:tcPr>
    </w:tblStylePr>
    <w:tblStylePr w:type="firstCol">
      <w:rPr>
        <w:color w:val="F2F2F2" w:themeColor="background1"/>
      </w:rPr>
      <w:tblPr/>
      <w:tcPr>
        <w:shd w:val="clear" w:color="auto" w:fill="E40000" w:themeFill="accent2" w:themeFillShade="BF"/>
      </w:tcPr>
    </w:tblStylePr>
    <w:tblStylePr w:type="lastCol">
      <w:rPr>
        <w:color w:val="F2F2F2" w:themeColor="background1"/>
      </w:rPr>
      <w:tblPr/>
      <w:tcPr>
        <w:shd w:val="clear" w:color="auto" w:fill="E40000" w:themeFill="accent2" w:themeFillShade="BF"/>
      </w:tcPr>
    </w:tblStylePr>
    <w:tblStylePr w:type="band1Vert">
      <w:tblPr/>
      <w:tcPr>
        <w:shd w:val="clear" w:color="auto" w:fill="FF9898" w:themeFill="accent2" w:themeFillTint="7F"/>
      </w:tcPr>
    </w:tblStylePr>
    <w:tblStylePr w:type="band1Horz">
      <w:tblPr/>
      <w:tcPr>
        <w:shd w:val="clear" w:color="auto" w:fill="FF9898" w:themeFill="accent2" w:themeFillTint="7F"/>
      </w:tcPr>
    </w:tblStylePr>
  </w:style>
  <w:style w:type="table" w:styleId="Colo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FE7CE" w:themeFill="accent3" w:themeFillTint="33"/>
    </w:tcPr>
    <w:tblStylePr w:type="firstRow">
      <w:rPr>
        <w:b/>
        <w:bCs/>
      </w:rPr>
      <w:tblPr/>
      <w:tcPr>
        <w:shd w:val="clear" w:color="auto" w:fill="FFD09D" w:themeFill="accent3" w:themeFillTint="66"/>
      </w:tcPr>
    </w:tblStylePr>
    <w:tblStylePr w:type="lastRow">
      <w:rPr>
        <w:b/>
        <w:bCs/>
        <w:color w:val="181818" w:themeColor="text1"/>
      </w:rPr>
      <w:tblPr/>
      <w:tcPr>
        <w:shd w:val="clear" w:color="auto" w:fill="FFD09D" w:themeFill="accent3" w:themeFillTint="66"/>
      </w:tcPr>
    </w:tblStylePr>
    <w:tblStylePr w:type="firstCol">
      <w:rPr>
        <w:color w:val="F2F2F2" w:themeColor="background1"/>
      </w:rPr>
      <w:tblPr/>
      <w:tcPr>
        <w:shd w:val="clear" w:color="auto" w:fill="C66900" w:themeFill="accent3" w:themeFillShade="BF"/>
      </w:tcPr>
    </w:tblStylePr>
    <w:tblStylePr w:type="lastCol">
      <w:rPr>
        <w:color w:val="F2F2F2" w:themeColor="background1"/>
      </w:rPr>
      <w:tblPr/>
      <w:tcPr>
        <w:shd w:val="clear" w:color="auto" w:fill="C66900" w:themeFill="accent3" w:themeFillShade="BF"/>
      </w:tcPr>
    </w:tblStylePr>
    <w:tblStylePr w:type="band1Vert">
      <w:tblPr/>
      <w:tcPr>
        <w:shd w:val="clear" w:color="auto" w:fill="FFC584" w:themeFill="accent3" w:themeFillTint="7F"/>
      </w:tcPr>
    </w:tblStylePr>
    <w:tblStylePr w:type="band1Horz">
      <w:tblPr/>
      <w:tcPr>
        <w:shd w:val="clear" w:color="auto" w:fill="FFC584" w:themeFill="accent3" w:themeFillTint="7F"/>
      </w:tcPr>
    </w:tblStylePr>
  </w:style>
  <w:style w:type="table" w:styleId="Colo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2F2F2" w:themeColor="background1"/>
      </w:rPr>
      <w:tblPr/>
      <w:tcPr>
        <w:shd w:val="clear" w:color="auto" w:fill="D7AE05" w:themeFill="accent4" w:themeFillShade="BF"/>
      </w:tcPr>
    </w:tblStylePr>
    <w:tblStylePr w:type="lastCol">
      <w:rPr>
        <w:color w:val="F2F2F2"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C7FAE3" w:themeFill="accent5" w:themeFillTint="33"/>
    </w:tcPr>
    <w:tblStylePr w:type="firstRow">
      <w:rPr>
        <w:b/>
        <w:bCs/>
      </w:rPr>
      <w:tblPr/>
      <w:tcPr>
        <w:shd w:val="clear" w:color="auto" w:fill="8FF6C8" w:themeFill="accent5" w:themeFillTint="66"/>
      </w:tcPr>
    </w:tblStylePr>
    <w:tblStylePr w:type="lastRow">
      <w:rPr>
        <w:b/>
        <w:bCs/>
        <w:color w:val="181818" w:themeColor="text1"/>
      </w:rPr>
      <w:tblPr/>
      <w:tcPr>
        <w:shd w:val="clear" w:color="auto" w:fill="8FF6C8" w:themeFill="accent5" w:themeFillTint="66"/>
      </w:tcPr>
    </w:tblStylePr>
    <w:tblStylePr w:type="firstCol">
      <w:rPr>
        <w:color w:val="F2F2F2" w:themeColor="background1"/>
      </w:rPr>
      <w:tblPr/>
      <w:tcPr>
        <w:shd w:val="clear" w:color="auto" w:fill="0B9155" w:themeFill="accent5" w:themeFillShade="BF"/>
      </w:tcPr>
    </w:tblStylePr>
    <w:tblStylePr w:type="lastCol">
      <w:rPr>
        <w:color w:val="F2F2F2" w:themeColor="background1"/>
      </w:rPr>
      <w:tblPr/>
      <w:tcPr>
        <w:shd w:val="clear" w:color="auto" w:fill="0B9155" w:themeFill="accent5" w:themeFillShade="BF"/>
      </w:tcPr>
    </w:tblStylePr>
    <w:tblStylePr w:type="band1Vert">
      <w:tblPr/>
      <w:tcPr>
        <w:shd w:val="clear" w:color="auto" w:fill="74F4BA" w:themeFill="accent5" w:themeFillTint="7F"/>
      </w:tcPr>
    </w:tblStylePr>
    <w:tblStylePr w:type="band1Horz">
      <w:tblPr/>
      <w:tcPr>
        <w:shd w:val="clear" w:color="auto" w:fill="74F4BA" w:themeFill="accent5" w:themeFillTint="7F"/>
      </w:tcPr>
    </w:tblStylePr>
  </w:style>
  <w:style w:type="table" w:styleId="Colo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EEE4F6" w:themeFill="accent6" w:themeFillTint="33"/>
    </w:tcPr>
    <w:tblStylePr w:type="firstRow">
      <w:rPr>
        <w:b/>
        <w:bCs/>
      </w:rPr>
      <w:tblPr/>
      <w:tcPr>
        <w:shd w:val="clear" w:color="auto" w:fill="DEC9ED" w:themeFill="accent6" w:themeFillTint="66"/>
      </w:tcPr>
    </w:tblStylePr>
    <w:tblStylePr w:type="lastRow">
      <w:rPr>
        <w:b/>
        <w:bCs/>
        <w:color w:val="181818" w:themeColor="text1"/>
      </w:rPr>
      <w:tblPr/>
      <w:tcPr>
        <w:shd w:val="clear" w:color="auto" w:fill="DEC9ED" w:themeFill="accent6" w:themeFillTint="66"/>
      </w:tcPr>
    </w:tblStylePr>
    <w:tblStylePr w:type="firstCol">
      <w:rPr>
        <w:color w:val="F2F2F2" w:themeColor="background1"/>
      </w:rPr>
      <w:tblPr/>
      <w:tcPr>
        <w:shd w:val="clear" w:color="auto" w:fill="883DB9" w:themeFill="accent6" w:themeFillShade="BF"/>
      </w:tcPr>
    </w:tblStylePr>
    <w:tblStylePr w:type="lastCol">
      <w:rPr>
        <w:color w:val="F2F2F2" w:themeColor="background1"/>
      </w:rPr>
      <w:tblPr/>
      <w:tcPr>
        <w:shd w:val="clear" w:color="auto" w:fill="883DB9" w:themeFill="accent6" w:themeFillShade="BF"/>
      </w:tcPr>
    </w:tblStylePr>
    <w:tblStylePr w:type="band1Vert">
      <w:tblPr/>
      <w:tcPr>
        <w:shd w:val="clear" w:color="auto" w:fill="D7BBE8" w:themeFill="accent6" w:themeFillTint="7F"/>
      </w:tcPr>
    </w:tblStylePr>
    <w:tblStylePr w:type="band1Horz">
      <w:tblPr/>
      <w:tcPr>
        <w:shd w:val="clear" w:color="auto" w:fill="D7BBE8" w:themeFill="accent6" w:themeFillTint="7F"/>
      </w:tcPr>
    </w:tblStylePr>
  </w:style>
  <w:style w:type="table" w:styleId="Colo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FFEAEA" w:themeFill="accent2"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2" w:themeFillTint="3F"/>
      </w:tcPr>
    </w:tblStylePr>
    <w:tblStylePr w:type="band1Horz">
      <w:tblPr/>
      <w:tcPr>
        <w:shd w:val="clear" w:color="auto" w:fill="FFD6D6" w:themeFill="accent2" w:themeFillTint="33"/>
      </w:tcPr>
    </w:tblStylePr>
  </w:style>
  <w:style w:type="table" w:styleId="Colo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FF3E6" w:themeFill="accent3" w:themeFillTint="19"/>
    </w:tcPr>
    <w:tblStylePr w:type="firstRow">
      <w:rPr>
        <w:b/>
        <w:bCs/>
        <w:color w:val="F2F2F2" w:themeColor="background1"/>
      </w:rPr>
      <w:tblPr/>
      <w:tcPr>
        <w:tcBorders>
          <w:bottom w:val="single" w:sz="12" w:space="0" w:color="F2F2F2"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3" w:themeFillTint="3F"/>
      </w:tcPr>
    </w:tblStylePr>
    <w:tblStylePr w:type="band1Horz">
      <w:tblPr/>
      <w:tcPr>
        <w:shd w:val="clear" w:color="auto" w:fill="FFE7CE" w:themeFill="accent3" w:themeFillTint="33"/>
      </w:tcPr>
    </w:tblStylePr>
  </w:style>
  <w:style w:type="table" w:styleId="Colo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2F2F2" w:themeColor="background1"/>
      </w:rPr>
      <w:tblPr/>
      <w:tcPr>
        <w:tcBorders>
          <w:bottom w:val="single" w:sz="12" w:space="0" w:color="F2F2F2" w:themeColor="background1"/>
        </w:tcBorders>
        <w:shd w:val="clear" w:color="auto" w:fill="D47000" w:themeFill="accent3" w:themeFillShade="CC"/>
      </w:tcPr>
    </w:tblStylePr>
    <w:tblStylePr w:type="lastRow">
      <w:rPr>
        <w:b/>
        <w:bCs/>
        <w:color w:val="D47000" w:themeColor="accent3"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E3FDF1" w:themeFill="accent5" w:themeFillTint="19"/>
    </w:tcPr>
    <w:tblStylePr w:type="firstRow">
      <w:rPr>
        <w:b/>
        <w:bCs/>
        <w:color w:val="F2F2F2" w:themeColor="background1"/>
      </w:rPr>
      <w:tblPr/>
      <w:tcPr>
        <w:tcBorders>
          <w:bottom w:val="single" w:sz="12" w:space="0" w:color="F2F2F2" w:themeColor="background1"/>
        </w:tcBorders>
        <w:shd w:val="clear" w:color="auto" w:fill="9146C1" w:themeFill="accent6" w:themeFillShade="CC"/>
      </w:tcPr>
    </w:tblStylePr>
    <w:tblStylePr w:type="lastRow">
      <w:rPr>
        <w:b/>
        <w:bCs/>
        <w:color w:val="9146C1" w:themeColor="accent6"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5" w:themeFillTint="3F"/>
      </w:tcPr>
    </w:tblStylePr>
    <w:tblStylePr w:type="band1Horz">
      <w:tblPr/>
      <w:tcPr>
        <w:shd w:val="clear" w:color="auto" w:fill="C7FAE3" w:themeFill="accent5" w:themeFillTint="33"/>
      </w:tcPr>
    </w:tblStylePr>
  </w:style>
  <w:style w:type="table" w:styleId="Colo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7F1FA" w:themeFill="accent6" w:themeFillTint="19"/>
    </w:tcPr>
    <w:tblStylePr w:type="firstRow">
      <w:rPr>
        <w:b/>
        <w:bCs/>
        <w:color w:val="F2F2F2" w:themeColor="background1"/>
      </w:rPr>
      <w:tblPr/>
      <w:tcPr>
        <w:tcBorders>
          <w:bottom w:val="single" w:sz="12" w:space="0" w:color="F2F2F2" w:themeColor="background1"/>
        </w:tcBorders>
        <w:shd w:val="clear" w:color="auto" w:fill="0C9B5B" w:themeFill="accent5" w:themeFillShade="CC"/>
      </w:tcPr>
    </w:tblStylePr>
    <w:tblStylePr w:type="lastRow">
      <w:rPr>
        <w:b/>
        <w:bCs/>
        <w:color w:val="0C9B5B" w:themeColor="accent5"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6" w:themeFillTint="3F"/>
      </w:tcPr>
    </w:tblStylePr>
    <w:tblStylePr w:type="band1Horz">
      <w:tblPr/>
      <w:tcPr>
        <w:shd w:val="clear" w:color="auto" w:fill="EEE4F6" w:themeFill="accent6" w:themeFillTint="33"/>
      </w:tcPr>
    </w:tblStylePr>
  </w:style>
  <w:style w:type="table" w:styleId="Colo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181818" w:themeColor="text1"/>
        <w:bottom w:val="single" w:sz="4" w:space="0" w:color="181818" w:themeColor="text1"/>
        <w:right w:val="single" w:sz="4" w:space="0" w:color="181818" w:themeColor="text1"/>
        <w:insideH w:val="single" w:sz="4" w:space="0" w:color="F2F2F2" w:themeColor="background1"/>
        <w:insideV w:val="single" w:sz="4" w:space="0" w:color="F2F2F2" w:themeColor="background1"/>
      </w:tblBorders>
    </w:tblPr>
    <w:tcPr>
      <w:shd w:val="clear" w:color="auto" w:fill="E8E8E8" w:themeFill="text1"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E0E0E" w:themeFill="text1" w:themeFillShade="99"/>
      </w:tcPr>
    </w:tblStylePr>
    <w:tblStylePr w:type="firstCol">
      <w:rPr>
        <w:color w:val="F2F2F2"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2F2F2"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0082F0" w:themeColor="accent1"/>
        <w:bottom w:val="single" w:sz="4" w:space="0" w:color="0082F0" w:themeColor="accent1"/>
        <w:right w:val="single" w:sz="4" w:space="0" w:color="0082F0" w:themeColor="accent1"/>
        <w:insideH w:val="single" w:sz="4" w:space="0" w:color="F2F2F2" w:themeColor="background1"/>
        <w:insideV w:val="single" w:sz="4" w:space="0" w:color="F2F2F2" w:themeColor="background1"/>
      </w:tblBorders>
    </w:tblPr>
    <w:tcPr>
      <w:shd w:val="clear" w:color="auto" w:fill="E4F2FF" w:themeFill="accent1"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04D90" w:themeFill="accent1" w:themeFillShade="99"/>
      </w:tcPr>
    </w:tblStylePr>
    <w:tblStylePr w:type="firstCol">
      <w:rPr>
        <w:color w:val="F2F2F2"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2F2F2"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FF3232" w:themeColor="accent2"/>
        <w:bottom w:val="single" w:sz="4" w:space="0" w:color="FF3232" w:themeColor="accent2"/>
        <w:right w:val="single" w:sz="4" w:space="0" w:color="FF3232" w:themeColor="accent2"/>
        <w:insideH w:val="single" w:sz="4" w:space="0" w:color="F2F2F2" w:themeColor="background1"/>
        <w:insideV w:val="single" w:sz="4" w:space="0" w:color="F2F2F2" w:themeColor="background1"/>
      </w:tblBorders>
    </w:tblPr>
    <w:tcPr>
      <w:shd w:val="clear" w:color="auto" w:fill="FFEAEA" w:themeFill="accent2"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B70000" w:themeFill="accent2" w:themeFillShade="99"/>
      </w:tcPr>
    </w:tblStylePr>
    <w:tblStylePr w:type="firstCol">
      <w:rPr>
        <w:color w:val="F2F2F2" w:themeColor="background1"/>
      </w:rPr>
      <w:tblPr/>
      <w:tcPr>
        <w:tcBorders>
          <w:top w:val="nil"/>
          <w:left w:val="nil"/>
          <w:bottom w:val="nil"/>
          <w:right w:val="nil"/>
          <w:insideH w:val="single" w:sz="4" w:space="0" w:color="B70000" w:themeColor="accent2" w:themeShade="99"/>
          <w:insideV w:val="nil"/>
        </w:tcBorders>
        <w:shd w:val="clear" w:color="auto" w:fill="B70000" w:themeFill="accent2" w:themeFillShade="99"/>
      </w:tcPr>
    </w:tblStylePr>
    <w:tblStylePr w:type="lastCol">
      <w:rPr>
        <w:color w:val="F2F2F2" w:themeColor="background1"/>
      </w:rPr>
      <w:tblPr/>
      <w:tcPr>
        <w:tcBorders>
          <w:top w:val="nil"/>
          <w:left w:val="nil"/>
          <w:bottom w:val="nil"/>
          <w:right w:val="nil"/>
          <w:insideH w:val="nil"/>
          <w:insideV w:val="nil"/>
        </w:tcBorders>
        <w:shd w:val="clear" w:color="auto" w:fill="B70000" w:themeFill="accent2" w:themeFillShade="99"/>
      </w:tcPr>
    </w:tblStylePr>
    <w:tblStylePr w:type="band1Vert">
      <w:tblPr/>
      <w:tcPr>
        <w:shd w:val="clear" w:color="auto" w:fill="FFADAD" w:themeFill="accent2" w:themeFillTint="66"/>
      </w:tcPr>
    </w:tblStylePr>
    <w:tblStylePr w:type="band1Horz">
      <w:tblPr/>
      <w:tcPr>
        <w:shd w:val="clear" w:color="auto" w:fill="FF9898"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FF8C0A" w:themeColor="accent3"/>
        <w:bottom w:val="single" w:sz="4" w:space="0" w:color="FF8C0A" w:themeColor="accent3"/>
        <w:right w:val="single" w:sz="4" w:space="0" w:color="FF8C0A" w:themeColor="accent3"/>
        <w:insideH w:val="single" w:sz="4" w:space="0" w:color="F2F2F2" w:themeColor="background1"/>
        <w:insideV w:val="single" w:sz="4" w:space="0" w:color="F2F2F2" w:themeColor="background1"/>
      </w:tblBorders>
    </w:tblPr>
    <w:tcPr>
      <w:shd w:val="clear" w:color="auto" w:fill="FFF3E6"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9F5400" w:themeFill="accent3" w:themeFillShade="99"/>
      </w:tcPr>
    </w:tblStylePr>
    <w:tblStylePr w:type="firstCol">
      <w:rPr>
        <w:color w:val="F2F2F2" w:themeColor="background1"/>
      </w:rPr>
      <w:tblPr/>
      <w:tcPr>
        <w:tcBorders>
          <w:top w:val="nil"/>
          <w:left w:val="nil"/>
          <w:bottom w:val="nil"/>
          <w:right w:val="nil"/>
          <w:insideH w:val="single" w:sz="4" w:space="0" w:color="9F5400" w:themeColor="accent3" w:themeShade="99"/>
          <w:insideV w:val="nil"/>
        </w:tcBorders>
        <w:shd w:val="clear" w:color="auto" w:fill="9F5400" w:themeFill="accent3" w:themeFillShade="99"/>
      </w:tcPr>
    </w:tblStylePr>
    <w:tblStylePr w:type="lastCol">
      <w:rPr>
        <w:color w:val="F2F2F2" w:themeColor="background1"/>
      </w:rPr>
      <w:tblPr/>
      <w:tcPr>
        <w:tcBorders>
          <w:top w:val="nil"/>
          <w:left w:val="nil"/>
          <w:bottom w:val="nil"/>
          <w:right w:val="nil"/>
          <w:insideH w:val="nil"/>
          <w:insideV w:val="nil"/>
        </w:tcBorders>
        <w:shd w:val="clear" w:color="auto" w:fill="9F5400" w:themeFill="accent3" w:themeFillShade="99"/>
      </w:tcPr>
    </w:tblStylePr>
    <w:tblStylePr w:type="band1Vert">
      <w:tblPr/>
      <w:tcPr>
        <w:shd w:val="clear" w:color="auto" w:fill="FFD09D" w:themeFill="accent3" w:themeFillTint="66"/>
      </w:tcPr>
    </w:tblStylePr>
    <w:tblStylePr w:type="band1Horz">
      <w:tblPr/>
      <w:tcPr>
        <w:shd w:val="clear" w:color="auto" w:fill="FFC584" w:themeFill="accent3" w:themeFillTint="7F"/>
      </w:tcPr>
    </w:tblStylePr>
  </w:style>
  <w:style w:type="table" w:styleId="Colo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FF8C0A" w:themeColor="accent3"/>
        <w:left w:val="single" w:sz="4" w:space="0" w:color="FAD22D" w:themeColor="accent4"/>
        <w:bottom w:val="single" w:sz="4" w:space="0" w:color="FAD22D" w:themeColor="accent4"/>
        <w:right w:val="single" w:sz="4" w:space="0" w:color="FAD22D" w:themeColor="accent4"/>
        <w:insideH w:val="single" w:sz="4" w:space="0" w:color="F2F2F2" w:themeColor="background1"/>
        <w:insideV w:val="single" w:sz="4" w:space="0" w:color="F2F2F2" w:themeColor="background1"/>
      </w:tblBorders>
    </w:tblPr>
    <w:tcPr>
      <w:shd w:val="clear" w:color="auto" w:fill="FEFAEA" w:themeFill="accent4" w:themeFillTint="19"/>
    </w:tcPr>
    <w:tblStylePr w:type="firstRow">
      <w:rPr>
        <w:b/>
        <w:bCs/>
      </w:rPr>
      <w:tblPr/>
      <w:tcPr>
        <w:tcBorders>
          <w:top w:val="nil"/>
          <w:left w:val="nil"/>
          <w:bottom w:val="single" w:sz="24" w:space="0" w:color="FF8C0A" w:themeColor="accent3"/>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AC8B04" w:themeFill="accent4" w:themeFillShade="99"/>
      </w:tcPr>
    </w:tblStylePr>
    <w:tblStylePr w:type="firstCol">
      <w:rPr>
        <w:color w:val="F2F2F2"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2F2F2"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AF78D2" w:themeColor="accent6"/>
        <w:left w:val="single" w:sz="4" w:space="0" w:color="0FC373" w:themeColor="accent5"/>
        <w:bottom w:val="single" w:sz="4" w:space="0" w:color="0FC373" w:themeColor="accent5"/>
        <w:right w:val="single" w:sz="4" w:space="0" w:color="0FC373" w:themeColor="accent5"/>
        <w:insideH w:val="single" w:sz="4" w:space="0" w:color="F2F2F2" w:themeColor="background1"/>
        <w:insideV w:val="single" w:sz="4" w:space="0" w:color="F2F2F2" w:themeColor="background1"/>
      </w:tblBorders>
    </w:tblPr>
    <w:tcPr>
      <w:shd w:val="clear" w:color="auto" w:fill="E3FDF1" w:themeFill="accent5" w:themeFillTint="19"/>
    </w:tcPr>
    <w:tblStylePr w:type="firstRow">
      <w:rPr>
        <w:b/>
        <w:bCs/>
      </w:rPr>
      <w:tblPr/>
      <w:tcPr>
        <w:tcBorders>
          <w:top w:val="nil"/>
          <w:left w:val="nil"/>
          <w:bottom w:val="single" w:sz="24" w:space="0" w:color="AF78D2" w:themeColor="accent6"/>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97444" w:themeFill="accent5" w:themeFillShade="99"/>
      </w:tcPr>
    </w:tblStylePr>
    <w:tblStylePr w:type="firstCol">
      <w:rPr>
        <w:color w:val="F2F2F2" w:themeColor="background1"/>
      </w:rPr>
      <w:tblPr/>
      <w:tcPr>
        <w:tcBorders>
          <w:top w:val="nil"/>
          <w:left w:val="nil"/>
          <w:bottom w:val="nil"/>
          <w:right w:val="nil"/>
          <w:insideH w:val="single" w:sz="4" w:space="0" w:color="097444" w:themeColor="accent5" w:themeShade="99"/>
          <w:insideV w:val="nil"/>
        </w:tcBorders>
        <w:shd w:val="clear" w:color="auto" w:fill="097444" w:themeFill="accent5" w:themeFillShade="99"/>
      </w:tcPr>
    </w:tblStylePr>
    <w:tblStylePr w:type="lastCol">
      <w:rPr>
        <w:color w:val="F2F2F2" w:themeColor="background1"/>
      </w:rPr>
      <w:tblPr/>
      <w:tcPr>
        <w:tcBorders>
          <w:top w:val="nil"/>
          <w:left w:val="nil"/>
          <w:bottom w:val="nil"/>
          <w:right w:val="nil"/>
          <w:insideH w:val="nil"/>
          <w:insideV w:val="nil"/>
        </w:tcBorders>
        <w:shd w:val="clear" w:color="auto" w:fill="097444" w:themeFill="accent5" w:themeFillShade="99"/>
      </w:tcPr>
    </w:tblStylePr>
    <w:tblStylePr w:type="band1Vert">
      <w:tblPr/>
      <w:tcPr>
        <w:shd w:val="clear" w:color="auto" w:fill="8FF6C8" w:themeFill="accent5" w:themeFillTint="66"/>
      </w:tcPr>
    </w:tblStylePr>
    <w:tblStylePr w:type="band1Horz">
      <w:tblPr/>
      <w:tcPr>
        <w:shd w:val="clear" w:color="auto" w:fill="74F4BA"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0FC373" w:themeColor="accent5"/>
        <w:left w:val="single" w:sz="4" w:space="0" w:color="AF78D2" w:themeColor="accent6"/>
        <w:bottom w:val="single" w:sz="4" w:space="0" w:color="AF78D2" w:themeColor="accent6"/>
        <w:right w:val="single" w:sz="4" w:space="0" w:color="AF78D2" w:themeColor="accent6"/>
        <w:insideH w:val="single" w:sz="4" w:space="0" w:color="F2F2F2" w:themeColor="background1"/>
        <w:insideV w:val="single" w:sz="4" w:space="0" w:color="F2F2F2" w:themeColor="background1"/>
      </w:tblBorders>
    </w:tblPr>
    <w:tcPr>
      <w:shd w:val="clear" w:color="auto" w:fill="F7F1FA" w:themeFill="accent6" w:themeFillTint="19"/>
    </w:tcPr>
    <w:tblStylePr w:type="firstRow">
      <w:rPr>
        <w:b/>
        <w:bCs/>
      </w:rPr>
      <w:tblPr/>
      <w:tcPr>
        <w:tcBorders>
          <w:top w:val="nil"/>
          <w:left w:val="nil"/>
          <w:bottom w:val="single" w:sz="24" w:space="0" w:color="0FC373" w:themeColor="accent5"/>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6D3194" w:themeFill="accent6" w:themeFillShade="99"/>
      </w:tcPr>
    </w:tblStylePr>
    <w:tblStylePr w:type="firstCol">
      <w:rPr>
        <w:color w:val="F2F2F2" w:themeColor="background1"/>
      </w:rPr>
      <w:tblPr/>
      <w:tcPr>
        <w:tcBorders>
          <w:top w:val="nil"/>
          <w:left w:val="nil"/>
          <w:bottom w:val="nil"/>
          <w:right w:val="nil"/>
          <w:insideH w:val="single" w:sz="4" w:space="0" w:color="6D3194" w:themeColor="accent6" w:themeShade="99"/>
          <w:insideV w:val="nil"/>
        </w:tcBorders>
        <w:shd w:val="clear" w:color="auto" w:fill="6D3194" w:themeFill="accent6" w:themeFillShade="99"/>
      </w:tcPr>
    </w:tblStylePr>
    <w:tblStylePr w:type="lastCol">
      <w:rPr>
        <w:color w:val="F2F2F2" w:themeColor="background1"/>
      </w:rPr>
      <w:tblPr/>
      <w:tcPr>
        <w:tcBorders>
          <w:top w:val="nil"/>
          <w:left w:val="nil"/>
          <w:bottom w:val="nil"/>
          <w:right w:val="nil"/>
          <w:insideH w:val="nil"/>
          <w:insideV w:val="nil"/>
        </w:tcBorders>
        <w:shd w:val="clear" w:color="auto" w:fill="6D3194" w:themeFill="accent6" w:themeFillShade="99"/>
      </w:tcPr>
    </w:tblStylePr>
    <w:tblStylePr w:type="band1Vert">
      <w:tblPr/>
      <w:tcPr>
        <w:shd w:val="clear" w:color="auto" w:fill="DEC9ED" w:themeFill="accent6" w:themeFillTint="66"/>
      </w:tcPr>
    </w:tblStylePr>
    <w:tblStylePr w:type="band1Horz">
      <w:tblPr/>
      <w:tcPr>
        <w:shd w:val="clear" w:color="auto" w:fill="D7BBE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rsid w:val="00D27ABD"/>
    <w:rPr>
      <w:sz w:val="16"/>
      <w:szCs w:val="16"/>
      <w:lang w:val="en-US"/>
    </w:rPr>
  </w:style>
  <w:style w:type="paragraph" w:styleId="CommentText">
    <w:name w:val="annotation text"/>
    <w:basedOn w:val="Normal"/>
    <w:link w:val="CommentTextChar"/>
    <w:uiPriority w:val="99"/>
    <w:rsid w:val="00D27ABD"/>
    <w:rPr>
      <w:sz w:val="20"/>
      <w:szCs w:val="20"/>
    </w:rPr>
  </w:style>
  <w:style w:type="character" w:customStyle="1" w:styleId="CommentTextChar">
    <w:name w:val="Comment Text Char"/>
    <w:basedOn w:val="DefaultParagraphFont"/>
    <w:link w:val="CommentText"/>
    <w:uiPriority w:val="99"/>
    <w:rsid w:val="00822F74"/>
    <w:rPr>
      <w:sz w:val="20"/>
      <w:szCs w:val="20"/>
      <w:lang w:val="en-US"/>
    </w:rPr>
  </w:style>
  <w:style w:type="paragraph" w:styleId="CommentSubject">
    <w:name w:val="annotation subject"/>
    <w:basedOn w:val="CommentText"/>
    <w:next w:val="CommentText"/>
    <w:link w:val="CommentSubjectChar"/>
    <w:uiPriority w:val="99"/>
    <w:rsid w:val="00D27ABD"/>
    <w:rPr>
      <w:b/>
      <w:bCs/>
    </w:rPr>
  </w:style>
  <w:style w:type="character" w:customStyle="1" w:styleId="CommentSubjectChar">
    <w:name w:val="Comment Subject Char"/>
    <w:basedOn w:val="CommentTextChar"/>
    <w:link w:val="CommentSubject"/>
    <w:uiPriority w:val="99"/>
    <w:rsid w:val="00822F74"/>
    <w:rPr>
      <w:b/>
      <w:bCs/>
      <w:sz w:val="20"/>
      <w:szCs w:val="20"/>
      <w:lang w:val="en-US"/>
    </w:rPr>
  </w:style>
  <w:style w:type="table" w:styleId="DarkList">
    <w:name w:val="Dark List"/>
    <w:basedOn w:val="TableNormal"/>
    <w:uiPriority w:val="70"/>
    <w:semiHidden/>
    <w:unhideWhenUsed/>
    <w:rsid w:val="00D27ABD"/>
    <w:rPr>
      <w:color w:val="F2F2F2"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2F2F2" w:themeColor="background1"/>
          <w:insideH w:val="nil"/>
          <w:insideV w:val="nil"/>
        </w:tcBorders>
        <w:shd w:val="clear" w:color="auto" w:fill="111111" w:themeFill="text1" w:themeFillShade="BF"/>
      </w:tcPr>
    </w:tblStylePr>
    <w:tblStylePr w:type="lastCol">
      <w:tblPr/>
      <w:tcPr>
        <w:tcBorders>
          <w:top w:val="nil"/>
          <w:left w:val="single" w:sz="18" w:space="0" w:color="F2F2F2"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2F2F2"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2F2F2" w:themeColor="background1"/>
          <w:insideH w:val="nil"/>
          <w:insideV w:val="nil"/>
        </w:tcBorders>
        <w:shd w:val="clear" w:color="auto" w:fill="0061B3" w:themeFill="accent1" w:themeFillShade="BF"/>
      </w:tcPr>
    </w:tblStylePr>
    <w:tblStylePr w:type="lastCol">
      <w:tblPr/>
      <w:tcPr>
        <w:tcBorders>
          <w:top w:val="nil"/>
          <w:left w:val="single" w:sz="18" w:space="0" w:color="F2F2F2"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2F2F2" w:themeColor="background1"/>
    </w:rPr>
    <w:tblPr>
      <w:tblStyleRowBandSize w:val="1"/>
      <w:tblStyleColBandSize w:val="1"/>
    </w:tblPr>
    <w:tcPr>
      <w:shd w:val="clear" w:color="auto" w:fill="FF3232" w:themeFill="accent2"/>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970000" w:themeFill="accent2" w:themeFillShade="7F"/>
      </w:tcPr>
    </w:tblStylePr>
    <w:tblStylePr w:type="firstCol">
      <w:tblPr/>
      <w:tcPr>
        <w:tcBorders>
          <w:top w:val="nil"/>
          <w:left w:val="nil"/>
          <w:bottom w:val="nil"/>
          <w:right w:val="single" w:sz="18" w:space="0" w:color="F2F2F2" w:themeColor="background1"/>
          <w:insideH w:val="nil"/>
          <w:insideV w:val="nil"/>
        </w:tcBorders>
        <w:shd w:val="clear" w:color="auto" w:fill="E40000" w:themeFill="accent2" w:themeFillShade="BF"/>
      </w:tcPr>
    </w:tblStylePr>
    <w:tblStylePr w:type="lastCol">
      <w:tblPr/>
      <w:tcPr>
        <w:tcBorders>
          <w:top w:val="nil"/>
          <w:left w:val="single" w:sz="18" w:space="0" w:color="F2F2F2" w:themeColor="background1"/>
          <w:bottom w:val="nil"/>
          <w:right w:val="nil"/>
          <w:insideH w:val="nil"/>
          <w:insideV w:val="nil"/>
        </w:tcBorders>
        <w:shd w:val="clear" w:color="auto" w:fill="E40000" w:themeFill="accent2" w:themeFillShade="BF"/>
      </w:tcPr>
    </w:tblStylePr>
    <w:tblStylePr w:type="band1Vert">
      <w:tblPr/>
      <w:tcPr>
        <w:tcBorders>
          <w:top w:val="nil"/>
          <w:left w:val="nil"/>
          <w:bottom w:val="nil"/>
          <w:right w:val="nil"/>
          <w:insideH w:val="nil"/>
          <w:insideV w:val="nil"/>
        </w:tcBorders>
        <w:shd w:val="clear" w:color="auto" w:fill="E40000" w:themeFill="accent2" w:themeFillShade="BF"/>
      </w:tcPr>
    </w:tblStylePr>
    <w:tblStylePr w:type="band1Horz">
      <w:tblPr/>
      <w:tcPr>
        <w:tcBorders>
          <w:top w:val="nil"/>
          <w:left w:val="nil"/>
          <w:bottom w:val="nil"/>
          <w:right w:val="nil"/>
          <w:insideH w:val="nil"/>
          <w:insideV w:val="nil"/>
        </w:tcBorders>
        <w:shd w:val="clear" w:color="auto" w:fill="E40000" w:themeFill="accent2" w:themeFillShade="BF"/>
      </w:tcPr>
    </w:tblStylePr>
  </w:style>
  <w:style w:type="table" w:styleId="DarkList-Accent3">
    <w:name w:val="Dark List Accent 3"/>
    <w:basedOn w:val="TableNormal"/>
    <w:uiPriority w:val="70"/>
    <w:semiHidden/>
    <w:unhideWhenUsed/>
    <w:rsid w:val="00D27ABD"/>
    <w:rPr>
      <w:color w:val="F2F2F2" w:themeColor="background1"/>
    </w:rPr>
    <w:tblPr>
      <w:tblStyleRowBandSize w:val="1"/>
      <w:tblStyleColBandSize w:val="1"/>
    </w:tblPr>
    <w:tcPr>
      <w:shd w:val="clear" w:color="auto" w:fill="FF8C0A" w:themeFill="accent3"/>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834500" w:themeFill="accent3" w:themeFillShade="7F"/>
      </w:tcPr>
    </w:tblStylePr>
    <w:tblStylePr w:type="firstCol">
      <w:tblPr/>
      <w:tcPr>
        <w:tcBorders>
          <w:top w:val="nil"/>
          <w:left w:val="nil"/>
          <w:bottom w:val="nil"/>
          <w:right w:val="single" w:sz="18" w:space="0" w:color="F2F2F2" w:themeColor="background1"/>
          <w:insideH w:val="nil"/>
          <w:insideV w:val="nil"/>
        </w:tcBorders>
        <w:shd w:val="clear" w:color="auto" w:fill="C66900" w:themeFill="accent3" w:themeFillShade="BF"/>
      </w:tcPr>
    </w:tblStylePr>
    <w:tblStylePr w:type="lastCol">
      <w:tblPr/>
      <w:tcPr>
        <w:tcBorders>
          <w:top w:val="nil"/>
          <w:left w:val="single" w:sz="18" w:space="0" w:color="F2F2F2" w:themeColor="background1"/>
          <w:bottom w:val="nil"/>
          <w:right w:val="nil"/>
          <w:insideH w:val="nil"/>
          <w:insideV w:val="nil"/>
        </w:tcBorders>
        <w:shd w:val="clear" w:color="auto" w:fill="C66900" w:themeFill="accent3" w:themeFillShade="BF"/>
      </w:tcPr>
    </w:tblStylePr>
    <w:tblStylePr w:type="band1Vert">
      <w:tblPr/>
      <w:tcPr>
        <w:tcBorders>
          <w:top w:val="nil"/>
          <w:left w:val="nil"/>
          <w:bottom w:val="nil"/>
          <w:right w:val="nil"/>
          <w:insideH w:val="nil"/>
          <w:insideV w:val="nil"/>
        </w:tcBorders>
        <w:shd w:val="clear" w:color="auto" w:fill="C66900" w:themeFill="accent3" w:themeFillShade="BF"/>
      </w:tcPr>
    </w:tblStylePr>
    <w:tblStylePr w:type="band1Horz">
      <w:tblPr/>
      <w:tcPr>
        <w:tcBorders>
          <w:top w:val="nil"/>
          <w:left w:val="nil"/>
          <w:bottom w:val="nil"/>
          <w:right w:val="nil"/>
          <w:insideH w:val="nil"/>
          <w:insideV w:val="nil"/>
        </w:tcBorders>
        <w:shd w:val="clear" w:color="auto" w:fill="C66900" w:themeFill="accent3" w:themeFillShade="BF"/>
      </w:tcPr>
    </w:tblStylePr>
  </w:style>
  <w:style w:type="table" w:styleId="DarkList-Accent4">
    <w:name w:val="Dark List Accent 4"/>
    <w:basedOn w:val="TableNormal"/>
    <w:uiPriority w:val="70"/>
    <w:semiHidden/>
    <w:unhideWhenUsed/>
    <w:rsid w:val="00D27ABD"/>
    <w:rPr>
      <w:color w:val="F2F2F2"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2F2F2" w:themeColor="background1"/>
          <w:insideH w:val="nil"/>
          <w:insideV w:val="nil"/>
        </w:tcBorders>
        <w:shd w:val="clear" w:color="auto" w:fill="D7AE05" w:themeFill="accent4" w:themeFillShade="BF"/>
      </w:tcPr>
    </w:tblStylePr>
    <w:tblStylePr w:type="lastCol">
      <w:tblPr/>
      <w:tcPr>
        <w:tcBorders>
          <w:top w:val="nil"/>
          <w:left w:val="single" w:sz="18" w:space="0" w:color="F2F2F2"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2F2F2" w:themeColor="background1"/>
    </w:rPr>
    <w:tblPr>
      <w:tblStyleRowBandSize w:val="1"/>
      <w:tblStyleColBandSize w:val="1"/>
    </w:tblPr>
    <w:tcPr>
      <w:shd w:val="clear" w:color="auto" w:fill="0FC373" w:themeFill="accent5"/>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76038" w:themeFill="accent5" w:themeFillShade="7F"/>
      </w:tcPr>
    </w:tblStylePr>
    <w:tblStylePr w:type="firstCol">
      <w:tblPr/>
      <w:tcPr>
        <w:tcBorders>
          <w:top w:val="nil"/>
          <w:left w:val="nil"/>
          <w:bottom w:val="nil"/>
          <w:right w:val="single" w:sz="18" w:space="0" w:color="F2F2F2" w:themeColor="background1"/>
          <w:insideH w:val="nil"/>
          <w:insideV w:val="nil"/>
        </w:tcBorders>
        <w:shd w:val="clear" w:color="auto" w:fill="0B9155" w:themeFill="accent5" w:themeFillShade="BF"/>
      </w:tcPr>
    </w:tblStylePr>
    <w:tblStylePr w:type="lastCol">
      <w:tblPr/>
      <w:tcPr>
        <w:tcBorders>
          <w:top w:val="nil"/>
          <w:left w:val="single" w:sz="18" w:space="0" w:color="F2F2F2" w:themeColor="background1"/>
          <w:bottom w:val="nil"/>
          <w:right w:val="nil"/>
          <w:insideH w:val="nil"/>
          <w:insideV w:val="nil"/>
        </w:tcBorders>
        <w:shd w:val="clear" w:color="auto" w:fill="0B9155" w:themeFill="accent5" w:themeFillShade="BF"/>
      </w:tcPr>
    </w:tblStylePr>
    <w:tblStylePr w:type="band1Vert">
      <w:tblPr/>
      <w:tcPr>
        <w:tcBorders>
          <w:top w:val="nil"/>
          <w:left w:val="nil"/>
          <w:bottom w:val="nil"/>
          <w:right w:val="nil"/>
          <w:insideH w:val="nil"/>
          <w:insideV w:val="nil"/>
        </w:tcBorders>
        <w:shd w:val="clear" w:color="auto" w:fill="0B9155" w:themeFill="accent5" w:themeFillShade="BF"/>
      </w:tcPr>
    </w:tblStylePr>
    <w:tblStylePr w:type="band1Horz">
      <w:tblPr/>
      <w:tcPr>
        <w:tcBorders>
          <w:top w:val="nil"/>
          <w:left w:val="nil"/>
          <w:bottom w:val="nil"/>
          <w:right w:val="nil"/>
          <w:insideH w:val="nil"/>
          <w:insideV w:val="nil"/>
        </w:tcBorders>
        <w:shd w:val="clear" w:color="auto" w:fill="0B9155" w:themeFill="accent5" w:themeFillShade="BF"/>
      </w:tcPr>
    </w:tblStylePr>
  </w:style>
  <w:style w:type="table" w:styleId="DarkList-Accent6">
    <w:name w:val="Dark List Accent 6"/>
    <w:basedOn w:val="TableNormal"/>
    <w:uiPriority w:val="70"/>
    <w:semiHidden/>
    <w:unhideWhenUsed/>
    <w:rsid w:val="00D27ABD"/>
    <w:rPr>
      <w:color w:val="F2F2F2" w:themeColor="background1"/>
    </w:rPr>
    <w:tblPr>
      <w:tblStyleRowBandSize w:val="1"/>
      <w:tblStyleColBandSize w:val="1"/>
    </w:tblPr>
    <w:tcPr>
      <w:shd w:val="clear" w:color="auto" w:fill="AF78D2" w:themeFill="accent6"/>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5B297B" w:themeFill="accent6" w:themeFillShade="7F"/>
      </w:tcPr>
    </w:tblStylePr>
    <w:tblStylePr w:type="firstCol">
      <w:tblPr/>
      <w:tcPr>
        <w:tcBorders>
          <w:top w:val="nil"/>
          <w:left w:val="nil"/>
          <w:bottom w:val="nil"/>
          <w:right w:val="single" w:sz="18" w:space="0" w:color="F2F2F2" w:themeColor="background1"/>
          <w:insideH w:val="nil"/>
          <w:insideV w:val="nil"/>
        </w:tcBorders>
        <w:shd w:val="clear" w:color="auto" w:fill="883DB9" w:themeFill="accent6" w:themeFillShade="BF"/>
      </w:tcPr>
    </w:tblStylePr>
    <w:tblStylePr w:type="lastCol">
      <w:tblPr/>
      <w:tcPr>
        <w:tcBorders>
          <w:top w:val="nil"/>
          <w:left w:val="single" w:sz="18" w:space="0" w:color="F2F2F2" w:themeColor="background1"/>
          <w:bottom w:val="nil"/>
          <w:right w:val="nil"/>
          <w:insideH w:val="nil"/>
          <w:insideV w:val="nil"/>
        </w:tcBorders>
        <w:shd w:val="clear" w:color="auto" w:fill="883DB9" w:themeFill="accent6" w:themeFillShade="BF"/>
      </w:tcPr>
    </w:tblStylePr>
    <w:tblStylePr w:type="band1Vert">
      <w:tblPr/>
      <w:tcPr>
        <w:tcBorders>
          <w:top w:val="nil"/>
          <w:left w:val="nil"/>
          <w:bottom w:val="nil"/>
          <w:right w:val="nil"/>
          <w:insideH w:val="nil"/>
          <w:insideV w:val="nil"/>
        </w:tcBorders>
        <w:shd w:val="clear" w:color="auto" w:fill="883DB9" w:themeFill="accent6" w:themeFillShade="BF"/>
      </w:tcPr>
    </w:tblStylePr>
    <w:tblStylePr w:type="band1Horz">
      <w:tblPr/>
      <w:tcPr>
        <w:tcBorders>
          <w:top w:val="nil"/>
          <w:left w:val="nil"/>
          <w:bottom w:val="nil"/>
          <w:right w:val="nil"/>
          <w:insideH w:val="nil"/>
          <w:insideV w:val="nil"/>
        </w:tcBorders>
        <w:shd w:val="clear" w:color="auto" w:fill="883DB9" w:themeFill="accent6" w:themeFillShade="BF"/>
      </w:tcPr>
    </w:tblStylePr>
  </w:style>
  <w:style w:type="paragraph" w:styleId="Date">
    <w:name w:val="Date"/>
    <w:basedOn w:val="Normal"/>
    <w:next w:val="Normal"/>
    <w:link w:val="DateChar"/>
    <w:uiPriority w:val="99"/>
    <w:rsid w:val="00D27ABD"/>
  </w:style>
  <w:style w:type="character" w:customStyle="1" w:styleId="DateChar">
    <w:name w:val="Date Char"/>
    <w:basedOn w:val="DefaultParagraphFont"/>
    <w:link w:val="Date"/>
    <w:uiPriority w:val="99"/>
    <w:rsid w:val="00822F74"/>
    <w:rPr>
      <w:lang w:val="en-US"/>
    </w:rPr>
  </w:style>
  <w:style w:type="paragraph" w:styleId="DocumentMap">
    <w:name w:val="Document Map"/>
    <w:basedOn w:val="Normal"/>
    <w:link w:val="DocumentMapChar"/>
    <w:uiPriority w:val="99"/>
    <w:rsid w:val="00D27ABD"/>
    <w:rPr>
      <w:rFonts w:ascii="Segoe UI" w:hAnsi="Segoe UI" w:cs="Segoe UI"/>
      <w:sz w:val="16"/>
      <w:szCs w:val="16"/>
    </w:rPr>
  </w:style>
  <w:style w:type="character" w:customStyle="1" w:styleId="DocumentMapChar">
    <w:name w:val="Document Map Char"/>
    <w:basedOn w:val="DefaultParagraphFont"/>
    <w:link w:val="DocumentMap"/>
    <w:uiPriority w:val="99"/>
    <w:rsid w:val="00822F74"/>
    <w:rPr>
      <w:rFonts w:ascii="Segoe UI" w:hAnsi="Segoe UI" w:cs="Segoe UI"/>
      <w:sz w:val="16"/>
      <w:szCs w:val="16"/>
      <w:lang w:val="en-US"/>
    </w:rPr>
  </w:style>
  <w:style w:type="paragraph" w:styleId="E-mailSignature">
    <w:name w:val="E-mail Signature"/>
    <w:basedOn w:val="Normal"/>
    <w:link w:val="E-mailSignatureChar"/>
    <w:uiPriority w:val="99"/>
    <w:rsid w:val="00D27ABD"/>
  </w:style>
  <w:style w:type="character" w:customStyle="1" w:styleId="E-mailSignatureChar">
    <w:name w:val="E-mail Signature Char"/>
    <w:basedOn w:val="DefaultParagraphFont"/>
    <w:link w:val="E-mailSignature"/>
    <w:uiPriority w:val="99"/>
    <w:rsid w:val="00822F74"/>
    <w:rPr>
      <w:lang w:val="en-US"/>
    </w:rPr>
  </w:style>
  <w:style w:type="character" w:styleId="Emphasis">
    <w:name w:val="Emphasis"/>
    <w:basedOn w:val="DefaultParagraphFont"/>
    <w:qFormat/>
    <w:rsid w:val="00D27ABD"/>
    <w:rPr>
      <w:i/>
      <w:iCs/>
      <w:lang w:val="en-US"/>
    </w:rPr>
  </w:style>
  <w:style w:type="paragraph" w:styleId="EnvelopeAddress">
    <w:name w:val="envelope address"/>
    <w:basedOn w:val="Normal"/>
    <w:uiPriority w:val="99"/>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rsid w:val="00D27ABD"/>
    <w:rPr>
      <w:rFonts w:asciiTheme="majorHAnsi" w:eastAsiaTheme="majorEastAsia" w:hAnsiTheme="majorHAnsi" w:cstheme="majorBidi"/>
      <w:sz w:val="20"/>
      <w:szCs w:val="20"/>
    </w:rPr>
  </w:style>
  <w:style w:type="character" w:styleId="FollowedHyperlink">
    <w:name w:val="FollowedHyperlink"/>
    <w:basedOn w:val="DefaultParagraphFont"/>
    <w:rsid w:val="00D27ABD"/>
    <w:rPr>
      <w:color w:val="040969" w:themeColor="followedHyperlink"/>
      <w:u w:val="single"/>
      <w:lang w:val="en-US"/>
    </w:rPr>
  </w:style>
  <w:style w:type="character" w:styleId="FootnoteReference">
    <w:name w:val="footnote reference"/>
    <w:basedOn w:val="DefaultParagraphFont"/>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FFADAD" w:themeColor="accent2" w:themeTint="66"/>
        <w:left w:val="single" w:sz="4" w:space="0" w:color="FFADAD" w:themeColor="accent2" w:themeTint="66"/>
        <w:bottom w:val="single" w:sz="4" w:space="0" w:color="FFADAD" w:themeColor="accent2" w:themeTint="66"/>
        <w:right w:val="single" w:sz="4" w:space="0" w:color="FFADAD" w:themeColor="accent2" w:themeTint="66"/>
        <w:insideH w:val="single" w:sz="4" w:space="0" w:color="FFADAD" w:themeColor="accent2" w:themeTint="66"/>
        <w:insideV w:val="single" w:sz="4" w:space="0" w:color="FFADAD" w:themeColor="accent2" w:themeTint="66"/>
      </w:tblBorders>
    </w:tblPr>
    <w:tblStylePr w:type="firstRow">
      <w:rPr>
        <w:b/>
        <w:bCs/>
      </w:rPr>
      <w:tblPr/>
      <w:tcPr>
        <w:tcBorders>
          <w:bottom w:val="single" w:sz="12" w:space="0" w:color="FF8484" w:themeColor="accent2" w:themeTint="99"/>
        </w:tcBorders>
      </w:tcPr>
    </w:tblStylePr>
    <w:tblStylePr w:type="lastRow">
      <w:rPr>
        <w:b/>
        <w:bCs/>
      </w:rPr>
      <w:tblPr/>
      <w:tcPr>
        <w:tcBorders>
          <w:top w:val="double" w:sz="2" w:space="0" w:color="FF848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FFD09D" w:themeColor="accent3" w:themeTint="66"/>
        <w:left w:val="single" w:sz="4" w:space="0" w:color="FFD09D" w:themeColor="accent3" w:themeTint="66"/>
        <w:bottom w:val="single" w:sz="4" w:space="0" w:color="FFD09D" w:themeColor="accent3" w:themeTint="66"/>
        <w:right w:val="single" w:sz="4" w:space="0" w:color="FFD09D" w:themeColor="accent3" w:themeTint="66"/>
        <w:insideH w:val="single" w:sz="4" w:space="0" w:color="FFD09D" w:themeColor="accent3" w:themeTint="66"/>
        <w:insideV w:val="single" w:sz="4" w:space="0" w:color="FFD09D" w:themeColor="accent3" w:themeTint="66"/>
      </w:tblBorders>
    </w:tblPr>
    <w:tblStylePr w:type="firstRow">
      <w:rPr>
        <w:b/>
        <w:bCs/>
      </w:rPr>
      <w:tblPr/>
      <w:tcPr>
        <w:tcBorders>
          <w:bottom w:val="single" w:sz="12" w:space="0" w:color="FFB96C" w:themeColor="accent3" w:themeTint="99"/>
        </w:tcBorders>
      </w:tcPr>
    </w:tblStylePr>
    <w:tblStylePr w:type="lastRow">
      <w:rPr>
        <w:b/>
        <w:bCs/>
      </w:rPr>
      <w:tblPr/>
      <w:tcPr>
        <w:tcBorders>
          <w:top w:val="double" w:sz="2" w:space="0" w:color="FFB96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8FF6C8" w:themeColor="accent5" w:themeTint="66"/>
        <w:left w:val="single" w:sz="4" w:space="0" w:color="8FF6C8" w:themeColor="accent5" w:themeTint="66"/>
        <w:bottom w:val="single" w:sz="4" w:space="0" w:color="8FF6C8" w:themeColor="accent5" w:themeTint="66"/>
        <w:right w:val="single" w:sz="4" w:space="0" w:color="8FF6C8" w:themeColor="accent5" w:themeTint="66"/>
        <w:insideH w:val="single" w:sz="4" w:space="0" w:color="8FF6C8" w:themeColor="accent5" w:themeTint="66"/>
        <w:insideV w:val="single" w:sz="4" w:space="0" w:color="8FF6C8" w:themeColor="accent5" w:themeTint="66"/>
      </w:tblBorders>
    </w:tblPr>
    <w:tblStylePr w:type="firstRow">
      <w:rPr>
        <w:b/>
        <w:bCs/>
      </w:rPr>
      <w:tblPr/>
      <w:tcPr>
        <w:tcBorders>
          <w:bottom w:val="single" w:sz="12" w:space="0" w:color="57F2AD" w:themeColor="accent5" w:themeTint="99"/>
        </w:tcBorders>
      </w:tcPr>
    </w:tblStylePr>
    <w:tblStylePr w:type="lastRow">
      <w:rPr>
        <w:b/>
        <w:bCs/>
      </w:rPr>
      <w:tblPr/>
      <w:tcPr>
        <w:tcBorders>
          <w:top w:val="double" w:sz="2" w:space="0" w:color="57F2A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DEC9ED" w:themeColor="accent6" w:themeTint="66"/>
        <w:left w:val="single" w:sz="4" w:space="0" w:color="DEC9ED" w:themeColor="accent6" w:themeTint="66"/>
        <w:bottom w:val="single" w:sz="4" w:space="0" w:color="DEC9ED" w:themeColor="accent6" w:themeTint="66"/>
        <w:right w:val="single" w:sz="4" w:space="0" w:color="DEC9ED" w:themeColor="accent6" w:themeTint="66"/>
        <w:insideH w:val="single" w:sz="4" w:space="0" w:color="DEC9ED" w:themeColor="accent6" w:themeTint="66"/>
        <w:insideV w:val="single" w:sz="4" w:space="0" w:color="DEC9ED" w:themeColor="accent6" w:themeTint="66"/>
      </w:tblBorders>
    </w:tblPr>
    <w:tblStylePr w:type="firstRow">
      <w:rPr>
        <w:b/>
        <w:bCs/>
      </w:rPr>
      <w:tblPr/>
      <w:tcPr>
        <w:tcBorders>
          <w:bottom w:val="single" w:sz="12" w:space="0" w:color="CEAEE4" w:themeColor="accent6" w:themeTint="99"/>
        </w:tcBorders>
      </w:tcPr>
    </w:tblStylePr>
    <w:tblStylePr w:type="lastRow">
      <w:rPr>
        <w:b/>
        <w:bCs/>
      </w:rPr>
      <w:tblPr/>
      <w:tcPr>
        <w:tcBorders>
          <w:top w:val="double" w:sz="2" w:space="0" w:color="CEAEE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2F2F2" w:themeFill="background1"/>
      </w:tcPr>
    </w:tblStylePr>
    <w:tblStylePr w:type="lastRow">
      <w:rPr>
        <w:b/>
        <w:bCs/>
      </w:rPr>
      <w:tblPr/>
      <w:tcPr>
        <w:tcBorders>
          <w:top w:val="double" w:sz="2" w:space="0" w:color="747474" w:themeColor="text1"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2F2F2" w:themeFill="background1"/>
      </w:tcPr>
    </w:tblStylePr>
    <w:tblStylePr w:type="lastRow">
      <w:rPr>
        <w:b/>
        <w:bCs/>
      </w:rPr>
      <w:tblPr/>
      <w:tcPr>
        <w:tcBorders>
          <w:top w:val="double" w:sz="2" w:space="0" w:color="5DB4FF" w:themeColor="accent1"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FF8484" w:themeColor="accent2" w:themeTint="99"/>
        <w:bottom w:val="single" w:sz="2" w:space="0" w:color="FF8484" w:themeColor="accent2" w:themeTint="99"/>
        <w:insideH w:val="single" w:sz="2" w:space="0" w:color="FF8484" w:themeColor="accent2" w:themeTint="99"/>
        <w:insideV w:val="single" w:sz="2" w:space="0" w:color="FF8484" w:themeColor="accent2" w:themeTint="99"/>
      </w:tblBorders>
    </w:tblPr>
    <w:tblStylePr w:type="firstRow">
      <w:rPr>
        <w:b/>
        <w:bCs/>
      </w:rPr>
      <w:tblPr/>
      <w:tcPr>
        <w:tcBorders>
          <w:top w:val="nil"/>
          <w:bottom w:val="single" w:sz="12" w:space="0" w:color="FF8484" w:themeColor="accent2" w:themeTint="99"/>
          <w:insideH w:val="nil"/>
          <w:insideV w:val="nil"/>
        </w:tcBorders>
        <w:shd w:val="clear" w:color="auto" w:fill="F2F2F2" w:themeFill="background1"/>
      </w:tcPr>
    </w:tblStylePr>
    <w:tblStylePr w:type="lastRow">
      <w:rPr>
        <w:b/>
        <w:bCs/>
      </w:rPr>
      <w:tblPr/>
      <w:tcPr>
        <w:tcBorders>
          <w:top w:val="double" w:sz="2" w:space="0" w:color="FF8484" w:themeColor="accent2"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FFB96C" w:themeColor="accent3" w:themeTint="99"/>
        <w:bottom w:val="single" w:sz="2" w:space="0" w:color="FFB96C" w:themeColor="accent3" w:themeTint="99"/>
        <w:insideH w:val="single" w:sz="2" w:space="0" w:color="FFB96C" w:themeColor="accent3" w:themeTint="99"/>
        <w:insideV w:val="single" w:sz="2" w:space="0" w:color="FFB96C" w:themeColor="accent3" w:themeTint="99"/>
      </w:tblBorders>
    </w:tblPr>
    <w:tblStylePr w:type="firstRow">
      <w:rPr>
        <w:b/>
        <w:bCs/>
      </w:rPr>
      <w:tblPr/>
      <w:tcPr>
        <w:tcBorders>
          <w:top w:val="nil"/>
          <w:bottom w:val="single" w:sz="12" w:space="0" w:color="FFB96C" w:themeColor="accent3" w:themeTint="99"/>
          <w:insideH w:val="nil"/>
          <w:insideV w:val="nil"/>
        </w:tcBorders>
        <w:shd w:val="clear" w:color="auto" w:fill="F2F2F2" w:themeFill="background1"/>
      </w:tcPr>
    </w:tblStylePr>
    <w:tblStylePr w:type="lastRow">
      <w:rPr>
        <w:b/>
        <w:bCs/>
      </w:rPr>
      <w:tblPr/>
      <w:tcPr>
        <w:tcBorders>
          <w:top w:val="double" w:sz="2" w:space="0" w:color="FFB96C" w:themeColor="accent3"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2F2F2" w:themeFill="background1"/>
      </w:tcPr>
    </w:tblStylePr>
    <w:tblStylePr w:type="lastRow">
      <w:rPr>
        <w:b/>
        <w:bCs/>
      </w:rPr>
      <w:tblPr/>
      <w:tcPr>
        <w:tcBorders>
          <w:top w:val="double" w:sz="2" w:space="0" w:color="FCE381" w:themeColor="accent4"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57F2AD" w:themeColor="accent5" w:themeTint="99"/>
        <w:bottom w:val="single" w:sz="2" w:space="0" w:color="57F2AD" w:themeColor="accent5" w:themeTint="99"/>
        <w:insideH w:val="single" w:sz="2" w:space="0" w:color="57F2AD" w:themeColor="accent5" w:themeTint="99"/>
        <w:insideV w:val="single" w:sz="2" w:space="0" w:color="57F2AD" w:themeColor="accent5" w:themeTint="99"/>
      </w:tblBorders>
    </w:tblPr>
    <w:tblStylePr w:type="firstRow">
      <w:rPr>
        <w:b/>
        <w:bCs/>
      </w:rPr>
      <w:tblPr/>
      <w:tcPr>
        <w:tcBorders>
          <w:top w:val="nil"/>
          <w:bottom w:val="single" w:sz="12" w:space="0" w:color="57F2AD" w:themeColor="accent5" w:themeTint="99"/>
          <w:insideH w:val="nil"/>
          <w:insideV w:val="nil"/>
        </w:tcBorders>
        <w:shd w:val="clear" w:color="auto" w:fill="F2F2F2" w:themeFill="background1"/>
      </w:tcPr>
    </w:tblStylePr>
    <w:tblStylePr w:type="lastRow">
      <w:rPr>
        <w:b/>
        <w:bCs/>
      </w:rPr>
      <w:tblPr/>
      <w:tcPr>
        <w:tcBorders>
          <w:top w:val="double" w:sz="2" w:space="0" w:color="57F2AD" w:themeColor="accent5"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CEAEE4" w:themeColor="accent6" w:themeTint="99"/>
        <w:bottom w:val="single" w:sz="2" w:space="0" w:color="CEAEE4" w:themeColor="accent6" w:themeTint="99"/>
        <w:insideH w:val="single" w:sz="2" w:space="0" w:color="CEAEE4" w:themeColor="accent6" w:themeTint="99"/>
        <w:insideV w:val="single" w:sz="2" w:space="0" w:color="CEAEE4" w:themeColor="accent6" w:themeTint="99"/>
      </w:tblBorders>
    </w:tblPr>
    <w:tblStylePr w:type="firstRow">
      <w:rPr>
        <w:b/>
        <w:bCs/>
      </w:rPr>
      <w:tblPr/>
      <w:tcPr>
        <w:tcBorders>
          <w:top w:val="nil"/>
          <w:bottom w:val="single" w:sz="12" w:space="0" w:color="CEAEE4" w:themeColor="accent6" w:themeTint="99"/>
          <w:insideH w:val="nil"/>
          <w:insideV w:val="nil"/>
        </w:tcBorders>
        <w:shd w:val="clear" w:color="auto" w:fill="F2F2F2" w:themeFill="background1"/>
      </w:tcPr>
    </w:tblStylePr>
    <w:tblStylePr w:type="lastRow">
      <w:rPr>
        <w:b/>
        <w:bCs/>
      </w:rPr>
      <w:tblPr/>
      <w:tcPr>
        <w:tcBorders>
          <w:top w:val="double" w:sz="2" w:space="0" w:color="CEAEE4" w:themeColor="accent6"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bottom w:val="single" w:sz="4" w:space="0" w:color="FF8484" w:themeColor="accent2" w:themeTint="99"/>
        </w:tcBorders>
      </w:tcPr>
    </w:tblStylePr>
    <w:tblStylePr w:type="nwCell">
      <w:tblPr/>
      <w:tcPr>
        <w:tcBorders>
          <w:bottom w:val="single" w:sz="4" w:space="0" w:color="FF8484" w:themeColor="accent2" w:themeTint="99"/>
        </w:tcBorders>
      </w:tcPr>
    </w:tblStylePr>
    <w:tblStylePr w:type="seCell">
      <w:tblPr/>
      <w:tcPr>
        <w:tcBorders>
          <w:top w:val="single" w:sz="4" w:space="0" w:color="FF8484" w:themeColor="accent2" w:themeTint="99"/>
        </w:tcBorders>
      </w:tcPr>
    </w:tblStylePr>
    <w:tblStylePr w:type="swCell">
      <w:tblPr/>
      <w:tcPr>
        <w:tcBorders>
          <w:top w:val="single" w:sz="4" w:space="0" w:color="FF8484"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bottom w:val="single" w:sz="4" w:space="0" w:color="FFB96C" w:themeColor="accent3" w:themeTint="99"/>
        </w:tcBorders>
      </w:tcPr>
    </w:tblStylePr>
    <w:tblStylePr w:type="nwCell">
      <w:tblPr/>
      <w:tcPr>
        <w:tcBorders>
          <w:bottom w:val="single" w:sz="4" w:space="0" w:color="FFB96C" w:themeColor="accent3" w:themeTint="99"/>
        </w:tcBorders>
      </w:tcPr>
    </w:tblStylePr>
    <w:tblStylePr w:type="seCell">
      <w:tblPr/>
      <w:tcPr>
        <w:tcBorders>
          <w:top w:val="single" w:sz="4" w:space="0" w:color="FFB96C" w:themeColor="accent3" w:themeTint="99"/>
        </w:tcBorders>
      </w:tcPr>
    </w:tblStylePr>
    <w:tblStylePr w:type="swCell">
      <w:tblPr/>
      <w:tcPr>
        <w:tcBorders>
          <w:top w:val="single" w:sz="4" w:space="0" w:color="FFB96C"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bottom w:val="single" w:sz="4" w:space="0" w:color="57F2AD" w:themeColor="accent5" w:themeTint="99"/>
        </w:tcBorders>
      </w:tcPr>
    </w:tblStylePr>
    <w:tblStylePr w:type="nwCell">
      <w:tblPr/>
      <w:tcPr>
        <w:tcBorders>
          <w:bottom w:val="single" w:sz="4" w:space="0" w:color="57F2AD" w:themeColor="accent5" w:themeTint="99"/>
        </w:tcBorders>
      </w:tcPr>
    </w:tblStylePr>
    <w:tblStylePr w:type="seCell">
      <w:tblPr/>
      <w:tcPr>
        <w:tcBorders>
          <w:top w:val="single" w:sz="4" w:space="0" w:color="57F2AD" w:themeColor="accent5" w:themeTint="99"/>
        </w:tcBorders>
      </w:tcPr>
    </w:tblStylePr>
    <w:tblStylePr w:type="swCell">
      <w:tblPr/>
      <w:tcPr>
        <w:tcBorders>
          <w:top w:val="single" w:sz="4" w:space="0" w:color="57F2AD"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bottom w:val="single" w:sz="4" w:space="0" w:color="CEAEE4" w:themeColor="accent6" w:themeTint="99"/>
        </w:tcBorders>
      </w:tcPr>
    </w:tblStylePr>
    <w:tblStylePr w:type="nwCell">
      <w:tblPr/>
      <w:tcPr>
        <w:tcBorders>
          <w:bottom w:val="single" w:sz="4" w:space="0" w:color="CEAEE4" w:themeColor="accent6" w:themeTint="99"/>
        </w:tcBorders>
      </w:tcPr>
    </w:tblStylePr>
    <w:tblStylePr w:type="seCell">
      <w:tblPr/>
      <w:tcPr>
        <w:tcBorders>
          <w:top w:val="single" w:sz="4" w:space="0" w:color="CEAEE4" w:themeColor="accent6" w:themeTint="99"/>
        </w:tcBorders>
      </w:tcPr>
    </w:tblStylePr>
    <w:tblStylePr w:type="swCell">
      <w:tblPr/>
      <w:tcPr>
        <w:tcBorders>
          <w:top w:val="single" w:sz="4" w:space="0" w:color="CEAEE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2F2F2"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2F2F2"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color w:val="F2F2F2" w:themeColor="background1"/>
      </w:rPr>
      <w:tblPr/>
      <w:tcPr>
        <w:tcBorders>
          <w:top w:val="single" w:sz="4" w:space="0" w:color="FF3232" w:themeColor="accent2"/>
          <w:left w:val="single" w:sz="4" w:space="0" w:color="FF3232" w:themeColor="accent2"/>
          <w:bottom w:val="single" w:sz="4" w:space="0" w:color="FF3232" w:themeColor="accent2"/>
          <w:right w:val="single" w:sz="4" w:space="0" w:color="FF3232" w:themeColor="accent2"/>
          <w:insideH w:val="nil"/>
          <w:insideV w:val="nil"/>
        </w:tcBorders>
        <w:shd w:val="clear" w:color="auto" w:fill="FF3232" w:themeFill="accent2"/>
      </w:tcPr>
    </w:tblStylePr>
    <w:tblStylePr w:type="lastRow">
      <w:rPr>
        <w:b/>
        <w:bCs/>
      </w:rPr>
      <w:tblPr/>
      <w:tcPr>
        <w:tcBorders>
          <w:top w:val="double" w:sz="4" w:space="0" w:color="FF3232" w:themeColor="accent2"/>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color w:val="F2F2F2" w:themeColor="background1"/>
      </w:rPr>
      <w:tblPr/>
      <w:tcPr>
        <w:tcBorders>
          <w:top w:val="single" w:sz="4" w:space="0" w:color="FF8C0A" w:themeColor="accent3"/>
          <w:left w:val="single" w:sz="4" w:space="0" w:color="FF8C0A" w:themeColor="accent3"/>
          <w:bottom w:val="single" w:sz="4" w:space="0" w:color="FF8C0A" w:themeColor="accent3"/>
          <w:right w:val="single" w:sz="4" w:space="0" w:color="FF8C0A" w:themeColor="accent3"/>
          <w:insideH w:val="nil"/>
          <w:insideV w:val="nil"/>
        </w:tcBorders>
        <w:shd w:val="clear" w:color="auto" w:fill="FF8C0A" w:themeFill="accent3"/>
      </w:tcPr>
    </w:tblStylePr>
    <w:tblStylePr w:type="lastRow">
      <w:rPr>
        <w:b/>
        <w:bCs/>
      </w:rPr>
      <w:tblPr/>
      <w:tcPr>
        <w:tcBorders>
          <w:top w:val="double" w:sz="4" w:space="0" w:color="FF8C0A" w:themeColor="accent3"/>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2F2F2"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color w:val="F2F2F2" w:themeColor="background1"/>
      </w:rPr>
      <w:tblPr/>
      <w:tcPr>
        <w:tcBorders>
          <w:top w:val="single" w:sz="4" w:space="0" w:color="0FC373" w:themeColor="accent5"/>
          <w:left w:val="single" w:sz="4" w:space="0" w:color="0FC373" w:themeColor="accent5"/>
          <w:bottom w:val="single" w:sz="4" w:space="0" w:color="0FC373" w:themeColor="accent5"/>
          <w:right w:val="single" w:sz="4" w:space="0" w:color="0FC373" w:themeColor="accent5"/>
          <w:insideH w:val="nil"/>
          <w:insideV w:val="nil"/>
        </w:tcBorders>
        <w:shd w:val="clear" w:color="auto" w:fill="0FC373" w:themeFill="accent5"/>
      </w:tcPr>
    </w:tblStylePr>
    <w:tblStylePr w:type="lastRow">
      <w:rPr>
        <w:b/>
        <w:bCs/>
      </w:rPr>
      <w:tblPr/>
      <w:tcPr>
        <w:tcBorders>
          <w:top w:val="double" w:sz="4" w:space="0" w:color="0FC373" w:themeColor="accent5"/>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color w:val="F2F2F2" w:themeColor="background1"/>
      </w:rPr>
      <w:tblPr/>
      <w:tcPr>
        <w:tcBorders>
          <w:top w:val="single" w:sz="4" w:space="0" w:color="AF78D2" w:themeColor="accent6"/>
          <w:left w:val="single" w:sz="4" w:space="0" w:color="AF78D2" w:themeColor="accent6"/>
          <w:bottom w:val="single" w:sz="4" w:space="0" w:color="AF78D2" w:themeColor="accent6"/>
          <w:right w:val="single" w:sz="4" w:space="0" w:color="AF78D2" w:themeColor="accent6"/>
          <w:insideH w:val="nil"/>
          <w:insideV w:val="nil"/>
        </w:tcBorders>
        <w:shd w:val="clear" w:color="auto" w:fill="AF78D2" w:themeFill="accent6"/>
      </w:tcPr>
    </w:tblStylePr>
    <w:tblStylePr w:type="lastRow">
      <w:rPr>
        <w:b/>
        <w:bCs/>
      </w:rPr>
      <w:tblPr/>
      <w:tcPr>
        <w:tcBorders>
          <w:top w:val="double" w:sz="4" w:space="0" w:color="AF78D2" w:themeColor="accent6"/>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D0D0D0" w:themeFill="text1"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181818" w:themeFill="text1"/>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181818" w:themeFill="text1"/>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181818" w:themeFill="text1"/>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C9E6FF" w:themeFill="accent1"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0082F0" w:themeFill="accent1"/>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0082F0" w:themeFill="accent1"/>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0082F0" w:themeFill="accent1"/>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FD6D6" w:themeFill="accent2"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F3232" w:themeFill="accent2"/>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F3232" w:themeFill="accent2"/>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F3232" w:themeFill="accent2"/>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F3232" w:themeFill="accent2"/>
      </w:tcPr>
    </w:tblStylePr>
    <w:tblStylePr w:type="band1Vert">
      <w:tblPr/>
      <w:tcPr>
        <w:shd w:val="clear" w:color="auto" w:fill="FFADAD" w:themeFill="accent2" w:themeFillTint="66"/>
      </w:tcPr>
    </w:tblStylePr>
    <w:tblStylePr w:type="band1Horz">
      <w:tblPr/>
      <w:tcPr>
        <w:shd w:val="clear" w:color="auto" w:fill="FFADAD"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FE7CE" w:themeFill="accent3"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F8C0A" w:themeFill="accent3"/>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F8C0A" w:themeFill="accent3"/>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F8C0A" w:themeFill="accent3"/>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F8C0A" w:themeFill="accent3"/>
      </w:tcPr>
    </w:tblStylePr>
    <w:tblStylePr w:type="band1Vert">
      <w:tblPr/>
      <w:tcPr>
        <w:shd w:val="clear" w:color="auto" w:fill="FFD09D" w:themeFill="accent3" w:themeFillTint="66"/>
      </w:tcPr>
    </w:tblStylePr>
    <w:tblStylePr w:type="band1Horz">
      <w:tblPr/>
      <w:tcPr>
        <w:shd w:val="clear" w:color="auto" w:fill="FFD09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EF5D5" w:themeFill="accent4"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AD22D" w:themeFill="accent4"/>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AD22D" w:themeFill="accent4"/>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AD22D" w:themeFill="accent4"/>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C7FAE3" w:themeFill="accent5"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0FC373" w:themeFill="accent5"/>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0FC373" w:themeFill="accent5"/>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0FC373" w:themeFill="accent5"/>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0FC373" w:themeFill="accent5"/>
      </w:tcPr>
    </w:tblStylePr>
    <w:tblStylePr w:type="band1Vert">
      <w:tblPr/>
      <w:tcPr>
        <w:shd w:val="clear" w:color="auto" w:fill="8FF6C8" w:themeFill="accent5" w:themeFillTint="66"/>
      </w:tcPr>
    </w:tblStylePr>
    <w:tblStylePr w:type="band1Horz">
      <w:tblPr/>
      <w:tcPr>
        <w:shd w:val="clear" w:color="auto" w:fill="8FF6C8"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EEE4F6" w:themeFill="accent6"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AF78D2" w:themeFill="accent6"/>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AF78D2" w:themeFill="accent6"/>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AF78D2" w:themeFill="accent6"/>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AF78D2" w:themeFill="accent6"/>
      </w:tcPr>
    </w:tblStylePr>
    <w:tblStylePr w:type="band1Vert">
      <w:tblPr/>
      <w:tcPr>
        <w:shd w:val="clear" w:color="auto" w:fill="DEC9ED" w:themeFill="accent6" w:themeFillTint="66"/>
      </w:tcPr>
    </w:tblStylePr>
    <w:tblStylePr w:type="band1Horz">
      <w:tblPr/>
      <w:tcPr>
        <w:shd w:val="clear" w:color="auto" w:fill="DEC9E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E40000" w:themeColor="accent2" w:themeShade="BF"/>
    </w:rPr>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bottom w:val="single" w:sz="12" w:space="0" w:color="FF8484" w:themeColor="accent2" w:themeTint="99"/>
        </w:tcBorders>
      </w:tcPr>
    </w:tblStylePr>
    <w:tblStylePr w:type="lastRow">
      <w:rPr>
        <w:b/>
        <w:bCs/>
      </w:rPr>
      <w:tblPr/>
      <w:tcPr>
        <w:tcBorders>
          <w:top w:val="doub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6Colorful-Accent3">
    <w:name w:val="Grid Table 6 Colorful Accent 3"/>
    <w:basedOn w:val="TableNormal"/>
    <w:uiPriority w:val="51"/>
    <w:rsid w:val="00D27ABD"/>
    <w:rPr>
      <w:color w:val="C66900" w:themeColor="accent3" w:themeShade="BF"/>
    </w:rPr>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bottom w:val="single" w:sz="12" w:space="0" w:color="FFB96C" w:themeColor="accent3" w:themeTint="99"/>
        </w:tcBorders>
      </w:tcPr>
    </w:tblStylePr>
    <w:tblStylePr w:type="lastRow">
      <w:rPr>
        <w:b/>
        <w:bCs/>
      </w:rPr>
      <w:tblPr/>
      <w:tcPr>
        <w:tcBorders>
          <w:top w:val="doub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0B9155" w:themeColor="accent5" w:themeShade="BF"/>
    </w:rPr>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bottom w:val="single" w:sz="12" w:space="0" w:color="57F2AD" w:themeColor="accent5" w:themeTint="99"/>
        </w:tcBorders>
      </w:tcPr>
    </w:tblStylePr>
    <w:tblStylePr w:type="lastRow">
      <w:rPr>
        <w:b/>
        <w:bCs/>
      </w:rPr>
      <w:tblPr/>
      <w:tcPr>
        <w:tcBorders>
          <w:top w:val="doub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6Colorful-Accent6">
    <w:name w:val="Grid Table 6 Colorful Accent 6"/>
    <w:basedOn w:val="TableNormal"/>
    <w:uiPriority w:val="51"/>
    <w:rsid w:val="00D27ABD"/>
    <w:rPr>
      <w:color w:val="883DB9" w:themeColor="accent6" w:themeShade="BF"/>
    </w:rPr>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bottom w:val="single" w:sz="12" w:space="0" w:color="CEAEE4" w:themeColor="accent6" w:themeTint="99"/>
        </w:tcBorders>
      </w:tcPr>
    </w:tblStylePr>
    <w:tblStylePr w:type="lastRow">
      <w:rPr>
        <w:b/>
        <w:bCs/>
      </w:rPr>
      <w:tblPr/>
      <w:tcPr>
        <w:tcBorders>
          <w:top w:val="doub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E40000" w:themeColor="accent2" w:themeShade="BF"/>
    </w:rPr>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bottom w:val="single" w:sz="4" w:space="0" w:color="FF8484" w:themeColor="accent2" w:themeTint="99"/>
        </w:tcBorders>
      </w:tcPr>
    </w:tblStylePr>
    <w:tblStylePr w:type="nwCell">
      <w:tblPr/>
      <w:tcPr>
        <w:tcBorders>
          <w:bottom w:val="single" w:sz="4" w:space="0" w:color="FF8484" w:themeColor="accent2" w:themeTint="99"/>
        </w:tcBorders>
      </w:tcPr>
    </w:tblStylePr>
    <w:tblStylePr w:type="seCell">
      <w:tblPr/>
      <w:tcPr>
        <w:tcBorders>
          <w:top w:val="single" w:sz="4" w:space="0" w:color="FF8484" w:themeColor="accent2" w:themeTint="99"/>
        </w:tcBorders>
      </w:tcPr>
    </w:tblStylePr>
    <w:tblStylePr w:type="swCell">
      <w:tblPr/>
      <w:tcPr>
        <w:tcBorders>
          <w:top w:val="single" w:sz="4" w:space="0" w:color="FF8484" w:themeColor="accent2" w:themeTint="99"/>
        </w:tcBorders>
      </w:tcPr>
    </w:tblStylePr>
  </w:style>
  <w:style w:type="table" w:styleId="GridTable7Colorful-Accent3">
    <w:name w:val="Grid Table 7 Colorful Accent 3"/>
    <w:basedOn w:val="TableNormal"/>
    <w:uiPriority w:val="52"/>
    <w:rsid w:val="00D27ABD"/>
    <w:rPr>
      <w:color w:val="C66900" w:themeColor="accent3" w:themeShade="BF"/>
    </w:rPr>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bottom w:val="single" w:sz="4" w:space="0" w:color="FFB96C" w:themeColor="accent3" w:themeTint="99"/>
        </w:tcBorders>
      </w:tcPr>
    </w:tblStylePr>
    <w:tblStylePr w:type="nwCell">
      <w:tblPr/>
      <w:tcPr>
        <w:tcBorders>
          <w:bottom w:val="single" w:sz="4" w:space="0" w:color="FFB96C" w:themeColor="accent3" w:themeTint="99"/>
        </w:tcBorders>
      </w:tcPr>
    </w:tblStylePr>
    <w:tblStylePr w:type="seCell">
      <w:tblPr/>
      <w:tcPr>
        <w:tcBorders>
          <w:top w:val="single" w:sz="4" w:space="0" w:color="FFB96C" w:themeColor="accent3" w:themeTint="99"/>
        </w:tcBorders>
      </w:tcPr>
    </w:tblStylePr>
    <w:tblStylePr w:type="swCell">
      <w:tblPr/>
      <w:tcPr>
        <w:tcBorders>
          <w:top w:val="single" w:sz="4" w:space="0" w:color="FFB96C"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0B9155" w:themeColor="accent5" w:themeShade="BF"/>
    </w:rPr>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bottom w:val="single" w:sz="4" w:space="0" w:color="57F2AD" w:themeColor="accent5" w:themeTint="99"/>
        </w:tcBorders>
      </w:tcPr>
    </w:tblStylePr>
    <w:tblStylePr w:type="nwCell">
      <w:tblPr/>
      <w:tcPr>
        <w:tcBorders>
          <w:bottom w:val="single" w:sz="4" w:space="0" w:color="57F2AD" w:themeColor="accent5" w:themeTint="99"/>
        </w:tcBorders>
      </w:tcPr>
    </w:tblStylePr>
    <w:tblStylePr w:type="seCell">
      <w:tblPr/>
      <w:tcPr>
        <w:tcBorders>
          <w:top w:val="single" w:sz="4" w:space="0" w:color="57F2AD" w:themeColor="accent5" w:themeTint="99"/>
        </w:tcBorders>
      </w:tcPr>
    </w:tblStylePr>
    <w:tblStylePr w:type="swCell">
      <w:tblPr/>
      <w:tcPr>
        <w:tcBorders>
          <w:top w:val="single" w:sz="4" w:space="0" w:color="57F2AD" w:themeColor="accent5" w:themeTint="99"/>
        </w:tcBorders>
      </w:tcPr>
    </w:tblStylePr>
  </w:style>
  <w:style w:type="table" w:styleId="GridTable7Colorful-Accent6">
    <w:name w:val="Grid Table 7 Colorful Accent 6"/>
    <w:basedOn w:val="TableNormal"/>
    <w:uiPriority w:val="52"/>
    <w:rsid w:val="00D27ABD"/>
    <w:rPr>
      <w:color w:val="883DB9" w:themeColor="accent6" w:themeShade="BF"/>
    </w:rPr>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bottom w:val="single" w:sz="4" w:space="0" w:color="CEAEE4" w:themeColor="accent6" w:themeTint="99"/>
        </w:tcBorders>
      </w:tcPr>
    </w:tblStylePr>
    <w:tblStylePr w:type="nwCell">
      <w:tblPr/>
      <w:tcPr>
        <w:tcBorders>
          <w:bottom w:val="single" w:sz="4" w:space="0" w:color="CEAEE4" w:themeColor="accent6" w:themeTint="99"/>
        </w:tcBorders>
      </w:tcPr>
    </w:tblStylePr>
    <w:tblStylePr w:type="seCell">
      <w:tblPr/>
      <w:tcPr>
        <w:tcBorders>
          <w:top w:val="single" w:sz="4" w:space="0" w:color="CEAEE4" w:themeColor="accent6" w:themeTint="99"/>
        </w:tcBorders>
      </w:tcPr>
    </w:tblStylePr>
    <w:tblStylePr w:type="swCell">
      <w:tblPr/>
      <w:tcPr>
        <w:tcBorders>
          <w:top w:val="single" w:sz="4" w:space="0" w:color="CEAEE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rsid w:val="00D27ABD"/>
    <w:rPr>
      <w:lang w:val="en-US"/>
    </w:rPr>
  </w:style>
  <w:style w:type="paragraph" w:styleId="HTMLAddress">
    <w:name w:val="HTML Address"/>
    <w:basedOn w:val="Normal"/>
    <w:link w:val="HTMLAddressChar"/>
    <w:rsid w:val="00D27ABD"/>
    <w:rPr>
      <w:i/>
      <w:iCs/>
    </w:rPr>
  </w:style>
  <w:style w:type="character" w:customStyle="1" w:styleId="HTMLAddressChar">
    <w:name w:val="HTML Address Char"/>
    <w:basedOn w:val="DefaultParagraphFont"/>
    <w:link w:val="HTMLAddress"/>
    <w:rsid w:val="00822F74"/>
    <w:rPr>
      <w:i/>
      <w:iCs/>
      <w:lang w:val="en-US"/>
    </w:rPr>
  </w:style>
  <w:style w:type="character" w:styleId="HTMLCite">
    <w:name w:val="HTML Cite"/>
    <w:basedOn w:val="DefaultParagraphFont"/>
    <w:rsid w:val="00D27ABD"/>
    <w:rPr>
      <w:i/>
      <w:iCs/>
      <w:lang w:val="en-US"/>
    </w:rPr>
  </w:style>
  <w:style w:type="character" w:styleId="HTMLCode">
    <w:name w:val="HTML Code"/>
    <w:basedOn w:val="DefaultParagraphFont"/>
    <w:rsid w:val="00D27ABD"/>
    <w:rPr>
      <w:rFonts w:ascii="Consolas" w:hAnsi="Consolas"/>
      <w:sz w:val="20"/>
      <w:szCs w:val="20"/>
      <w:lang w:val="en-US"/>
    </w:rPr>
  </w:style>
  <w:style w:type="character" w:styleId="HTMLDefinition">
    <w:name w:val="HTML Definition"/>
    <w:basedOn w:val="DefaultParagraphFont"/>
    <w:rsid w:val="00D27ABD"/>
    <w:rPr>
      <w:i/>
      <w:iCs/>
      <w:lang w:val="en-US"/>
    </w:rPr>
  </w:style>
  <w:style w:type="character" w:styleId="HTMLKeyboard">
    <w:name w:val="HTML Keyboard"/>
    <w:basedOn w:val="DefaultParagraphFont"/>
    <w:rsid w:val="00D27ABD"/>
    <w:rPr>
      <w:rFonts w:ascii="Consolas" w:hAnsi="Consolas"/>
      <w:sz w:val="20"/>
      <w:szCs w:val="20"/>
      <w:lang w:val="en-US"/>
    </w:rPr>
  </w:style>
  <w:style w:type="paragraph" w:styleId="HTMLPreformatted">
    <w:name w:val="HTML Preformatted"/>
    <w:basedOn w:val="Normal"/>
    <w:link w:val="HTMLPreformattedChar"/>
    <w:rsid w:val="00D27ABD"/>
    <w:rPr>
      <w:rFonts w:ascii="Consolas" w:hAnsi="Consolas"/>
      <w:sz w:val="20"/>
      <w:szCs w:val="20"/>
    </w:rPr>
  </w:style>
  <w:style w:type="character" w:customStyle="1" w:styleId="HTMLPreformattedChar">
    <w:name w:val="HTML Preformatted Char"/>
    <w:basedOn w:val="DefaultParagraphFont"/>
    <w:link w:val="HTMLPreformatted"/>
    <w:rsid w:val="00822F74"/>
    <w:rPr>
      <w:rFonts w:ascii="Consolas" w:hAnsi="Consolas"/>
      <w:sz w:val="20"/>
      <w:szCs w:val="20"/>
      <w:lang w:val="en-US"/>
    </w:rPr>
  </w:style>
  <w:style w:type="character" w:styleId="HTMLSample">
    <w:name w:val="HTML Sample"/>
    <w:basedOn w:val="DefaultParagraphFont"/>
    <w:rsid w:val="00D27ABD"/>
    <w:rPr>
      <w:rFonts w:ascii="Consolas" w:hAnsi="Consolas"/>
      <w:sz w:val="24"/>
      <w:szCs w:val="24"/>
      <w:lang w:val="en-US"/>
    </w:rPr>
  </w:style>
  <w:style w:type="character" w:styleId="HTMLTypewriter">
    <w:name w:val="HTML Typewriter"/>
    <w:basedOn w:val="DefaultParagraphFont"/>
    <w:rsid w:val="00D27ABD"/>
    <w:rPr>
      <w:rFonts w:ascii="Consolas" w:hAnsi="Consolas"/>
      <w:sz w:val="20"/>
      <w:szCs w:val="20"/>
      <w:lang w:val="en-US"/>
    </w:rPr>
  </w:style>
  <w:style w:type="character" w:styleId="HTMLVariable">
    <w:name w:val="HTML Variable"/>
    <w:basedOn w:val="DefaultParagraphFont"/>
    <w:semiHidden/>
    <w:rsid w:val="00D27ABD"/>
    <w:rPr>
      <w:i/>
      <w:iCs/>
      <w:lang w:val="en-US"/>
    </w:rPr>
  </w:style>
  <w:style w:type="character" w:styleId="Hyperlink">
    <w:name w:val="Hyperlink"/>
    <w:basedOn w:val="DefaultParagraphFont"/>
    <w:uiPriority w:val="99"/>
    <w:rsid w:val="00D27ABD"/>
    <w:rPr>
      <w:color w:val="0A14D2" w:themeColor="hyperlink"/>
      <w:u w:val="single"/>
      <w:lang w:val="en-US"/>
    </w:rPr>
  </w:style>
  <w:style w:type="paragraph" w:styleId="Index1">
    <w:name w:val="index 1"/>
    <w:basedOn w:val="Normal"/>
    <w:next w:val="Normal"/>
    <w:autoRedefine/>
    <w:uiPriority w:val="99"/>
    <w:rsid w:val="00D27ABD"/>
    <w:pPr>
      <w:ind w:left="180" w:hanging="180"/>
    </w:pPr>
  </w:style>
  <w:style w:type="paragraph" w:styleId="Index2">
    <w:name w:val="index 2"/>
    <w:basedOn w:val="Normal"/>
    <w:next w:val="Normal"/>
    <w:autoRedefine/>
    <w:uiPriority w:val="99"/>
    <w:rsid w:val="00D27ABD"/>
    <w:pPr>
      <w:ind w:left="360" w:hanging="180"/>
    </w:pPr>
  </w:style>
  <w:style w:type="paragraph" w:styleId="Index3">
    <w:name w:val="index 3"/>
    <w:basedOn w:val="Normal"/>
    <w:next w:val="Normal"/>
    <w:autoRedefine/>
    <w:uiPriority w:val="99"/>
    <w:rsid w:val="00D27ABD"/>
    <w:pPr>
      <w:ind w:left="540" w:hanging="180"/>
    </w:pPr>
  </w:style>
  <w:style w:type="paragraph" w:styleId="Index4">
    <w:name w:val="index 4"/>
    <w:basedOn w:val="Normal"/>
    <w:next w:val="Normal"/>
    <w:autoRedefine/>
    <w:uiPriority w:val="99"/>
    <w:rsid w:val="00D27ABD"/>
    <w:pPr>
      <w:ind w:left="720" w:hanging="180"/>
    </w:pPr>
  </w:style>
  <w:style w:type="paragraph" w:styleId="Index5">
    <w:name w:val="index 5"/>
    <w:basedOn w:val="Normal"/>
    <w:next w:val="Normal"/>
    <w:autoRedefine/>
    <w:uiPriority w:val="99"/>
    <w:rsid w:val="00D27ABD"/>
    <w:pPr>
      <w:ind w:left="900" w:hanging="180"/>
    </w:pPr>
  </w:style>
  <w:style w:type="paragraph" w:styleId="Index6">
    <w:name w:val="index 6"/>
    <w:basedOn w:val="Normal"/>
    <w:next w:val="Normal"/>
    <w:autoRedefine/>
    <w:uiPriority w:val="99"/>
    <w:rsid w:val="00D27ABD"/>
    <w:pPr>
      <w:ind w:left="1080" w:hanging="180"/>
    </w:pPr>
  </w:style>
  <w:style w:type="paragraph" w:styleId="Index7">
    <w:name w:val="index 7"/>
    <w:basedOn w:val="Normal"/>
    <w:next w:val="Normal"/>
    <w:autoRedefine/>
    <w:uiPriority w:val="99"/>
    <w:rsid w:val="00D27ABD"/>
    <w:pPr>
      <w:ind w:left="1260" w:hanging="180"/>
    </w:pPr>
  </w:style>
  <w:style w:type="paragraph" w:styleId="Index8">
    <w:name w:val="index 8"/>
    <w:basedOn w:val="Normal"/>
    <w:next w:val="Normal"/>
    <w:autoRedefine/>
    <w:uiPriority w:val="99"/>
    <w:rsid w:val="00D27ABD"/>
    <w:pPr>
      <w:ind w:left="1440" w:hanging="180"/>
    </w:pPr>
  </w:style>
  <w:style w:type="paragraph" w:styleId="Index9">
    <w:name w:val="index 9"/>
    <w:basedOn w:val="Normal"/>
    <w:next w:val="Normal"/>
    <w:autoRedefine/>
    <w:uiPriority w:val="99"/>
    <w:rsid w:val="00D27ABD"/>
    <w:pPr>
      <w:ind w:left="1620" w:hanging="180"/>
    </w:pPr>
  </w:style>
  <w:style w:type="paragraph" w:styleId="IndexHeading">
    <w:name w:val="index heading"/>
    <w:basedOn w:val="Normal"/>
    <w:next w:val="Index1"/>
    <w:uiPriority w:val="99"/>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insideH w:val="single" w:sz="8" w:space="0" w:color="FF3232" w:themeColor="accent2"/>
        <w:insideV w:val="single" w:sz="8" w:space="0" w:color="FF32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2"/>
          <w:left w:val="single" w:sz="8" w:space="0" w:color="FF3232" w:themeColor="accent2"/>
          <w:bottom w:val="single" w:sz="18" w:space="0" w:color="FF3232" w:themeColor="accent2"/>
          <w:right w:val="single" w:sz="8" w:space="0" w:color="FF3232" w:themeColor="accent2"/>
          <w:insideH w:val="nil"/>
          <w:insideV w:val="single" w:sz="8" w:space="0" w:color="FF32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2"/>
          <w:left w:val="single" w:sz="8" w:space="0" w:color="FF3232" w:themeColor="accent2"/>
          <w:bottom w:val="single" w:sz="8" w:space="0" w:color="FF3232" w:themeColor="accent2"/>
          <w:right w:val="single" w:sz="8" w:space="0" w:color="FF3232" w:themeColor="accent2"/>
          <w:insideH w:val="nil"/>
          <w:insideV w:val="single" w:sz="8" w:space="0" w:color="FF32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tblStylePr w:type="band1Vert">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shd w:val="clear" w:color="auto" w:fill="FFCCCC" w:themeFill="accent2" w:themeFillTint="3F"/>
      </w:tcPr>
    </w:tblStylePr>
    <w:tblStylePr w:type="band1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insideV w:val="single" w:sz="8" w:space="0" w:color="FF3232" w:themeColor="accent2"/>
        </w:tcBorders>
        <w:shd w:val="clear" w:color="auto" w:fill="FFCCCC" w:themeFill="accent2" w:themeFillTint="3F"/>
      </w:tcPr>
    </w:tblStylePr>
    <w:tblStylePr w:type="band2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insideV w:val="single" w:sz="8" w:space="0" w:color="FF3232"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insideH w:val="single" w:sz="8" w:space="0" w:color="FF8C0A" w:themeColor="accent3"/>
        <w:insideV w:val="single" w:sz="8" w:space="0" w:color="FF8C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3"/>
          <w:left w:val="single" w:sz="8" w:space="0" w:color="FF8C0A" w:themeColor="accent3"/>
          <w:bottom w:val="single" w:sz="18" w:space="0" w:color="FF8C0A" w:themeColor="accent3"/>
          <w:right w:val="single" w:sz="8" w:space="0" w:color="FF8C0A" w:themeColor="accent3"/>
          <w:insideH w:val="nil"/>
          <w:insideV w:val="single" w:sz="8" w:space="0" w:color="FF8C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3"/>
          <w:left w:val="single" w:sz="8" w:space="0" w:color="FF8C0A" w:themeColor="accent3"/>
          <w:bottom w:val="single" w:sz="8" w:space="0" w:color="FF8C0A" w:themeColor="accent3"/>
          <w:right w:val="single" w:sz="8" w:space="0" w:color="FF8C0A" w:themeColor="accent3"/>
          <w:insideH w:val="nil"/>
          <w:insideV w:val="single" w:sz="8" w:space="0" w:color="FF8C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tblStylePr w:type="band1Vert">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shd w:val="clear" w:color="auto" w:fill="FFE2C2" w:themeFill="accent3" w:themeFillTint="3F"/>
      </w:tcPr>
    </w:tblStylePr>
    <w:tblStylePr w:type="band1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insideV w:val="single" w:sz="8" w:space="0" w:color="FF8C0A" w:themeColor="accent3"/>
        </w:tcBorders>
        <w:shd w:val="clear" w:color="auto" w:fill="FFE2C2" w:themeFill="accent3" w:themeFillTint="3F"/>
      </w:tcPr>
    </w:tblStylePr>
    <w:tblStylePr w:type="band2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insideV w:val="single" w:sz="8" w:space="0" w:color="FF8C0A"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insideH w:val="single" w:sz="8" w:space="0" w:color="0FC373" w:themeColor="accent5"/>
        <w:insideV w:val="single" w:sz="8" w:space="0" w:color="0FC37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5"/>
          <w:left w:val="single" w:sz="8" w:space="0" w:color="0FC373" w:themeColor="accent5"/>
          <w:bottom w:val="single" w:sz="18" w:space="0" w:color="0FC373" w:themeColor="accent5"/>
          <w:right w:val="single" w:sz="8" w:space="0" w:color="0FC373" w:themeColor="accent5"/>
          <w:insideH w:val="nil"/>
          <w:insideV w:val="single" w:sz="8" w:space="0" w:color="0FC37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5"/>
          <w:left w:val="single" w:sz="8" w:space="0" w:color="0FC373" w:themeColor="accent5"/>
          <w:bottom w:val="single" w:sz="8" w:space="0" w:color="0FC373" w:themeColor="accent5"/>
          <w:right w:val="single" w:sz="8" w:space="0" w:color="0FC373" w:themeColor="accent5"/>
          <w:insideH w:val="nil"/>
          <w:insideV w:val="single" w:sz="8" w:space="0" w:color="0FC37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tblStylePr w:type="band1Vert">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shd w:val="clear" w:color="auto" w:fill="B9F9DD" w:themeFill="accent5" w:themeFillTint="3F"/>
      </w:tcPr>
    </w:tblStylePr>
    <w:tblStylePr w:type="band1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insideV w:val="single" w:sz="8" w:space="0" w:color="0FC373" w:themeColor="accent5"/>
        </w:tcBorders>
        <w:shd w:val="clear" w:color="auto" w:fill="B9F9DD" w:themeFill="accent5" w:themeFillTint="3F"/>
      </w:tcPr>
    </w:tblStylePr>
    <w:tblStylePr w:type="band2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insideV w:val="single" w:sz="8" w:space="0" w:color="0FC373"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insideH w:val="single" w:sz="8" w:space="0" w:color="AF78D2" w:themeColor="accent6"/>
        <w:insideV w:val="single" w:sz="8" w:space="0" w:color="AF78D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6"/>
          <w:left w:val="single" w:sz="8" w:space="0" w:color="AF78D2" w:themeColor="accent6"/>
          <w:bottom w:val="single" w:sz="18" w:space="0" w:color="AF78D2" w:themeColor="accent6"/>
          <w:right w:val="single" w:sz="8" w:space="0" w:color="AF78D2" w:themeColor="accent6"/>
          <w:insideH w:val="nil"/>
          <w:insideV w:val="single" w:sz="8" w:space="0" w:color="AF78D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6"/>
          <w:left w:val="single" w:sz="8" w:space="0" w:color="AF78D2" w:themeColor="accent6"/>
          <w:bottom w:val="single" w:sz="8" w:space="0" w:color="AF78D2" w:themeColor="accent6"/>
          <w:right w:val="single" w:sz="8" w:space="0" w:color="AF78D2" w:themeColor="accent6"/>
          <w:insideH w:val="nil"/>
          <w:insideV w:val="single" w:sz="8" w:space="0" w:color="AF78D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tblStylePr w:type="band1Vert">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shd w:val="clear" w:color="auto" w:fill="EBDDF3" w:themeFill="accent6" w:themeFillTint="3F"/>
      </w:tcPr>
    </w:tblStylePr>
    <w:tblStylePr w:type="band1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insideV w:val="single" w:sz="8" w:space="0" w:color="AF78D2" w:themeColor="accent6"/>
        </w:tcBorders>
        <w:shd w:val="clear" w:color="auto" w:fill="EBDDF3" w:themeFill="accent6" w:themeFillTint="3F"/>
      </w:tcPr>
    </w:tblStylePr>
    <w:tblStylePr w:type="band2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insideV w:val="single" w:sz="8" w:space="0" w:color="AF78D2"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2F2F2"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2F2F2"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tblBorders>
    </w:tblPr>
    <w:tblStylePr w:type="firstRow">
      <w:pPr>
        <w:spacing w:before="0" w:after="0" w:line="240" w:lineRule="auto"/>
      </w:pPr>
      <w:rPr>
        <w:b/>
        <w:bCs/>
        <w:color w:val="F2F2F2" w:themeColor="background1"/>
      </w:rPr>
      <w:tblPr/>
      <w:tcPr>
        <w:shd w:val="clear" w:color="auto" w:fill="FF3232" w:themeFill="accent2"/>
      </w:tcPr>
    </w:tblStylePr>
    <w:tblStylePr w:type="lastRow">
      <w:pPr>
        <w:spacing w:before="0" w:after="0" w:line="240" w:lineRule="auto"/>
      </w:pPr>
      <w:rPr>
        <w:b/>
        <w:bCs/>
      </w:rPr>
      <w:tblPr/>
      <w:tcPr>
        <w:tcBorders>
          <w:top w:val="double" w:sz="6" w:space="0" w:color="FF3232" w:themeColor="accent2"/>
          <w:left w:val="single" w:sz="8" w:space="0" w:color="FF3232" w:themeColor="accent2"/>
          <w:bottom w:val="single" w:sz="8" w:space="0" w:color="FF3232" w:themeColor="accent2"/>
          <w:right w:val="single" w:sz="8" w:space="0" w:color="FF3232" w:themeColor="accent2"/>
        </w:tcBorders>
      </w:tcPr>
    </w:tblStylePr>
    <w:tblStylePr w:type="firstCol">
      <w:rPr>
        <w:b/>
        <w:bCs/>
      </w:rPr>
    </w:tblStylePr>
    <w:tblStylePr w:type="lastCol">
      <w:rPr>
        <w:b/>
        <w:bCs/>
      </w:rPr>
    </w:tblStylePr>
    <w:tblStylePr w:type="band1Vert">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tblStylePr w:type="band1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tblBorders>
    </w:tblPr>
    <w:tblStylePr w:type="firstRow">
      <w:pPr>
        <w:spacing w:before="0" w:after="0" w:line="240" w:lineRule="auto"/>
      </w:pPr>
      <w:rPr>
        <w:b/>
        <w:bCs/>
        <w:color w:val="F2F2F2" w:themeColor="background1"/>
      </w:rPr>
      <w:tblPr/>
      <w:tcPr>
        <w:shd w:val="clear" w:color="auto" w:fill="FF8C0A" w:themeFill="accent3"/>
      </w:tcPr>
    </w:tblStylePr>
    <w:tblStylePr w:type="lastRow">
      <w:pPr>
        <w:spacing w:before="0" w:after="0" w:line="240" w:lineRule="auto"/>
      </w:pPr>
      <w:rPr>
        <w:b/>
        <w:bCs/>
      </w:rPr>
      <w:tblPr/>
      <w:tcPr>
        <w:tcBorders>
          <w:top w:val="double" w:sz="6" w:space="0" w:color="FF8C0A" w:themeColor="accent3"/>
          <w:left w:val="single" w:sz="8" w:space="0" w:color="FF8C0A" w:themeColor="accent3"/>
          <w:bottom w:val="single" w:sz="8" w:space="0" w:color="FF8C0A" w:themeColor="accent3"/>
          <w:right w:val="single" w:sz="8" w:space="0" w:color="FF8C0A" w:themeColor="accent3"/>
        </w:tcBorders>
      </w:tcPr>
    </w:tblStylePr>
    <w:tblStylePr w:type="firstCol">
      <w:rPr>
        <w:b/>
        <w:bCs/>
      </w:rPr>
    </w:tblStylePr>
    <w:tblStylePr w:type="lastCol">
      <w:rPr>
        <w:b/>
        <w:bCs/>
      </w:rPr>
    </w:tblStylePr>
    <w:tblStylePr w:type="band1Vert">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tblStylePr w:type="band1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2F2F2"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tblBorders>
    </w:tblPr>
    <w:tblStylePr w:type="firstRow">
      <w:pPr>
        <w:spacing w:before="0" w:after="0" w:line="240" w:lineRule="auto"/>
      </w:pPr>
      <w:rPr>
        <w:b/>
        <w:bCs/>
        <w:color w:val="F2F2F2" w:themeColor="background1"/>
      </w:rPr>
      <w:tblPr/>
      <w:tcPr>
        <w:shd w:val="clear" w:color="auto" w:fill="0FC373" w:themeFill="accent5"/>
      </w:tcPr>
    </w:tblStylePr>
    <w:tblStylePr w:type="lastRow">
      <w:pPr>
        <w:spacing w:before="0" w:after="0" w:line="240" w:lineRule="auto"/>
      </w:pPr>
      <w:rPr>
        <w:b/>
        <w:bCs/>
      </w:rPr>
      <w:tblPr/>
      <w:tcPr>
        <w:tcBorders>
          <w:top w:val="double" w:sz="6" w:space="0" w:color="0FC373" w:themeColor="accent5"/>
          <w:left w:val="single" w:sz="8" w:space="0" w:color="0FC373" w:themeColor="accent5"/>
          <w:bottom w:val="single" w:sz="8" w:space="0" w:color="0FC373" w:themeColor="accent5"/>
          <w:right w:val="single" w:sz="8" w:space="0" w:color="0FC373" w:themeColor="accent5"/>
        </w:tcBorders>
      </w:tcPr>
    </w:tblStylePr>
    <w:tblStylePr w:type="firstCol">
      <w:rPr>
        <w:b/>
        <w:bCs/>
      </w:rPr>
    </w:tblStylePr>
    <w:tblStylePr w:type="lastCol">
      <w:rPr>
        <w:b/>
        <w:bCs/>
      </w:rPr>
    </w:tblStylePr>
    <w:tblStylePr w:type="band1Vert">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tblStylePr w:type="band1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tblBorders>
    </w:tblPr>
    <w:tblStylePr w:type="firstRow">
      <w:pPr>
        <w:spacing w:before="0" w:after="0" w:line="240" w:lineRule="auto"/>
      </w:pPr>
      <w:rPr>
        <w:b/>
        <w:bCs/>
        <w:color w:val="F2F2F2" w:themeColor="background1"/>
      </w:rPr>
      <w:tblPr/>
      <w:tcPr>
        <w:shd w:val="clear" w:color="auto" w:fill="AF78D2" w:themeFill="accent6"/>
      </w:tcPr>
    </w:tblStylePr>
    <w:tblStylePr w:type="lastRow">
      <w:pPr>
        <w:spacing w:before="0" w:after="0" w:line="240" w:lineRule="auto"/>
      </w:pPr>
      <w:rPr>
        <w:b/>
        <w:bCs/>
      </w:rPr>
      <w:tblPr/>
      <w:tcPr>
        <w:tcBorders>
          <w:top w:val="double" w:sz="6" w:space="0" w:color="AF78D2" w:themeColor="accent6"/>
          <w:left w:val="single" w:sz="8" w:space="0" w:color="AF78D2" w:themeColor="accent6"/>
          <w:bottom w:val="single" w:sz="8" w:space="0" w:color="AF78D2" w:themeColor="accent6"/>
          <w:right w:val="single" w:sz="8" w:space="0" w:color="AF78D2" w:themeColor="accent6"/>
        </w:tcBorders>
      </w:tcPr>
    </w:tblStylePr>
    <w:tblStylePr w:type="firstCol">
      <w:rPr>
        <w:b/>
        <w:bCs/>
      </w:rPr>
    </w:tblStylePr>
    <w:tblStylePr w:type="lastCol">
      <w:rPr>
        <w:b/>
        <w:bCs/>
      </w:rPr>
    </w:tblStylePr>
    <w:tblStylePr w:type="band1Vert">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tblStylePr w:type="band1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E40000" w:themeColor="accent2" w:themeShade="BF"/>
    </w:rPr>
    <w:tblPr>
      <w:tblStyleRowBandSize w:val="1"/>
      <w:tblStyleColBandSize w:val="1"/>
      <w:tblBorders>
        <w:top w:val="single" w:sz="8" w:space="0" w:color="FF3232" w:themeColor="accent2"/>
        <w:bottom w:val="single" w:sz="8" w:space="0" w:color="FF3232" w:themeColor="accent2"/>
      </w:tblBorders>
    </w:tblPr>
    <w:tblStylePr w:type="firstRow">
      <w:pPr>
        <w:spacing w:before="0" w:after="0" w:line="240" w:lineRule="auto"/>
      </w:pPr>
      <w:rPr>
        <w:b/>
        <w:bCs/>
      </w:rPr>
      <w:tblPr/>
      <w:tcPr>
        <w:tcBorders>
          <w:top w:val="single" w:sz="8" w:space="0" w:color="FF3232" w:themeColor="accent2"/>
          <w:left w:val="nil"/>
          <w:bottom w:val="single" w:sz="8" w:space="0" w:color="FF3232" w:themeColor="accent2"/>
          <w:right w:val="nil"/>
          <w:insideH w:val="nil"/>
          <w:insideV w:val="nil"/>
        </w:tcBorders>
      </w:tcPr>
    </w:tblStylePr>
    <w:tblStylePr w:type="lastRow">
      <w:pPr>
        <w:spacing w:before="0" w:after="0" w:line="240" w:lineRule="auto"/>
      </w:pPr>
      <w:rPr>
        <w:b/>
        <w:bCs/>
      </w:rPr>
      <w:tblPr/>
      <w:tcPr>
        <w:tcBorders>
          <w:top w:val="single" w:sz="8" w:space="0" w:color="FF3232" w:themeColor="accent2"/>
          <w:left w:val="nil"/>
          <w:bottom w:val="single" w:sz="8" w:space="0" w:color="FF32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2" w:themeFillTint="3F"/>
      </w:tcPr>
    </w:tblStylePr>
    <w:tblStylePr w:type="band1Horz">
      <w:tblPr/>
      <w:tcPr>
        <w:tcBorders>
          <w:left w:val="nil"/>
          <w:right w:val="nil"/>
          <w:insideH w:val="nil"/>
          <w:insideV w:val="nil"/>
        </w:tcBorders>
        <w:shd w:val="clear" w:color="auto" w:fill="FFCCCC" w:themeFill="accent2" w:themeFillTint="3F"/>
      </w:tcPr>
    </w:tblStylePr>
  </w:style>
  <w:style w:type="table" w:styleId="LightShading-Accent3">
    <w:name w:val="Light Shading Accent 3"/>
    <w:basedOn w:val="TableNormal"/>
    <w:uiPriority w:val="60"/>
    <w:semiHidden/>
    <w:unhideWhenUsed/>
    <w:rsid w:val="00D27ABD"/>
    <w:rPr>
      <w:color w:val="C66900" w:themeColor="accent3" w:themeShade="BF"/>
    </w:rPr>
    <w:tblPr>
      <w:tblStyleRowBandSize w:val="1"/>
      <w:tblStyleColBandSize w:val="1"/>
      <w:tblBorders>
        <w:top w:val="single" w:sz="8" w:space="0" w:color="FF8C0A" w:themeColor="accent3"/>
        <w:bottom w:val="single" w:sz="8" w:space="0" w:color="FF8C0A" w:themeColor="accent3"/>
      </w:tblBorders>
    </w:tblPr>
    <w:tblStylePr w:type="firstRow">
      <w:pPr>
        <w:spacing w:before="0" w:after="0" w:line="240" w:lineRule="auto"/>
      </w:pPr>
      <w:rPr>
        <w:b/>
        <w:bCs/>
      </w:rPr>
      <w:tblPr/>
      <w:tcPr>
        <w:tcBorders>
          <w:top w:val="single" w:sz="8" w:space="0" w:color="FF8C0A" w:themeColor="accent3"/>
          <w:left w:val="nil"/>
          <w:bottom w:val="single" w:sz="8" w:space="0" w:color="FF8C0A" w:themeColor="accent3"/>
          <w:right w:val="nil"/>
          <w:insideH w:val="nil"/>
          <w:insideV w:val="nil"/>
        </w:tcBorders>
      </w:tcPr>
    </w:tblStylePr>
    <w:tblStylePr w:type="lastRow">
      <w:pPr>
        <w:spacing w:before="0" w:after="0" w:line="240" w:lineRule="auto"/>
      </w:pPr>
      <w:rPr>
        <w:b/>
        <w:bCs/>
      </w:rPr>
      <w:tblPr/>
      <w:tcPr>
        <w:tcBorders>
          <w:top w:val="single" w:sz="8" w:space="0" w:color="FF8C0A" w:themeColor="accent3"/>
          <w:left w:val="nil"/>
          <w:bottom w:val="single" w:sz="8" w:space="0" w:color="FF8C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3" w:themeFillTint="3F"/>
      </w:tcPr>
    </w:tblStylePr>
    <w:tblStylePr w:type="band1Horz">
      <w:tblPr/>
      <w:tcPr>
        <w:tcBorders>
          <w:left w:val="nil"/>
          <w:right w:val="nil"/>
          <w:insideH w:val="nil"/>
          <w:insideV w:val="nil"/>
        </w:tcBorders>
        <w:shd w:val="clear" w:color="auto" w:fill="FFE2C2"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0B9155" w:themeColor="accent5" w:themeShade="BF"/>
    </w:rPr>
    <w:tblPr>
      <w:tblStyleRowBandSize w:val="1"/>
      <w:tblStyleColBandSize w:val="1"/>
      <w:tblBorders>
        <w:top w:val="single" w:sz="8" w:space="0" w:color="0FC373" w:themeColor="accent5"/>
        <w:bottom w:val="single" w:sz="8" w:space="0" w:color="0FC373" w:themeColor="accent5"/>
      </w:tblBorders>
    </w:tblPr>
    <w:tblStylePr w:type="firstRow">
      <w:pPr>
        <w:spacing w:before="0" w:after="0" w:line="240" w:lineRule="auto"/>
      </w:pPr>
      <w:rPr>
        <w:b/>
        <w:bCs/>
      </w:rPr>
      <w:tblPr/>
      <w:tcPr>
        <w:tcBorders>
          <w:top w:val="single" w:sz="8" w:space="0" w:color="0FC373" w:themeColor="accent5"/>
          <w:left w:val="nil"/>
          <w:bottom w:val="single" w:sz="8" w:space="0" w:color="0FC373" w:themeColor="accent5"/>
          <w:right w:val="nil"/>
          <w:insideH w:val="nil"/>
          <w:insideV w:val="nil"/>
        </w:tcBorders>
      </w:tcPr>
    </w:tblStylePr>
    <w:tblStylePr w:type="lastRow">
      <w:pPr>
        <w:spacing w:before="0" w:after="0" w:line="240" w:lineRule="auto"/>
      </w:pPr>
      <w:rPr>
        <w:b/>
        <w:bCs/>
      </w:rPr>
      <w:tblPr/>
      <w:tcPr>
        <w:tcBorders>
          <w:top w:val="single" w:sz="8" w:space="0" w:color="0FC373" w:themeColor="accent5"/>
          <w:left w:val="nil"/>
          <w:bottom w:val="single" w:sz="8" w:space="0" w:color="0FC37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5" w:themeFillTint="3F"/>
      </w:tcPr>
    </w:tblStylePr>
    <w:tblStylePr w:type="band1Horz">
      <w:tblPr/>
      <w:tcPr>
        <w:tcBorders>
          <w:left w:val="nil"/>
          <w:right w:val="nil"/>
          <w:insideH w:val="nil"/>
          <w:insideV w:val="nil"/>
        </w:tcBorders>
        <w:shd w:val="clear" w:color="auto" w:fill="B9F9DD" w:themeFill="accent5" w:themeFillTint="3F"/>
      </w:tcPr>
    </w:tblStylePr>
  </w:style>
  <w:style w:type="table" w:styleId="LightShading-Accent6">
    <w:name w:val="Light Shading Accent 6"/>
    <w:basedOn w:val="TableNormal"/>
    <w:uiPriority w:val="60"/>
    <w:semiHidden/>
    <w:unhideWhenUsed/>
    <w:rsid w:val="00D27ABD"/>
    <w:rPr>
      <w:color w:val="883DB9" w:themeColor="accent6" w:themeShade="BF"/>
    </w:rPr>
    <w:tblPr>
      <w:tblStyleRowBandSize w:val="1"/>
      <w:tblStyleColBandSize w:val="1"/>
      <w:tblBorders>
        <w:top w:val="single" w:sz="8" w:space="0" w:color="AF78D2" w:themeColor="accent6"/>
        <w:bottom w:val="single" w:sz="8" w:space="0" w:color="AF78D2" w:themeColor="accent6"/>
      </w:tblBorders>
    </w:tblPr>
    <w:tblStylePr w:type="firstRow">
      <w:pPr>
        <w:spacing w:before="0" w:after="0" w:line="240" w:lineRule="auto"/>
      </w:pPr>
      <w:rPr>
        <w:b/>
        <w:bCs/>
      </w:rPr>
      <w:tblPr/>
      <w:tcPr>
        <w:tcBorders>
          <w:top w:val="single" w:sz="8" w:space="0" w:color="AF78D2" w:themeColor="accent6"/>
          <w:left w:val="nil"/>
          <w:bottom w:val="single" w:sz="8" w:space="0" w:color="AF78D2" w:themeColor="accent6"/>
          <w:right w:val="nil"/>
          <w:insideH w:val="nil"/>
          <w:insideV w:val="nil"/>
        </w:tcBorders>
      </w:tcPr>
    </w:tblStylePr>
    <w:tblStylePr w:type="lastRow">
      <w:pPr>
        <w:spacing w:before="0" w:after="0" w:line="240" w:lineRule="auto"/>
      </w:pPr>
      <w:rPr>
        <w:b/>
        <w:bCs/>
      </w:rPr>
      <w:tblPr/>
      <w:tcPr>
        <w:tcBorders>
          <w:top w:val="single" w:sz="8" w:space="0" w:color="AF78D2" w:themeColor="accent6"/>
          <w:left w:val="nil"/>
          <w:bottom w:val="single" w:sz="8" w:space="0" w:color="AF78D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6" w:themeFillTint="3F"/>
      </w:tcPr>
    </w:tblStylePr>
    <w:tblStylePr w:type="band1Horz">
      <w:tblPr/>
      <w:tcPr>
        <w:tcBorders>
          <w:left w:val="nil"/>
          <w:right w:val="nil"/>
          <w:insideH w:val="nil"/>
          <w:insideV w:val="nil"/>
        </w:tcBorders>
        <w:shd w:val="clear" w:color="auto" w:fill="EBDDF3" w:themeFill="accent6" w:themeFillTint="3F"/>
      </w:tcPr>
    </w:tblStylePr>
  </w:style>
  <w:style w:type="character" w:styleId="LineNumber">
    <w:name w:val="line number"/>
    <w:basedOn w:val="DefaultParagraphFont"/>
    <w:rsid w:val="00D27ABD"/>
    <w:rPr>
      <w:lang w:val="en-US"/>
    </w:rPr>
  </w:style>
  <w:style w:type="paragraph" w:styleId="List">
    <w:name w:val="List"/>
    <w:basedOn w:val="Normal"/>
    <w:link w:val="ListChar"/>
    <w:uiPriority w:val="99"/>
    <w:rsid w:val="000E0F11"/>
    <w:pPr>
      <w:numPr>
        <w:numId w:val="28"/>
      </w:numPr>
      <w:tabs>
        <w:tab w:val="clear" w:pos="1247"/>
        <w:tab w:val="clear" w:pos="2552"/>
        <w:tab w:val="clear" w:pos="3856"/>
        <w:tab w:val="clear" w:pos="5216"/>
        <w:tab w:val="clear" w:pos="6464"/>
        <w:tab w:val="clear" w:pos="7768"/>
      </w:tabs>
    </w:pPr>
  </w:style>
  <w:style w:type="paragraph" w:styleId="List2">
    <w:name w:val="List 2"/>
    <w:basedOn w:val="Normal"/>
    <w:uiPriority w:val="6"/>
    <w:rsid w:val="000E0F11"/>
    <w:pPr>
      <w:numPr>
        <w:numId w:val="25"/>
      </w:numPr>
      <w:tabs>
        <w:tab w:val="clear" w:pos="1247"/>
        <w:tab w:val="clear" w:pos="2552"/>
        <w:tab w:val="clear" w:pos="3856"/>
        <w:tab w:val="clear" w:pos="5216"/>
        <w:tab w:val="clear" w:pos="6464"/>
        <w:tab w:val="clear" w:pos="7768"/>
      </w:tabs>
    </w:pPr>
  </w:style>
  <w:style w:type="paragraph" w:styleId="List3">
    <w:name w:val="List 3"/>
    <w:basedOn w:val="Normal"/>
    <w:uiPriority w:val="99"/>
    <w:rsid w:val="00D27ABD"/>
    <w:pPr>
      <w:ind w:left="849" w:hanging="283"/>
      <w:contextualSpacing/>
    </w:pPr>
  </w:style>
  <w:style w:type="paragraph" w:styleId="List4">
    <w:name w:val="List 4"/>
    <w:basedOn w:val="Normal"/>
    <w:uiPriority w:val="99"/>
    <w:rsid w:val="00D27ABD"/>
    <w:pPr>
      <w:ind w:left="1132" w:hanging="283"/>
      <w:contextualSpacing/>
    </w:pPr>
  </w:style>
  <w:style w:type="paragraph" w:styleId="List5">
    <w:name w:val="List 5"/>
    <w:basedOn w:val="Normal"/>
    <w:uiPriority w:val="99"/>
    <w:rsid w:val="00D27ABD"/>
    <w:pPr>
      <w:ind w:left="1415" w:hanging="283"/>
      <w:contextualSpacing/>
    </w:pPr>
  </w:style>
  <w:style w:type="paragraph" w:styleId="ListBullet2">
    <w:name w:val="List Bullet 2"/>
    <w:basedOn w:val="Normal"/>
    <w:qFormat/>
    <w:rsid w:val="00560FD0"/>
    <w:pPr>
      <w:tabs>
        <w:tab w:val="clear" w:pos="1247"/>
        <w:tab w:val="clear" w:pos="2552"/>
        <w:tab w:val="clear" w:pos="3856"/>
        <w:tab w:val="clear" w:pos="5216"/>
        <w:tab w:val="clear" w:pos="6464"/>
        <w:tab w:val="clear" w:pos="7768"/>
      </w:tabs>
      <w:ind w:left="357" w:hanging="357"/>
    </w:pPr>
  </w:style>
  <w:style w:type="paragraph" w:styleId="ListBullet3">
    <w:name w:val="List Bullet 3"/>
    <w:basedOn w:val="Normal"/>
    <w:uiPriority w:val="99"/>
    <w:rsid w:val="00D27ABD"/>
    <w:pPr>
      <w:numPr>
        <w:numId w:val="14"/>
      </w:numPr>
      <w:contextualSpacing/>
    </w:pPr>
  </w:style>
  <w:style w:type="paragraph" w:styleId="ListBullet4">
    <w:name w:val="List Bullet 4"/>
    <w:basedOn w:val="Normal"/>
    <w:uiPriority w:val="99"/>
    <w:rsid w:val="00D27ABD"/>
    <w:pPr>
      <w:numPr>
        <w:numId w:val="15"/>
      </w:numPr>
      <w:contextualSpacing/>
    </w:pPr>
  </w:style>
  <w:style w:type="paragraph" w:styleId="ListBullet5">
    <w:name w:val="List Bullet 5"/>
    <w:basedOn w:val="Normal"/>
    <w:uiPriority w:val="99"/>
    <w:rsid w:val="00D27ABD"/>
    <w:pPr>
      <w:numPr>
        <w:numId w:val="16"/>
      </w:numPr>
      <w:contextualSpacing/>
    </w:pPr>
  </w:style>
  <w:style w:type="paragraph" w:styleId="ListContinue">
    <w:name w:val="List Continue"/>
    <w:basedOn w:val="Normal"/>
    <w:uiPriority w:val="99"/>
    <w:rsid w:val="00D27ABD"/>
    <w:pPr>
      <w:spacing w:after="120"/>
      <w:ind w:left="283"/>
      <w:contextualSpacing/>
    </w:pPr>
  </w:style>
  <w:style w:type="paragraph" w:styleId="ListContinue2">
    <w:name w:val="List Continue 2"/>
    <w:basedOn w:val="Normal"/>
    <w:uiPriority w:val="99"/>
    <w:rsid w:val="00D27ABD"/>
    <w:pPr>
      <w:spacing w:after="120"/>
      <w:ind w:left="566"/>
      <w:contextualSpacing/>
    </w:pPr>
  </w:style>
  <w:style w:type="paragraph" w:styleId="ListContinue3">
    <w:name w:val="List Continue 3"/>
    <w:basedOn w:val="Normal"/>
    <w:uiPriority w:val="99"/>
    <w:rsid w:val="00D27ABD"/>
    <w:pPr>
      <w:spacing w:after="120"/>
      <w:ind w:left="849"/>
      <w:contextualSpacing/>
    </w:pPr>
  </w:style>
  <w:style w:type="paragraph" w:styleId="ListContinue4">
    <w:name w:val="List Continue 4"/>
    <w:basedOn w:val="Normal"/>
    <w:uiPriority w:val="99"/>
    <w:rsid w:val="00D27ABD"/>
    <w:pPr>
      <w:spacing w:after="120"/>
      <w:ind w:left="1132"/>
      <w:contextualSpacing/>
    </w:pPr>
  </w:style>
  <w:style w:type="paragraph" w:styleId="ListContinue5">
    <w:name w:val="List Continue 5"/>
    <w:basedOn w:val="Normal"/>
    <w:uiPriority w:val="99"/>
    <w:rsid w:val="00D27ABD"/>
    <w:pPr>
      <w:spacing w:after="120"/>
      <w:ind w:left="1415"/>
      <w:contextualSpacing/>
    </w:pPr>
  </w:style>
  <w:style w:type="paragraph" w:styleId="ListNumber2">
    <w:name w:val="List Number 2"/>
    <w:basedOn w:val="Normal"/>
    <w:link w:val="ListNumber2Char"/>
    <w:uiPriority w:val="99"/>
    <w:qFormat/>
    <w:rsid w:val="00D002B6"/>
    <w:pPr>
      <w:tabs>
        <w:tab w:val="clear" w:pos="1247"/>
        <w:tab w:val="clear" w:pos="2552"/>
        <w:tab w:val="clear" w:pos="3856"/>
        <w:tab w:val="clear" w:pos="5216"/>
        <w:tab w:val="clear" w:pos="6464"/>
        <w:tab w:val="clear" w:pos="7768"/>
        <w:tab w:val="num" w:pos="643"/>
      </w:tabs>
      <w:ind w:left="643" w:hanging="360"/>
    </w:pPr>
  </w:style>
  <w:style w:type="paragraph" w:styleId="ListNumber3">
    <w:name w:val="List Number 3"/>
    <w:basedOn w:val="Normal"/>
    <w:uiPriority w:val="99"/>
    <w:rsid w:val="00D27ABD"/>
    <w:pPr>
      <w:numPr>
        <w:numId w:val="19"/>
      </w:numPr>
      <w:contextualSpacing/>
    </w:pPr>
  </w:style>
  <w:style w:type="paragraph" w:styleId="ListNumber4">
    <w:name w:val="List Number 4"/>
    <w:basedOn w:val="Normal"/>
    <w:uiPriority w:val="99"/>
    <w:rsid w:val="00D27ABD"/>
    <w:pPr>
      <w:numPr>
        <w:numId w:val="20"/>
      </w:numPr>
      <w:contextualSpacing/>
    </w:pPr>
  </w:style>
  <w:style w:type="paragraph" w:styleId="ListNumber5">
    <w:name w:val="List Number 5"/>
    <w:basedOn w:val="Normal"/>
    <w:uiPriority w:val="99"/>
    <w:rsid w:val="00D27ABD"/>
    <w:pPr>
      <w:numPr>
        <w:numId w:val="21"/>
      </w:numPr>
      <w:contextualSpacing/>
    </w:pPr>
  </w:style>
  <w:style w:type="paragraph" w:styleId="ListParagraph">
    <w:name w:val="List Paragraph"/>
    <w:basedOn w:val="Normal"/>
    <w:uiPriority w:val="34"/>
    <w:qFormat/>
    <w:rsid w:val="00725365"/>
    <w:p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FF8484" w:themeColor="accent2" w:themeTint="99"/>
        </w:tcBorders>
      </w:tcPr>
    </w:tblStylePr>
    <w:tblStylePr w:type="lastRow">
      <w:rPr>
        <w:b/>
        <w:bCs/>
      </w:rPr>
      <w:tblPr/>
      <w:tcPr>
        <w:tcBorders>
          <w:top w:val="sing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FFB96C" w:themeColor="accent3" w:themeTint="99"/>
        </w:tcBorders>
      </w:tcPr>
    </w:tblStylePr>
    <w:tblStylePr w:type="lastRow">
      <w:rPr>
        <w:b/>
        <w:bCs/>
      </w:rPr>
      <w:tblPr/>
      <w:tcPr>
        <w:tcBorders>
          <w:top w:val="sing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57F2AD" w:themeColor="accent5" w:themeTint="99"/>
        </w:tcBorders>
      </w:tcPr>
    </w:tblStylePr>
    <w:tblStylePr w:type="lastRow">
      <w:rPr>
        <w:b/>
        <w:bCs/>
      </w:rPr>
      <w:tblPr/>
      <w:tcPr>
        <w:tcBorders>
          <w:top w:val="sing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CEAEE4" w:themeColor="accent6" w:themeTint="99"/>
        </w:tcBorders>
      </w:tcPr>
    </w:tblStylePr>
    <w:tblStylePr w:type="lastRow">
      <w:rPr>
        <w:b/>
        <w:bCs/>
      </w:rPr>
      <w:tblPr/>
      <w:tcPr>
        <w:tcBorders>
          <w:top w:val="sing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FF8484" w:themeColor="accent2" w:themeTint="99"/>
        <w:bottom w:val="single" w:sz="4" w:space="0" w:color="FF8484" w:themeColor="accent2" w:themeTint="99"/>
        <w:insideH w:val="single" w:sz="4" w:space="0" w:color="FF84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FFB96C" w:themeColor="accent3" w:themeTint="99"/>
        <w:bottom w:val="single" w:sz="4" w:space="0" w:color="FFB96C" w:themeColor="accent3" w:themeTint="99"/>
        <w:insideH w:val="single" w:sz="4" w:space="0" w:color="FFB96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57F2AD" w:themeColor="accent5" w:themeTint="99"/>
        <w:bottom w:val="single" w:sz="4" w:space="0" w:color="57F2AD" w:themeColor="accent5" w:themeTint="99"/>
        <w:insideH w:val="single" w:sz="4" w:space="0" w:color="57F2A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CEAEE4" w:themeColor="accent6" w:themeTint="99"/>
        <w:bottom w:val="single" w:sz="4" w:space="0" w:color="CEAEE4" w:themeColor="accent6" w:themeTint="99"/>
        <w:insideH w:val="single" w:sz="4" w:space="0" w:color="CEAEE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2F2F2"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2F2F2"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FF3232" w:themeColor="accent2"/>
        <w:left w:val="single" w:sz="4" w:space="0" w:color="FF3232" w:themeColor="accent2"/>
        <w:bottom w:val="single" w:sz="4" w:space="0" w:color="FF3232" w:themeColor="accent2"/>
        <w:right w:val="single" w:sz="4" w:space="0" w:color="FF3232" w:themeColor="accent2"/>
      </w:tblBorders>
    </w:tblPr>
    <w:tblStylePr w:type="firstRow">
      <w:rPr>
        <w:b/>
        <w:bCs/>
        <w:color w:val="F2F2F2" w:themeColor="background1"/>
      </w:rPr>
      <w:tblPr/>
      <w:tcPr>
        <w:shd w:val="clear" w:color="auto" w:fill="FF3232" w:themeFill="accent2"/>
      </w:tcPr>
    </w:tblStylePr>
    <w:tblStylePr w:type="lastRow">
      <w:rPr>
        <w:b/>
        <w:bCs/>
      </w:rPr>
      <w:tblPr/>
      <w:tcPr>
        <w:tcBorders>
          <w:top w:val="double" w:sz="4" w:space="0" w:color="FF3232" w:themeColor="accent2"/>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F3232" w:themeColor="accent2"/>
          <w:right w:val="single" w:sz="4" w:space="0" w:color="FF3232" w:themeColor="accent2"/>
        </w:tcBorders>
      </w:tcPr>
    </w:tblStylePr>
    <w:tblStylePr w:type="band1Horz">
      <w:tblPr/>
      <w:tcPr>
        <w:tcBorders>
          <w:top w:val="single" w:sz="4" w:space="0" w:color="FF3232" w:themeColor="accent2"/>
          <w:bottom w:val="single" w:sz="4" w:space="0" w:color="FF32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2"/>
          <w:left w:val="nil"/>
        </w:tcBorders>
      </w:tcPr>
    </w:tblStylePr>
    <w:tblStylePr w:type="swCell">
      <w:tblPr/>
      <w:tcPr>
        <w:tcBorders>
          <w:top w:val="double" w:sz="4" w:space="0" w:color="FF3232"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FF8C0A" w:themeColor="accent3"/>
        <w:left w:val="single" w:sz="4" w:space="0" w:color="FF8C0A" w:themeColor="accent3"/>
        <w:bottom w:val="single" w:sz="4" w:space="0" w:color="FF8C0A" w:themeColor="accent3"/>
        <w:right w:val="single" w:sz="4" w:space="0" w:color="FF8C0A" w:themeColor="accent3"/>
      </w:tblBorders>
    </w:tblPr>
    <w:tblStylePr w:type="firstRow">
      <w:rPr>
        <w:b/>
        <w:bCs/>
        <w:color w:val="F2F2F2" w:themeColor="background1"/>
      </w:rPr>
      <w:tblPr/>
      <w:tcPr>
        <w:shd w:val="clear" w:color="auto" w:fill="FF8C0A" w:themeFill="accent3"/>
      </w:tcPr>
    </w:tblStylePr>
    <w:tblStylePr w:type="lastRow">
      <w:rPr>
        <w:b/>
        <w:bCs/>
      </w:rPr>
      <w:tblPr/>
      <w:tcPr>
        <w:tcBorders>
          <w:top w:val="double" w:sz="4" w:space="0" w:color="FF8C0A" w:themeColor="accent3"/>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F8C0A" w:themeColor="accent3"/>
          <w:right w:val="single" w:sz="4" w:space="0" w:color="FF8C0A" w:themeColor="accent3"/>
        </w:tcBorders>
      </w:tcPr>
    </w:tblStylePr>
    <w:tblStylePr w:type="band1Horz">
      <w:tblPr/>
      <w:tcPr>
        <w:tcBorders>
          <w:top w:val="single" w:sz="4" w:space="0" w:color="FF8C0A" w:themeColor="accent3"/>
          <w:bottom w:val="single" w:sz="4" w:space="0" w:color="FF8C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3"/>
          <w:left w:val="nil"/>
        </w:tcBorders>
      </w:tcPr>
    </w:tblStylePr>
    <w:tblStylePr w:type="swCell">
      <w:tblPr/>
      <w:tcPr>
        <w:tcBorders>
          <w:top w:val="double" w:sz="4" w:space="0" w:color="FF8C0A"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2F2F2"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0FC373" w:themeColor="accent5"/>
        <w:left w:val="single" w:sz="4" w:space="0" w:color="0FC373" w:themeColor="accent5"/>
        <w:bottom w:val="single" w:sz="4" w:space="0" w:color="0FC373" w:themeColor="accent5"/>
        <w:right w:val="single" w:sz="4" w:space="0" w:color="0FC373" w:themeColor="accent5"/>
      </w:tblBorders>
    </w:tblPr>
    <w:tblStylePr w:type="firstRow">
      <w:rPr>
        <w:b/>
        <w:bCs/>
        <w:color w:val="F2F2F2" w:themeColor="background1"/>
      </w:rPr>
      <w:tblPr/>
      <w:tcPr>
        <w:shd w:val="clear" w:color="auto" w:fill="0FC373" w:themeFill="accent5"/>
      </w:tcPr>
    </w:tblStylePr>
    <w:tblStylePr w:type="lastRow">
      <w:rPr>
        <w:b/>
        <w:bCs/>
      </w:rPr>
      <w:tblPr/>
      <w:tcPr>
        <w:tcBorders>
          <w:top w:val="double" w:sz="4" w:space="0" w:color="0FC373" w:themeColor="accent5"/>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0FC373" w:themeColor="accent5"/>
          <w:right w:val="single" w:sz="4" w:space="0" w:color="0FC373" w:themeColor="accent5"/>
        </w:tcBorders>
      </w:tcPr>
    </w:tblStylePr>
    <w:tblStylePr w:type="band1Horz">
      <w:tblPr/>
      <w:tcPr>
        <w:tcBorders>
          <w:top w:val="single" w:sz="4" w:space="0" w:color="0FC373" w:themeColor="accent5"/>
          <w:bottom w:val="single" w:sz="4" w:space="0" w:color="0FC37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5"/>
          <w:left w:val="nil"/>
        </w:tcBorders>
      </w:tcPr>
    </w:tblStylePr>
    <w:tblStylePr w:type="swCell">
      <w:tblPr/>
      <w:tcPr>
        <w:tcBorders>
          <w:top w:val="double" w:sz="4" w:space="0" w:color="0FC373"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AF78D2" w:themeColor="accent6"/>
        <w:left w:val="single" w:sz="4" w:space="0" w:color="AF78D2" w:themeColor="accent6"/>
        <w:bottom w:val="single" w:sz="4" w:space="0" w:color="AF78D2" w:themeColor="accent6"/>
        <w:right w:val="single" w:sz="4" w:space="0" w:color="AF78D2" w:themeColor="accent6"/>
      </w:tblBorders>
    </w:tblPr>
    <w:tblStylePr w:type="firstRow">
      <w:rPr>
        <w:b/>
        <w:bCs/>
        <w:color w:val="F2F2F2" w:themeColor="background1"/>
      </w:rPr>
      <w:tblPr/>
      <w:tcPr>
        <w:shd w:val="clear" w:color="auto" w:fill="AF78D2" w:themeFill="accent6"/>
      </w:tcPr>
    </w:tblStylePr>
    <w:tblStylePr w:type="lastRow">
      <w:rPr>
        <w:b/>
        <w:bCs/>
      </w:rPr>
      <w:tblPr/>
      <w:tcPr>
        <w:tcBorders>
          <w:top w:val="double" w:sz="4" w:space="0" w:color="AF78D2" w:themeColor="accent6"/>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AF78D2" w:themeColor="accent6"/>
          <w:right w:val="single" w:sz="4" w:space="0" w:color="AF78D2" w:themeColor="accent6"/>
        </w:tcBorders>
      </w:tcPr>
    </w:tblStylePr>
    <w:tblStylePr w:type="band1Horz">
      <w:tblPr/>
      <w:tcPr>
        <w:tcBorders>
          <w:top w:val="single" w:sz="4" w:space="0" w:color="AF78D2" w:themeColor="accent6"/>
          <w:bottom w:val="single" w:sz="4" w:space="0" w:color="AF78D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6"/>
          <w:left w:val="nil"/>
        </w:tcBorders>
      </w:tcPr>
    </w:tblStylePr>
    <w:tblStylePr w:type="swCell">
      <w:tblPr/>
      <w:tcPr>
        <w:tcBorders>
          <w:top w:val="double" w:sz="4" w:space="0" w:color="AF78D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2F2F2"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2F2F2"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tblBorders>
    </w:tblPr>
    <w:tblStylePr w:type="firstRow">
      <w:rPr>
        <w:b/>
        <w:bCs/>
        <w:color w:val="F2F2F2" w:themeColor="background1"/>
      </w:rPr>
      <w:tblPr/>
      <w:tcPr>
        <w:tcBorders>
          <w:top w:val="single" w:sz="4" w:space="0" w:color="FF3232" w:themeColor="accent2"/>
          <w:left w:val="single" w:sz="4" w:space="0" w:color="FF3232" w:themeColor="accent2"/>
          <w:bottom w:val="single" w:sz="4" w:space="0" w:color="FF3232" w:themeColor="accent2"/>
          <w:right w:val="single" w:sz="4" w:space="0" w:color="FF3232" w:themeColor="accent2"/>
          <w:insideH w:val="nil"/>
        </w:tcBorders>
        <w:shd w:val="clear" w:color="auto" w:fill="FF3232" w:themeFill="accent2"/>
      </w:tcPr>
    </w:tblStylePr>
    <w:tblStylePr w:type="lastRow">
      <w:rPr>
        <w:b/>
        <w:bCs/>
      </w:rPr>
      <w:tblPr/>
      <w:tcPr>
        <w:tcBorders>
          <w:top w:val="doub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tblBorders>
    </w:tblPr>
    <w:tblStylePr w:type="firstRow">
      <w:rPr>
        <w:b/>
        <w:bCs/>
        <w:color w:val="F2F2F2" w:themeColor="background1"/>
      </w:rPr>
      <w:tblPr/>
      <w:tcPr>
        <w:tcBorders>
          <w:top w:val="single" w:sz="4" w:space="0" w:color="FF8C0A" w:themeColor="accent3"/>
          <w:left w:val="single" w:sz="4" w:space="0" w:color="FF8C0A" w:themeColor="accent3"/>
          <w:bottom w:val="single" w:sz="4" w:space="0" w:color="FF8C0A" w:themeColor="accent3"/>
          <w:right w:val="single" w:sz="4" w:space="0" w:color="FF8C0A" w:themeColor="accent3"/>
          <w:insideH w:val="nil"/>
        </w:tcBorders>
        <w:shd w:val="clear" w:color="auto" w:fill="FF8C0A" w:themeFill="accent3"/>
      </w:tcPr>
    </w:tblStylePr>
    <w:tblStylePr w:type="lastRow">
      <w:rPr>
        <w:b/>
        <w:bCs/>
      </w:rPr>
      <w:tblPr/>
      <w:tcPr>
        <w:tcBorders>
          <w:top w:val="doub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2F2F2"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tblBorders>
    </w:tblPr>
    <w:tblStylePr w:type="firstRow">
      <w:rPr>
        <w:b/>
        <w:bCs/>
        <w:color w:val="F2F2F2" w:themeColor="background1"/>
      </w:rPr>
      <w:tblPr/>
      <w:tcPr>
        <w:tcBorders>
          <w:top w:val="single" w:sz="4" w:space="0" w:color="0FC373" w:themeColor="accent5"/>
          <w:left w:val="single" w:sz="4" w:space="0" w:color="0FC373" w:themeColor="accent5"/>
          <w:bottom w:val="single" w:sz="4" w:space="0" w:color="0FC373" w:themeColor="accent5"/>
          <w:right w:val="single" w:sz="4" w:space="0" w:color="0FC373" w:themeColor="accent5"/>
          <w:insideH w:val="nil"/>
        </w:tcBorders>
        <w:shd w:val="clear" w:color="auto" w:fill="0FC373" w:themeFill="accent5"/>
      </w:tcPr>
    </w:tblStylePr>
    <w:tblStylePr w:type="lastRow">
      <w:rPr>
        <w:b/>
        <w:bCs/>
      </w:rPr>
      <w:tblPr/>
      <w:tcPr>
        <w:tcBorders>
          <w:top w:val="doub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tblBorders>
    </w:tblPr>
    <w:tblStylePr w:type="firstRow">
      <w:rPr>
        <w:b/>
        <w:bCs/>
        <w:color w:val="F2F2F2" w:themeColor="background1"/>
      </w:rPr>
      <w:tblPr/>
      <w:tcPr>
        <w:tcBorders>
          <w:top w:val="single" w:sz="4" w:space="0" w:color="AF78D2" w:themeColor="accent6"/>
          <w:left w:val="single" w:sz="4" w:space="0" w:color="AF78D2" w:themeColor="accent6"/>
          <w:bottom w:val="single" w:sz="4" w:space="0" w:color="AF78D2" w:themeColor="accent6"/>
          <w:right w:val="single" w:sz="4" w:space="0" w:color="AF78D2" w:themeColor="accent6"/>
          <w:insideH w:val="nil"/>
        </w:tcBorders>
        <w:shd w:val="clear" w:color="auto" w:fill="AF78D2" w:themeFill="accent6"/>
      </w:tcPr>
    </w:tblStylePr>
    <w:tblStylePr w:type="lastRow">
      <w:rPr>
        <w:b/>
        <w:bCs/>
      </w:rPr>
      <w:tblPr/>
      <w:tcPr>
        <w:tcBorders>
          <w:top w:val="doub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5Dark">
    <w:name w:val="List Table 5 Dark"/>
    <w:basedOn w:val="TableNormal"/>
    <w:uiPriority w:val="50"/>
    <w:rsid w:val="00D27ABD"/>
    <w:rPr>
      <w:color w:val="F2F2F2"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2F2F2"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2F2F2" w:themeColor="background1"/>
    </w:rPr>
    <w:tblPr>
      <w:tblStyleRowBandSize w:val="1"/>
      <w:tblStyleColBandSize w:val="1"/>
      <w:tblBorders>
        <w:top w:val="single" w:sz="24" w:space="0" w:color="FF3232" w:themeColor="accent2"/>
        <w:left w:val="single" w:sz="24" w:space="0" w:color="FF3232" w:themeColor="accent2"/>
        <w:bottom w:val="single" w:sz="24" w:space="0" w:color="FF3232" w:themeColor="accent2"/>
        <w:right w:val="single" w:sz="24" w:space="0" w:color="FF3232" w:themeColor="accent2"/>
      </w:tblBorders>
    </w:tblPr>
    <w:tcPr>
      <w:shd w:val="clear" w:color="auto" w:fill="FF3232" w:themeFill="accent2"/>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2F2F2" w:themeColor="background1"/>
    </w:rPr>
    <w:tblPr>
      <w:tblStyleRowBandSize w:val="1"/>
      <w:tblStyleColBandSize w:val="1"/>
      <w:tblBorders>
        <w:top w:val="single" w:sz="24" w:space="0" w:color="FF8C0A" w:themeColor="accent3"/>
        <w:left w:val="single" w:sz="24" w:space="0" w:color="FF8C0A" w:themeColor="accent3"/>
        <w:bottom w:val="single" w:sz="24" w:space="0" w:color="FF8C0A" w:themeColor="accent3"/>
        <w:right w:val="single" w:sz="24" w:space="0" w:color="FF8C0A" w:themeColor="accent3"/>
      </w:tblBorders>
    </w:tblPr>
    <w:tcPr>
      <w:shd w:val="clear" w:color="auto" w:fill="FF8C0A" w:themeFill="accent3"/>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2F2F2"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2F2F2" w:themeColor="background1"/>
    </w:rPr>
    <w:tblPr>
      <w:tblStyleRowBandSize w:val="1"/>
      <w:tblStyleColBandSize w:val="1"/>
      <w:tblBorders>
        <w:top w:val="single" w:sz="24" w:space="0" w:color="0FC373" w:themeColor="accent5"/>
        <w:left w:val="single" w:sz="24" w:space="0" w:color="0FC373" w:themeColor="accent5"/>
        <w:bottom w:val="single" w:sz="24" w:space="0" w:color="0FC373" w:themeColor="accent5"/>
        <w:right w:val="single" w:sz="24" w:space="0" w:color="0FC373" w:themeColor="accent5"/>
      </w:tblBorders>
    </w:tblPr>
    <w:tcPr>
      <w:shd w:val="clear" w:color="auto" w:fill="0FC373" w:themeFill="accent5"/>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2F2F2" w:themeColor="background1"/>
    </w:rPr>
    <w:tblPr>
      <w:tblStyleRowBandSize w:val="1"/>
      <w:tblStyleColBandSize w:val="1"/>
      <w:tblBorders>
        <w:top w:val="single" w:sz="24" w:space="0" w:color="AF78D2" w:themeColor="accent6"/>
        <w:left w:val="single" w:sz="24" w:space="0" w:color="AF78D2" w:themeColor="accent6"/>
        <w:bottom w:val="single" w:sz="24" w:space="0" w:color="AF78D2" w:themeColor="accent6"/>
        <w:right w:val="single" w:sz="24" w:space="0" w:color="AF78D2" w:themeColor="accent6"/>
      </w:tblBorders>
    </w:tblPr>
    <w:tcPr>
      <w:shd w:val="clear" w:color="auto" w:fill="AF78D2" w:themeFill="accent6"/>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E40000" w:themeColor="accent2" w:themeShade="BF"/>
    </w:rPr>
    <w:tblPr>
      <w:tblStyleRowBandSize w:val="1"/>
      <w:tblStyleColBandSize w:val="1"/>
      <w:tblBorders>
        <w:top w:val="single" w:sz="4" w:space="0" w:color="FF3232" w:themeColor="accent2"/>
        <w:bottom w:val="single" w:sz="4" w:space="0" w:color="FF3232" w:themeColor="accent2"/>
      </w:tblBorders>
    </w:tblPr>
    <w:tblStylePr w:type="firstRow">
      <w:rPr>
        <w:b/>
        <w:bCs/>
      </w:rPr>
      <w:tblPr/>
      <w:tcPr>
        <w:tcBorders>
          <w:bottom w:val="single" w:sz="4" w:space="0" w:color="FF3232" w:themeColor="accent2"/>
        </w:tcBorders>
      </w:tcPr>
    </w:tblStylePr>
    <w:tblStylePr w:type="lastRow">
      <w:rPr>
        <w:b/>
        <w:bCs/>
      </w:rPr>
      <w:tblPr/>
      <w:tcPr>
        <w:tcBorders>
          <w:top w:val="double" w:sz="4" w:space="0" w:color="FF3232" w:themeColor="accent2"/>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6Colorful-Accent3">
    <w:name w:val="List Table 6 Colorful Accent 3"/>
    <w:basedOn w:val="TableNormal"/>
    <w:uiPriority w:val="51"/>
    <w:rsid w:val="00D27ABD"/>
    <w:rPr>
      <w:color w:val="C66900" w:themeColor="accent3" w:themeShade="BF"/>
    </w:rPr>
    <w:tblPr>
      <w:tblStyleRowBandSize w:val="1"/>
      <w:tblStyleColBandSize w:val="1"/>
      <w:tblBorders>
        <w:top w:val="single" w:sz="4" w:space="0" w:color="FF8C0A" w:themeColor="accent3"/>
        <w:bottom w:val="single" w:sz="4" w:space="0" w:color="FF8C0A" w:themeColor="accent3"/>
      </w:tblBorders>
    </w:tblPr>
    <w:tblStylePr w:type="firstRow">
      <w:rPr>
        <w:b/>
        <w:bCs/>
      </w:rPr>
      <w:tblPr/>
      <w:tcPr>
        <w:tcBorders>
          <w:bottom w:val="single" w:sz="4" w:space="0" w:color="FF8C0A" w:themeColor="accent3"/>
        </w:tcBorders>
      </w:tcPr>
    </w:tblStylePr>
    <w:tblStylePr w:type="lastRow">
      <w:rPr>
        <w:b/>
        <w:bCs/>
      </w:rPr>
      <w:tblPr/>
      <w:tcPr>
        <w:tcBorders>
          <w:top w:val="double" w:sz="4" w:space="0" w:color="FF8C0A" w:themeColor="accent3"/>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0B9155" w:themeColor="accent5" w:themeShade="BF"/>
    </w:rPr>
    <w:tblPr>
      <w:tblStyleRowBandSize w:val="1"/>
      <w:tblStyleColBandSize w:val="1"/>
      <w:tblBorders>
        <w:top w:val="single" w:sz="4" w:space="0" w:color="0FC373" w:themeColor="accent5"/>
        <w:bottom w:val="single" w:sz="4" w:space="0" w:color="0FC373" w:themeColor="accent5"/>
      </w:tblBorders>
    </w:tblPr>
    <w:tblStylePr w:type="firstRow">
      <w:rPr>
        <w:b/>
        <w:bCs/>
      </w:rPr>
      <w:tblPr/>
      <w:tcPr>
        <w:tcBorders>
          <w:bottom w:val="single" w:sz="4" w:space="0" w:color="0FC373" w:themeColor="accent5"/>
        </w:tcBorders>
      </w:tcPr>
    </w:tblStylePr>
    <w:tblStylePr w:type="lastRow">
      <w:rPr>
        <w:b/>
        <w:bCs/>
      </w:rPr>
      <w:tblPr/>
      <w:tcPr>
        <w:tcBorders>
          <w:top w:val="double" w:sz="4" w:space="0" w:color="0FC373" w:themeColor="accent5"/>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6Colorful-Accent6">
    <w:name w:val="List Table 6 Colorful Accent 6"/>
    <w:basedOn w:val="TableNormal"/>
    <w:uiPriority w:val="51"/>
    <w:rsid w:val="00D27ABD"/>
    <w:rPr>
      <w:color w:val="883DB9" w:themeColor="accent6" w:themeShade="BF"/>
    </w:rPr>
    <w:tblPr>
      <w:tblStyleRowBandSize w:val="1"/>
      <w:tblStyleColBandSize w:val="1"/>
      <w:tblBorders>
        <w:top w:val="single" w:sz="4" w:space="0" w:color="AF78D2" w:themeColor="accent6"/>
        <w:bottom w:val="single" w:sz="4" w:space="0" w:color="AF78D2" w:themeColor="accent6"/>
      </w:tblBorders>
    </w:tblPr>
    <w:tblStylePr w:type="firstRow">
      <w:rPr>
        <w:b/>
        <w:bCs/>
      </w:rPr>
      <w:tblPr/>
      <w:tcPr>
        <w:tcBorders>
          <w:bottom w:val="single" w:sz="4" w:space="0" w:color="AF78D2" w:themeColor="accent6"/>
        </w:tcBorders>
      </w:tcPr>
    </w:tblStylePr>
    <w:tblStylePr w:type="lastRow">
      <w:rPr>
        <w:b/>
        <w:bCs/>
      </w:rPr>
      <w:tblPr/>
      <w:tcPr>
        <w:tcBorders>
          <w:top w:val="double" w:sz="4" w:space="0" w:color="AF78D2" w:themeColor="accent6"/>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E4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2"/>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F3232" w:themeColor="accent2"/>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2"/>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F3232" w:themeColor="accent2"/>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C669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3"/>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F8C0A" w:themeColor="accent3"/>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3"/>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F8C0A" w:themeColor="accent3"/>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0B915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5"/>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0FC373" w:themeColor="accent5"/>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5"/>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0FC373" w:themeColor="accent5"/>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883DB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6"/>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AF78D2" w:themeColor="accent6"/>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6"/>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AF78D2" w:themeColor="accent6"/>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single" w:sz="8" w:space="0" w:color="FF6565" w:themeColor="accent2" w:themeTint="BF"/>
        <w:insideV w:val="single" w:sz="8" w:space="0" w:color="FF6565" w:themeColor="accent2" w:themeTint="BF"/>
      </w:tblBorders>
    </w:tblPr>
    <w:tcPr>
      <w:shd w:val="clear" w:color="auto" w:fill="FFCCCC" w:themeFill="accent2" w:themeFillTint="3F"/>
    </w:tcPr>
    <w:tblStylePr w:type="firstRow">
      <w:rPr>
        <w:b/>
        <w:bCs/>
      </w:rPr>
    </w:tblStylePr>
    <w:tblStylePr w:type="lastRow">
      <w:rPr>
        <w:b/>
        <w:bCs/>
      </w:rPr>
      <w:tblPr/>
      <w:tcPr>
        <w:tcBorders>
          <w:top w:val="single" w:sz="18" w:space="0" w:color="FF6565" w:themeColor="accent2" w:themeTint="BF"/>
        </w:tcBorders>
      </w:tcPr>
    </w:tblStylePr>
    <w:tblStylePr w:type="firstCol">
      <w:rPr>
        <w:b/>
        <w:bCs/>
      </w:rPr>
    </w:tblStylePr>
    <w:tblStylePr w:type="lastCol">
      <w:rPr>
        <w:b/>
        <w:bCs/>
      </w:rPr>
    </w:tblStylePr>
    <w:tblStylePr w:type="band1Vert">
      <w:tblPr/>
      <w:tcPr>
        <w:shd w:val="clear" w:color="auto" w:fill="FF9898" w:themeFill="accent2" w:themeFillTint="7F"/>
      </w:tcPr>
    </w:tblStylePr>
    <w:tblStylePr w:type="band1Horz">
      <w:tblPr/>
      <w:tcPr>
        <w:shd w:val="clear" w:color="auto" w:fill="FF9898"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single" w:sz="8" w:space="0" w:color="FFA847" w:themeColor="accent3" w:themeTint="BF"/>
        <w:insideV w:val="single" w:sz="8" w:space="0" w:color="FFA847" w:themeColor="accent3" w:themeTint="BF"/>
      </w:tblBorders>
    </w:tblPr>
    <w:tcPr>
      <w:shd w:val="clear" w:color="auto" w:fill="FFE2C2" w:themeFill="accent3" w:themeFillTint="3F"/>
    </w:tcPr>
    <w:tblStylePr w:type="firstRow">
      <w:rPr>
        <w:b/>
        <w:bCs/>
      </w:rPr>
    </w:tblStylePr>
    <w:tblStylePr w:type="lastRow">
      <w:rPr>
        <w:b/>
        <w:bCs/>
      </w:rPr>
      <w:tblPr/>
      <w:tcPr>
        <w:tcBorders>
          <w:top w:val="single" w:sz="18" w:space="0" w:color="FFA847" w:themeColor="accent3" w:themeTint="BF"/>
        </w:tcBorders>
      </w:tcPr>
    </w:tblStylePr>
    <w:tblStylePr w:type="firstCol">
      <w:rPr>
        <w:b/>
        <w:bCs/>
      </w:rPr>
    </w:tblStylePr>
    <w:tblStylePr w:type="lastCol">
      <w:rPr>
        <w:b/>
        <w:bCs/>
      </w:rPr>
    </w:tblStylePr>
    <w:tblStylePr w:type="band1Vert">
      <w:tblPr/>
      <w:tcPr>
        <w:shd w:val="clear" w:color="auto" w:fill="FFC584" w:themeFill="accent3" w:themeFillTint="7F"/>
      </w:tcPr>
    </w:tblStylePr>
    <w:tblStylePr w:type="band1Horz">
      <w:tblPr/>
      <w:tcPr>
        <w:shd w:val="clear" w:color="auto" w:fill="FFC584"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single" w:sz="8" w:space="0" w:color="2EEF98" w:themeColor="accent5" w:themeTint="BF"/>
        <w:insideV w:val="single" w:sz="8" w:space="0" w:color="2EEF98" w:themeColor="accent5" w:themeTint="BF"/>
      </w:tblBorders>
    </w:tblPr>
    <w:tcPr>
      <w:shd w:val="clear" w:color="auto" w:fill="B9F9DD" w:themeFill="accent5" w:themeFillTint="3F"/>
    </w:tcPr>
    <w:tblStylePr w:type="firstRow">
      <w:rPr>
        <w:b/>
        <w:bCs/>
      </w:rPr>
    </w:tblStylePr>
    <w:tblStylePr w:type="lastRow">
      <w:rPr>
        <w:b/>
        <w:bCs/>
      </w:rPr>
      <w:tblPr/>
      <w:tcPr>
        <w:tcBorders>
          <w:top w:val="single" w:sz="18" w:space="0" w:color="2EEF98" w:themeColor="accent5" w:themeTint="BF"/>
        </w:tcBorders>
      </w:tcPr>
    </w:tblStylePr>
    <w:tblStylePr w:type="firstCol">
      <w:rPr>
        <w:b/>
        <w:bCs/>
      </w:rPr>
    </w:tblStylePr>
    <w:tblStylePr w:type="lastCol">
      <w:rPr>
        <w:b/>
        <w:bCs/>
      </w:rPr>
    </w:tblStylePr>
    <w:tblStylePr w:type="band1Vert">
      <w:tblPr/>
      <w:tcPr>
        <w:shd w:val="clear" w:color="auto" w:fill="74F4BA" w:themeFill="accent5" w:themeFillTint="7F"/>
      </w:tcPr>
    </w:tblStylePr>
    <w:tblStylePr w:type="band1Horz">
      <w:tblPr/>
      <w:tcPr>
        <w:shd w:val="clear" w:color="auto" w:fill="74F4BA"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single" w:sz="8" w:space="0" w:color="C299DD" w:themeColor="accent6" w:themeTint="BF"/>
        <w:insideV w:val="single" w:sz="8" w:space="0" w:color="C299DD" w:themeColor="accent6" w:themeTint="BF"/>
      </w:tblBorders>
    </w:tblPr>
    <w:tcPr>
      <w:shd w:val="clear" w:color="auto" w:fill="EBDDF3" w:themeFill="accent6" w:themeFillTint="3F"/>
    </w:tcPr>
    <w:tblStylePr w:type="firstRow">
      <w:rPr>
        <w:b/>
        <w:bCs/>
      </w:rPr>
    </w:tblStylePr>
    <w:tblStylePr w:type="lastRow">
      <w:rPr>
        <w:b/>
        <w:bCs/>
      </w:rPr>
      <w:tblPr/>
      <w:tcPr>
        <w:tcBorders>
          <w:top w:val="single" w:sz="18" w:space="0" w:color="C299DD" w:themeColor="accent6" w:themeTint="BF"/>
        </w:tcBorders>
      </w:tcPr>
    </w:tblStylePr>
    <w:tblStylePr w:type="firstCol">
      <w:rPr>
        <w:b/>
        <w:bCs/>
      </w:rPr>
    </w:tblStylePr>
    <w:tblStylePr w:type="lastCol">
      <w:rPr>
        <w:b/>
        <w:bCs/>
      </w:rPr>
    </w:tblStylePr>
    <w:tblStylePr w:type="band1Vert">
      <w:tblPr/>
      <w:tcPr>
        <w:shd w:val="clear" w:color="auto" w:fill="D7BBE8" w:themeFill="accent6" w:themeFillTint="7F"/>
      </w:tcPr>
    </w:tblStylePr>
    <w:tblStylePr w:type="band1Horz">
      <w:tblPr/>
      <w:tcPr>
        <w:shd w:val="clear" w:color="auto" w:fill="D7BBE8"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2F2F2"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2F2F2"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insideH w:val="single" w:sz="8" w:space="0" w:color="FF3232" w:themeColor="accent2"/>
        <w:insideV w:val="single" w:sz="8" w:space="0" w:color="FF3232" w:themeColor="accent2"/>
      </w:tblBorders>
    </w:tblPr>
    <w:tcPr>
      <w:shd w:val="clear" w:color="auto" w:fill="FFCCCC" w:themeFill="accent2" w:themeFillTint="3F"/>
    </w:tcPr>
    <w:tblStylePr w:type="firstRow">
      <w:rPr>
        <w:b/>
        <w:bCs/>
        <w:color w:val="181818" w:themeColor="text1"/>
      </w:rPr>
      <w:tblPr/>
      <w:tcPr>
        <w:shd w:val="clear" w:color="auto" w:fill="FFEAEA"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2" w:themeFillTint="33"/>
      </w:tcPr>
    </w:tblStylePr>
    <w:tblStylePr w:type="band1Vert">
      <w:tblPr/>
      <w:tcPr>
        <w:shd w:val="clear" w:color="auto" w:fill="FF9898" w:themeFill="accent2" w:themeFillTint="7F"/>
      </w:tcPr>
    </w:tblStylePr>
    <w:tblStylePr w:type="band1Horz">
      <w:tblPr/>
      <w:tcPr>
        <w:tcBorders>
          <w:insideH w:val="single" w:sz="6" w:space="0" w:color="FF3232" w:themeColor="accent2"/>
          <w:insideV w:val="single" w:sz="6" w:space="0" w:color="FF3232" w:themeColor="accent2"/>
        </w:tcBorders>
        <w:shd w:val="clear" w:color="auto" w:fill="FF9898" w:themeFill="accent2" w:themeFillTint="7F"/>
      </w:tcPr>
    </w:tblStylePr>
    <w:tblStylePr w:type="nwCell">
      <w:tblPr/>
      <w:tcPr>
        <w:shd w:val="clear" w:color="auto" w:fill="F2F2F2"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insideH w:val="single" w:sz="8" w:space="0" w:color="FF8C0A" w:themeColor="accent3"/>
        <w:insideV w:val="single" w:sz="8" w:space="0" w:color="FF8C0A" w:themeColor="accent3"/>
      </w:tblBorders>
    </w:tblPr>
    <w:tcPr>
      <w:shd w:val="clear" w:color="auto" w:fill="FFE2C2" w:themeFill="accent3" w:themeFillTint="3F"/>
    </w:tcPr>
    <w:tblStylePr w:type="firstRow">
      <w:rPr>
        <w:b/>
        <w:bCs/>
        <w:color w:val="181818" w:themeColor="text1"/>
      </w:rPr>
      <w:tblPr/>
      <w:tcPr>
        <w:shd w:val="clear" w:color="auto" w:fill="FFF3E6"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3" w:themeFillTint="33"/>
      </w:tcPr>
    </w:tblStylePr>
    <w:tblStylePr w:type="band1Vert">
      <w:tblPr/>
      <w:tcPr>
        <w:shd w:val="clear" w:color="auto" w:fill="FFC584" w:themeFill="accent3" w:themeFillTint="7F"/>
      </w:tcPr>
    </w:tblStylePr>
    <w:tblStylePr w:type="band1Horz">
      <w:tblPr/>
      <w:tcPr>
        <w:tcBorders>
          <w:insideH w:val="single" w:sz="6" w:space="0" w:color="FF8C0A" w:themeColor="accent3"/>
          <w:insideV w:val="single" w:sz="6" w:space="0" w:color="FF8C0A" w:themeColor="accent3"/>
        </w:tcBorders>
        <w:shd w:val="clear" w:color="auto" w:fill="FFC584" w:themeFill="accent3" w:themeFillTint="7F"/>
      </w:tcPr>
    </w:tblStylePr>
    <w:tblStylePr w:type="nwCell">
      <w:tblPr/>
      <w:tcPr>
        <w:shd w:val="clear" w:color="auto" w:fill="F2F2F2"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2F2F2"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insideH w:val="single" w:sz="8" w:space="0" w:color="0FC373" w:themeColor="accent5"/>
        <w:insideV w:val="single" w:sz="8" w:space="0" w:color="0FC373" w:themeColor="accent5"/>
      </w:tblBorders>
    </w:tblPr>
    <w:tcPr>
      <w:shd w:val="clear" w:color="auto" w:fill="B9F9DD" w:themeFill="accent5" w:themeFillTint="3F"/>
    </w:tcPr>
    <w:tblStylePr w:type="firstRow">
      <w:rPr>
        <w:b/>
        <w:bCs/>
        <w:color w:val="181818" w:themeColor="text1"/>
      </w:rPr>
      <w:tblPr/>
      <w:tcPr>
        <w:shd w:val="clear" w:color="auto" w:fill="E3FDF1"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5" w:themeFillTint="33"/>
      </w:tcPr>
    </w:tblStylePr>
    <w:tblStylePr w:type="band1Vert">
      <w:tblPr/>
      <w:tcPr>
        <w:shd w:val="clear" w:color="auto" w:fill="74F4BA" w:themeFill="accent5" w:themeFillTint="7F"/>
      </w:tcPr>
    </w:tblStylePr>
    <w:tblStylePr w:type="band1Horz">
      <w:tblPr/>
      <w:tcPr>
        <w:tcBorders>
          <w:insideH w:val="single" w:sz="6" w:space="0" w:color="0FC373" w:themeColor="accent5"/>
          <w:insideV w:val="single" w:sz="6" w:space="0" w:color="0FC373" w:themeColor="accent5"/>
        </w:tcBorders>
        <w:shd w:val="clear" w:color="auto" w:fill="74F4BA" w:themeFill="accent5" w:themeFillTint="7F"/>
      </w:tcPr>
    </w:tblStylePr>
    <w:tblStylePr w:type="nwCell">
      <w:tblPr/>
      <w:tcPr>
        <w:shd w:val="clear" w:color="auto" w:fill="F2F2F2"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insideH w:val="single" w:sz="8" w:space="0" w:color="AF78D2" w:themeColor="accent6"/>
        <w:insideV w:val="single" w:sz="8" w:space="0" w:color="AF78D2" w:themeColor="accent6"/>
      </w:tblBorders>
    </w:tblPr>
    <w:tcPr>
      <w:shd w:val="clear" w:color="auto" w:fill="EBDDF3" w:themeFill="accent6" w:themeFillTint="3F"/>
    </w:tcPr>
    <w:tblStylePr w:type="firstRow">
      <w:rPr>
        <w:b/>
        <w:bCs/>
        <w:color w:val="181818" w:themeColor="text1"/>
      </w:rPr>
      <w:tblPr/>
      <w:tcPr>
        <w:shd w:val="clear" w:color="auto" w:fill="F7F1F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6" w:themeFillTint="33"/>
      </w:tcPr>
    </w:tblStylePr>
    <w:tblStylePr w:type="band1Vert">
      <w:tblPr/>
      <w:tcPr>
        <w:shd w:val="clear" w:color="auto" w:fill="D7BBE8" w:themeFill="accent6" w:themeFillTint="7F"/>
      </w:tcPr>
    </w:tblStylePr>
    <w:tblStylePr w:type="band1Horz">
      <w:tblPr/>
      <w:tcPr>
        <w:tcBorders>
          <w:insideH w:val="single" w:sz="6" w:space="0" w:color="AF78D2" w:themeColor="accent6"/>
          <w:insideV w:val="single" w:sz="6" w:space="0" w:color="AF78D2" w:themeColor="accent6"/>
        </w:tcBorders>
        <w:shd w:val="clear" w:color="auto" w:fill="D7BBE8" w:themeFill="accent6" w:themeFillTint="7F"/>
      </w:tcPr>
    </w:tblStylePr>
    <w:tblStylePr w:type="nwCell">
      <w:tblPr/>
      <w:tcPr>
        <w:shd w:val="clear" w:color="auto" w:fill="F2F2F2"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C5C5C5" w:themeFill="text1"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181818" w:themeFill="text1"/>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181818" w:themeFill="text1"/>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181818" w:themeFill="text1"/>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181818" w:themeFill="text1"/>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8B8B8B" w:themeFill="text1"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BCE0FF" w:themeFill="accent1"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0082F0" w:themeFill="accent1"/>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0082F0" w:themeFill="accent1"/>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0082F0" w:themeFill="accent1"/>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0082F0" w:themeFill="accent1"/>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78C1FF" w:themeFill="accent1"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FCCCC" w:themeFill="accent2"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F3232" w:themeFill="accent2"/>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F3232" w:themeFill="accent2"/>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F3232" w:themeFill="accent2"/>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F3232" w:themeFill="accent2"/>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F9898" w:themeFill="accent2"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F9898"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FE2C2" w:themeFill="accent3"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F8C0A" w:themeFill="accent3"/>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F8C0A" w:themeFill="accent3"/>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F8C0A" w:themeFill="accent3"/>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F8C0A" w:themeFill="accent3"/>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FC584" w:themeFill="accent3"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FC584"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DF3CA" w:themeFill="accent4"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AD22D" w:themeFill="accent4"/>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AD22D" w:themeFill="accent4"/>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AD22D" w:themeFill="accent4"/>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AD22D" w:themeFill="accent4"/>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CE896" w:themeFill="accent4"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B9F9DD" w:themeFill="accent5"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0FC373" w:themeFill="accent5"/>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0FC373" w:themeFill="accent5"/>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0FC373" w:themeFill="accent5"/>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0FC373" w:themeFill="accent5"/>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74F4BA" w:themeFill="accent5"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74F4BA"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EBDDF3" w:themeFill="accent6"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AF78D2" w:themeFill="accent6"/>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AF78D2" w:themeFill="accent6"/>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AF78D2" w:themeFill="accent6"/>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AF78D2" w:themeFill="accent6"/>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D7BBE8" w:themeFill="accent6"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D7BBE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242424"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242424"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FF3232" w:themeColor="accent2"/>
        <w:bottom w:val="single" w:sz="8" w:space="0" w:color="FF3232" w:themeColor="accent2"/>
      </w:tblBorders>
    </w:tblPr>
    <w:tblStylePr w:type="firstRow">
      <w:rPr>
        <w:rFonts w:asciiTheme="majorHAnsi" w:eastAsiaTheme="majorEastAsia" w:hAnsiTheme="majorHAnsi" w:cstheme="majorBidi"/>
      </w:rPr>
      <w:tblPr/>
      <w:tcPr>
        <w:tcBorders>
          <w:top w:val="nil"/>
          <w:bottom w:val="single" w:sz="8" w:space="0" w:color="FF3232" w:themeColor="accent2"/>
        </w:tcBorders>
      </w:tcPr>
    </w:tblStylePr>
    <w:tblStylePr w:type="lastRow">
      <w:rPr>
        <w:b/>
        <w:bCs/>
        <w:color w:val="242424" w:themeColor="text2"/>
      </w:rPr>
      <w:tblPr/>
      <w:tcPr>
        <w:tcBorders>
          <w:top w:val="single" w:sz="8" w:space="0" w:color="FF3232" w:themeColor="accent2"/>
          <w:bottom w:val="single" w:sz="8" w:space="0" w:color="FF3232" w:themeColor="accent2"/>
        </w:tcBorders>
      </w:tcPr>
    </w:tblStylePr>
    <w:tblStylePr w:type="firstCol">
      <w:rPr>
        <w:b/>
        <w:bCs/>
      </w:rPr>
    </w:tblStylePr>
    <w:tblStylePr w:type="lastCol">
      <w:rPr>
        <w:b/>
        <w:bCs/>
      </w:rPr>
      <w:tblPr/>
      <w:tcPr>
        <w:tcBorders>
          <w:top w:val="single" w:sz="8" w:space="0" w:color="FF3232" w:themeColor="accent2"/>
          <w:bottom w:val="single" w:sz="8" w:space="0" w:color="FF3232" w:themeColor="accent2"/>
        </w:tcBorders>
      </w:tcPr>
    </w:tblStylePr>
    <w:tblStylePr w:type="band1Vert">
      <w:tblPr/>
      <w:tcPr>
        <w:shd w:val="clear" w:color="auto" w:fill="FFCCCC" w:themeFill="accent2" w:themeFillTint="3F"/>
      </w:tcPr>
    </w:tblStylePr>
    <w:tblStylePr w:type="band1Horz">
      <w:tblPr/>
      <w:tcPr>
        <w:shd w:val="clear" w:color="auto" w:fill="FFCCCC"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FF8C0A" w:themeColor="accent3"/>
        <w:bottom w:val="single" w:sz="8" w:space="0" w:color="FF8C0A" w:themeColor="accent3"/>
      </w:tblBorders>
    </w:tblPr>
    <w:tblStylePr w:type="firstRow">
      <w:rPr>
        <w:rFonts w:asciiTheme="majorHAnsi" w:eastAsiaTheme="majorEastAsia" w:hAnsiTheme="majorHAnsi" w:cstheme="majorBidi"/>
      </w:rPr>
      <w:tblPr/>
      <w:tcPr>
        <w:tcBorders>
          <w:top w:val="nil"/>
          <w:bottom w:val="single" w:sz="8" w:space="0" w:color="FF8C0A" w:themeColor="accent3"/>
        </w:tcBorders>
      </w:tcPr>
    </w:tblStylePr>
    <w:tblStylePr w:type="lastRow">
      <w:rPr>
        <w:b/>
        <w:bCs/>
        <w:color w:val="242424" w:themeColor="text2"/>
      </w:rPr>
      <w:tblPr/>
      <w:tcPr>
        <w:tcBorders>
          <w:top w:val="single" w:sz="8" w:space="0" w:color="FF8C0A" w:themeColor="accent3"/>
          <w:bottom w:val="single" w:sz="8" w:space="0" w:color="FF8C0A" w:themeColor="accent3"/>
        </w:tcBorders>
      </w:tcPr>
    </w:tblStylePr>
    <w:tblStylePr w:type="firstCol">
      <w:rPr>
        <w:b/>
        <w:bCs/>
      </w:rPr>
    </w:tblStylePr>
    <w:tblStylePr w:type="lastCol">
      <w:rPr>
        <w:b/>
        <w:bCs/>
      </w:rPr>
      <w:tblPr/>
      <w:tcPr>
        <w:tcBorders>
          <w:top w:val="single" w:sz="8" w:space="0" w:color="FF8C0A" w:themeColor="accent3"/>
          <w:bottom w:val="single" w:sz="8" w:space="0" w:color="FF8C0A" w:themeColor="accent3"/>
        </w:tcBorders>
      </w:tcPr>
    </w:tblStylePr>
    <w:tblStylePr w:type="band1Vert">
      <w:tblPr/>
      <w:tcPr>
        <w:shd w:val="clear" w:color="auto" w:fill="FFE2C2" w:themeFill="accent3" w:themeFillTint="3F"/>
      </w:tcPr>
    </w:tblStylePr>
    <w:tblStylePr w:type="band1Horz">
      <w:tblPr/>
      <w:tcPr>
        <w:shd w:val="clear" w:color="auto" w:fill="FFE2C2"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242424"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0FC373" w:themeColor="accent5"/>
        <w:bottom w:val="single" w:sz="8" w:space="0" w:color="0FC373" w:themeColor="accent5"/>
      </w:tblBorders>
    </w:tblPr>
    <w:tblStylePr w:type="firstRow">
      <w:rPr>
        <w:rFonts w:asciiTheme="majorHAnsi" w:eastAsiaTheme="majorEastAsia" w:hAnsiTheme="majorHAnsi" w:cstheme="majorBidi"/>
      </w:rPr>
      <w:tblPr/>
      <w:tcPr>
        <w:tcBorders>
          <w:top w:val="nil"/>
          <w:bottom w:val="single" w:sz="8" w:space="0" w:color="0FC373" w:themeColor="accent5"/>
        </w:tcBorders>
      </w:tcPr>
    </w:tblStylePr>
    <w:tblStylePr w:type="lastRow">
      <w:rPr>
        <w:b/>
        <w:bCs/>
        <w:color w:val="242424" w:themeColor="text2"/>
      </w:rPr>
      <w:tblPr/>
      <w:tcPr>
        <w:tcBorders>
          <w:top w:val="single" w:sz="8" w:space="0" w:color="0FC373" w:themeColor="accent5"/>
          <w:bottom w:val="single" w:sz="8" w:space="0" w:color="0FC373" w:themeColor="accent5"/>
        </w:tcBorders>
      </w:tcPr>
    </w:tblStylePr>
    <w:tblStylePr w:type="firstCol">
      <w:rPr>
        <w:b/>
        <w:bCs/>
      </w:rPr>
    </w:tblStylePr>
    <w:tblStylePr w:type="lastCol">
      <w:rPr>
        <w:b/>
        <w:bCs/>
      </w:rPr>
      <w:tblPr/>
      <w:tcPr>
        <w:tcBorders>
          <w:top w:val="single" w:sz="8" w:space="0" w:color="0FC373" w:themeColor="accent5"/>
          <w:bottom w:val="single" w:sz="8" w:space="0" w:color="0FC373" w:themeColor="accent5"/>
        </w:tcBorders>
      </w:tcPr>
    </w:tblStylePr>
    <w:tblStylePr w:type="band1Vert">
      <w:tblPr/>
      <w:tcPr>
        <w:shd w:val="clear" w:color="auto" w:fill="B9F9DD" w:themeFill="accent5" w:themeFillTint="3F"/>
      </w:tcPr>
    </w:tblStylePr>
    <w:tblStylePr w:type="band1Horz">
      <w:tblPr/>
      <w:tcPr>
        <w:shd w:val="clear" w:color="auto" w:fill="B9F9DD"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AF78D2" w:themeColor="accent6"/>
        <w:bottom w:val="single" w:sz="8" w:space="0" w:color="AF78D2" w:themeColor="accent6"/>
      </w:tblBorders>
    </w:tblPr>
    <w:tblStylePr w:type="firstRow">
      <w:rPr>
        <w:rFonts w:asciiTheme="majorHAnsi" w:eastAsiaTheme="majorEastAsia" w:hAnsiTheme="majorHAnsi" w:cstheme="majorBidi"/>
      </w:rPr>
      <w:tblPr/>
      <w:tcPr>
        <w:tcBorders>
          <w:top w:val="nil"/>
          <w:bottom w:val="single" w:sz="8" w:space="0" w:color="AF78D2" w:themeColor="accent6"/>
        </w:tcBorders>
      </w:tcPr>
    </w:tblStylePr>
    <w:tblStylePr w:type="lastRow">
      <w:rPr>
        <w:b/>
        <w:bCs/>
        <w:color w:val="242424" w:themeColor="text2"/>
      </w:rPr>
      <w:tblPr/>
      <w:tcPr>
        <w:tcBorders>
          <w:top w:val="single" w:sz="8" w:space="0" w:color="AF78D2" w:themeColor="accent6"/>
          <w:bottom w:val="single" w:sz="8" w:space="0" w:color="AF78D2" w:themeColor="accent6"/>
        </w:tcBorders>
      </w:tcPr>
    </w:tblStylePr>
    <w:tblStylePr w:type="firstCol">
      <w:rPr>
        <w:b/>
        <w:bCs/>
      </w:rPr>
    </w:tblStylePr>
    <w:tblStylePr w:type="lastCol">
      <w:rPr>
        <w:b/>
        <w:bCs/>
      </w:rPr>
      <w:tblPr/>
      <w:tcPr>
        <w:tcBorders>
          <w:top w:val="single" w:sz="8" w:space="0" w:color="AF78D2" w:themeColor="accent6"/>
          <w:bottom w:val="single" w:sz="8" w:space="0" w:color="AF78D2" w:themeColor="accent6"/>
        </w:tcBorders>
      </w:tcPr>
    </w:tblStylePr>
    <w:tblStylePr w:type="band1Vert">
      <w:tblPr/>
      <w:tcPr>
        <w:shd w:val="clear" w:color="auto" w:fill="EBDDF3" w:themeFill="accent6" w:themeFillTint="3F"/>
      </w:tcPr>
    </w:tblStylePr>
    <w:tblStylePr w:type="band1Horz">
      <w:tblPr/>
      <w:tcPr>
        <w:shd w:val="clear" w:color="auto" w:fill="EBDDF3"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181818" w:themeColor="text1"/>
          <w:insideH w:val="nil"/>
          <w:insideV w:val="nil"/>
        </w:tcBorders>
        <w:shd w:val="clear" w:color="auto" w:fill="F2F2F2" w:themeFill="background1"/>
      </w:tcPr>
    </w:tblStylePr>
    <w:tblStylePr w:type="lastCol">
      <w:tblPr/>
      <w:tcPr>
        <w:tcBorders>
          <w:top w:val="nil"/>
          <w:left w:val="single" w:sz="8" w:space="0" w:color="181818" w:themeColor="text1"/>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0082F0" w:themeColor="accent1"/>
          <w:insideH w:val="nil"/>
          <w:insideV w:val="nil"/>
        </w:tcBorders>
        <w:shd w:val="clear" w:color="auto" w:fill="F2F2F2" w:themeFill="background1"/>
      </w:tcPr>
    </w:tblStylePr>
    <w:tblStylePr w:type="lastCol">
      <w:tblPr/>
      <w:tcPr>
        <w:tcBorders>
          <w:top w:val="nil"/>
          <w:left w:val="single" w:sz="8" w:space="0" w:color="0082F0" w:themeColor="accent1"/>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tblBorders>
    </w:tblPr>
    <w:tblStylePr w:type="firstRow">
      <w:rPr>
        <w:sz w:val="24"/>
        <w:szCs w:val="24"/>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F3232" w:themeColor="accent2"/>
          <w:insideH w:val="nil"/>
          <w:insideV w:val="nil"/>
        </w:tcBorders>
        <w:shd w:val="clear" w:color="auto" w:fill="F2F2F2" w:themeFill="background1"/>
      </w:tcPr>
    </w:tblStylePr>
    <w:tblStylePr w:type="lastCol">
      <w:tblPr/>
      <w:tcPr>
        <w:tcBorders>
          <w:top w:val="nil"/>
          <w:left w:val="single" w:sz="8" w:space="0" w:color="FF3232" w:themeColor="accent2"/>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FCCCC" w:themeFill="accent2" w:themeFillTint="3F"/>
      </w:tcPr>
    </w:tblStylePr>
    <w:tblStylePr w:type="band1Horz">
      <w:tblPr/>
      <w:tcPr>
        <w:tcBorders>
          <w:top w:val="nil"/>
          <w:bottom w:val="nil"/>
          <w:insideH w:val="nil"/>
          <w:insideV w:val="nil"/>
        </w:tcBorders>
        <w:shd w:val="clear" w:color="auto" w:fill="FFCCCC" w:themeFill="accent2"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tblBorders>
    </w:tblPr>
    <w:tblStylePr w:type="firstRow">
      <w:rPr>
        <w:sz w:val="24"/>
        <w:szCs w:val="24"/>
      </w:rPr>
      <w:tblPr/>
      <w:tcPr>
        <w:tcBorders>
          <w:top w:val="nil"/>
          <w:left w:val="nil"/>
          <w:bottom w:val="single" w:sz="24" w:space="0" w:color="FF8C0A" w:themeColor="accent3"/>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F8C0A" w:themeColor="accent3"/>
          <w:insideH w:val="nil"/>
          <w:insideV w:val="nil"/>
        </w:tcBorders>
        <w:shd w:val="clear" w:color="auto" w:fill="F2F2F2" w:themeFill="background1"/>
      </w:tcPr>
    </w:tblStylePr>
    <w:tblStylePr w:type="lastCol">
      <w:tblPr/>
      <w:tcPr>
        <w:tcBorders>
          <w:top w:val="nil"/>
          <w:left w:val="single" w:sz="8" w:space="0" w:color="FF8C0A" w:themeColor="accent3"/>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FE2C2" w:themeFill="accent3" w:themeFillTint="3F"/>
      </w:tcPr>
    </w:tblStylePr>
    <w:tblStylePr w:type="band1Horz">
      <w:tblPr/>
      <w:tcPr>
        <w:tcBorders>
          <w:top w:val="nil"/>
          <w:bottom w:val="nil"/>
          <w:insideH w:val="nil"/>
          <w:insideV w:val="nil"/>
        </w:tcBorders>
        <w:shd w:val="clear" w:color="auto" w:fill="FFE2C2" w:themeFill="accent3"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AD22D" w:themeColor="accent4"/>
          <w:insideH w:val="nil"/>
          <w:insideV w:val="nil"/>
        </w:tcBorders>
        <w:shd w:val="clear" w:color="auto" w:fill="F2F2F2" w:themeFill="background1"/>
      </w:tcPr>
    </w:tblStylePr>
    <w:tblStylePr w:type="lastCol">
      <w:tblPr/>
      <w:tcPr>
        <w:tcBorders>
          <w:top w:val="nil"/>
          <w:left w:val="single" w:sz="8" w:space="0" w:color="FAD22D" w:themeColor="accent4"/>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tblBorders>
    </w:tblPr>
    <w:tblStylePr w:type="firstRow">
      <w:rPr>
        <w:sz w:val="24"/>
        <w:szCs w:val="24"/>
      </w:rPr>
      <w:tblPr/>
      <w:tcPr>
        <w:tcBorders>
          <w:top w:val="nil"/>
          <w:left w:val="nil"/>
          <w:bottom w:val="single" w:sz="24" w:space="0" w:color="0FC373" w:themeColor="accent5"/>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0FC373" w:themeColor="accent5"/>
          <w:insideH w:val="nil"/>
          <w:insideV w:val="nil"/>
        </w:tcBorders>
        <w:shd w:val="clear" w:color="auto" w:fill="F2F2F2" w:themeFill="background1"/>
      </w:tcPr>
    </w:tblStylePr>
    <w:tblStylePr w:type="lastCol">
      <w:tblPr/>
      <w:tcPr>
        <w:tcBorders>
          <w:top w:val="nil"/>
          <w:left w:val="single" w:sz="8" w:space="0" w:color="0FC373" w:themeColor="accent5"/>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B9F9DD" w:themeFill="accent5" w:themeFillTint="3F"/>
      </w:tcPr>
    </w:tblStylePr>
    <w:tblStylePr w:type="band1Horz">
      <w:tblPr/>
      <w:tcPr>
        <w:tcBorders>
          <w:top w:val="nil"/>
          <w:bottom w:val="nil"/>
          <w:insideH w:val="nil"/>
          <w:insideV w:val="nil"/>
        </w:tcBorders>
        <w:shd w:val="clear" w:color="auto" w:fill="B9F9DD" w:themeFill="accent5"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tblBorders>
    </w:tblPr>
    <w:tblStylePr w:type="firstRow">
      <w:rPr>
        <w:sz w:val="24"/>
        <w:szCs w:val="24"/>
      </w:rPr>
      <w:tblPr/>
      <w:tcPr>
        <w:tcBorders>
          <w:top w:val="nil"/>
          <w:left w:val="nil"/>
          <w:bottom w:val="single" w:sz="24" w:space="0" w:color="AF78D2" w:themeColor="accent6"/>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AF78D2" w:themeColor="accent6"/>
          <w:insideH w:val="nil"/>
          <w:insideV w:val="nil"/>
        </w:tcBorders>
        <w:shd w:val="clear" w:color="auto" w:fill="F2F2F2" w:themeFill="background1"/>
      </w:tcPr>
    </w:tblStylePr>
    <w:tblStylePr w:type="lastCol">
      <w:tblPr/>
      <w:tcPr>
        <w:tcBorders>
          <w:top w:val="nil"/>
          <w:left w:val="single" w:sz="8" w:space="0" w:color="AF78D2" w:themeColor="accent6"/>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EBDDF3" w:themeFill="accent6" w:themeFillTint="3F"/>
      </w:tcPr>
    </w:tblStylePr>
    <w:tblStylePr w:type="band1Horz">
      <w:tblPr/>
      <w:tcPr>
        <w:tcBorders>
          <w:top w:val="nil"/>
          <w:bottom w:val="nil"/>
          <w:insideH w:val="nil"/>
          <w:insideV w:val="nil"/>
        </w:tcBorders>
        <w:shd w:val="clear" w:color="auto" w:fill="EBDDF3" w:themeFill="accent6"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2F2F2"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2F2F2"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single" w:sz="8" w:space="0" w:color="FF6565" w:themeColor="accent2" w:themeTint="BF"/>
      </w:tblBorders>
    </w:tblPr>
    <w:tblStylePr w:type="firstRow">
      <w:pPr>
        <w:spacing w:before="0" w:after="0" w:line="240" w:lineRule="auto"/>
      </w:pPr>
      <w:rPr>
        <w:b/>
        <w:bCs/>
        <w:color w:val="F2F2F2" w:themeColor="background1"/>
      </w:rPr>
      <w:tblPr/>
      <w:tcPr>
        <w:tc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nil"/>
          <w:insideV w:val="nil"/>
        </w:tcBorders>
        <w:shd w:val="clear" w:color="auto" w:fill="FF3232" w:themeFill="accent2"/>
      </w:tcPr>
    </w:tblStylePr>
    <w:tblStylePr w:type="lastRow">
      <w:pPr>
        <w:spacing w:before="0" w:after="0" w:line="240" w:lineRule="auto"/>
      </w:pPr>
      <w:rPr>
        <w:b/>
        <w:bCs/>
      </w:rPr>
      <w:tblPr/>
      <w:tcPr>
        <w:tcBorders>
          <w:top w:val="double" w:sz="6"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2" w:themeFillTint="3F"/>
      </w:tcPr>
    </w:tblStylePr>
    <w:tblStylePr w:type="band1Horz">
      <w:tblPr/>
      <w:tcPr>
        <w:tcBorders>
          <w:insideH w:val="nil"/>
          <w:insideV w:val="nil"/>
        </w:tcBorders>
        <w:shd w:val="clear" w:color="auto" w:fill="FFCC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single" w:sz="8" w:space="0" w:color="FFA847" w:themeColor="accent3" w:themeTint="BF"/>
      </w:tblBorders>
    </w:tblPr>
    <w:tblStylePr w:type="firstRow">
      <w:pPr>
        <w:spacing w:before="0" w:after="0" w:line="240" w:lineRule="auto"/>
      </w:pPr>
      <w:rPr>
        <w:b/>
        <w:bCs/>
        <w:color w:val="F2F2F2" w:themeColor="background1"/>
      </w:rPr>
      <w:tblPr/>
      <w:tcPr>
        <w:tc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nil"/>
          <w:insideV w:val="nil"/>
        </w:tcBorders>
        <w:shd w:val="clear" w:color="auto" w:fill="FF8C0A" w:themeFill="accent3"/>
      </w:tcPr>
    </w:tblStylePr>
    <w:tblStylePr w:type="lastRow">
      <w:pPr>
        <w:spacing w:before="0" w:after="0" w:line="240" w:lineRule="auto"/>
      </w:pPr>
      <w:rPr>
        <w:b/>
        <w:bCs/>
      </w:rPr>
      <w:tblPr/>
      <w:tcPr>
        <w:tcBorders>
          <w:top w:val="double" w:sz="6"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3" w:themeFillTint="3F"/>
      </w:tcPr>
    </w:tblStylePr>
    <w:tblStylePr w:type="band1Horz">
      <w:tblPr/>
      <w:tcPr>
        <w:tcBorders>
          <w:insideH w:val="nil"/>
          <w:insideV w:val="nil"/>
        </w:tcBorders>
        <w:shd w:val="clear" w:color="auto" w:fill="FFE2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2F2F2"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single" w:sz="8" w:space="0" w:color="2EEF98" w:themeColor="accent5" w:themeTint="BF"/>
      </w:tblBorders>
    </w:tblPr>
    <w:tblStylePr w:type="firstRow">
      <w:pPr>
        <w:spacing w:before="0" w:after="0" w:line="240" w:lineRule="auto"/>
      </w:pPr>
      <w:rPr>
        <w:b/>
        <w:bCs/>
        <w:color w:val="F2F2F2" w:themeColor="background1"/>
      </w:rPr>
      <w:tblPr/>
      <w:tcPr>
        <w:tc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nil"/>
          <w:insideV w:val="nil"/>
        </w:tcBorders>
        <w:shd w:val="clear" w:color="auto" w:fill="0FC373" w:themeFill="accent5"/>
      </w:tcPr>
    </w:tblStylePr>
    <w:tblStylePr w:type="lastRow">
      <w:pPr>
        <w:spacing w:before="0" w:after="0" w:line="240" w:lineRule="auto"/>
      </w:pPr>
      <w:rPr>
        <w:b/>
        <w:bCs/>
      </w:rPr>
      <w:tblPr/>
      <w:tcPr>
        <w:tcBorders>
          <w:top w:val="double" w:sz="6"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5" w:themeFillTint="3F"/>
      </w:tcPr>
    </w:tblStylePr>
    <w:tblStylePr w:type="band1Horz">
      <w:tblPr/>
      <w:tcPr>
        <w:tcBorders>
          <w:insideH w:val="nil"/>
          <w:insideV w:val="nil"/>
        </w:tcBorders>
        <w:shd w:val="clear" w:color="auto" w:fill="B9F9D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single" w:sz="8" w:space="0" w:color="C299DD" w:themeColor="accent6" w:themeTint="BF"/>
      </w:tblBorders>
    </w:tblPr>
    <w:tblStylePr w:type="firstRow">
      <w:pPr>
        <w:spacing w:before="0" w:after="0" w:line="240" w:lineRule="auto"/>
      </w:pPr>
      <w:rPr>
        <w:b/>
        <w:bCs/>
        <w:color w:val="F2F2F2" w:themeColor="background1"/>
      </w:rPr>
      <w:tblPr/>
      <w:tcPr>
        <w:tc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nil"/>
          <w:insideV w:val="nil"/>
        </w:tcBorders>
        <w:shd w:val="clear" w:color="auto" w:fill="AF78D2" w:themeFill="accent6"/>
      </w:tcPr>
    </w:tblStylePr>
    <w:tblStylePr w:type="lastRow">
      <w:pPr>
        <w:spacing w:before="0" w:after="0" w:line="240" w:lineRule="auto"/>
      </w:pPr>
      <w:rPr>
        <w:b/>
        <w:bCs/>
      </w:rPr>
      <w:tblPr/>
      <w:tcPr>
        <w:tcBorders>
          <w:top w:val="double" w:sz="6"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6" w:themeFillTint="3F"/>
      </w:tcPr>
    </w:tblStylePr>
    <w:tblStylePr w:type="band1Horz">
      <w:tblPr/>
      <w:tcPr>
        <w:tcBorders>
          <w:insideH w:val="nil"/>
          <w:insideV w:val="nil"/>
        </w:tcBorders>
        <w:shd w:val="clear" w:color="auto" w:fill="EBDDF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181818" w:themeFill="text1"/>
      </w:tcPr>
    </w:tblStylePr>
    <w:tblStylePr w:type="lastCol">
      <w:rPr>
        <w:b/>
        <w:bCs/>
        <w:color w:val="F2F2F2"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2F2F2"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F32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F3232" w:themeFill="accent2"/>
      </w:tcPr>
    </w:tblStylePr>
    <w:tblStylePr w:type="lastCol">
      <w:rPr>
        <w:b/>
        <w:bCs/>
        <w:color w:val="F2F2F2" w:themeColor="background1"/>
      </w:rPr>
      <w:tblPr/>
      <w:tcPr>
        <w:tcBorders>
          <w:left w:val="nil"/>
          <w:right w:val="nil"/>
          <w:insideH w:val="nil"/>
          <w:insideV w:val="nil"/>
        </w:tcBorders>
        <w:shd w:val="clear" w:color="auto" w:fill="FF3232" w:themeFill="accent2"/>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F8C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F8C0A" w:themeFill="accent3"/>
      </w:tcPr>
    </w:tblStylePr>
    <w:tblStylePr w:type="lastCol">
      <w:rPr>
        <w:b/>
        <w:bCs/>
        <w:color w:val="F2F2F2" w:themeColor="background1"/>
      </w:rPr>
      <w:tblPr/>
      <w:tcPr>
        <w:tcBorders>
          <w:left w:val="nil"/>
          <w:right w:val="nil"/>
          <w:insideH w:val="nil"/>
          <w:insideV w:val="nil"/>
        </w:tcBorders>
        <w:shd w:val="clear" w:color="auto" w:fill="FF8C0A" w:themeFill="accent3"/>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2F2F2"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0FC37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0FC373" w:themeFill="accent5"/>
      </w:tcPr>
    </w:tblStylePr>
    <w:tblStylePr w:type="lastCol">
      <w:rPr>
        <w:b/>
        <w:bCs/>
        <w:color w:val="F2F2F2" w:themeColor="background1"/>
      </w:rPr>
      <w:tblPr/>
      <w:tcPr>
        <w:tcBorders>
          <w:left w:val="nil"/>
          <w:right w:val="nil"/>
          <w:insideH w:val="nil"/>
          <w:insideV w:val="nil"/>
        </w:tcBorders>
        <w:shd w:val="clear" w:color="auto" w:fill="0FC373" w:themeFill="accent5"/>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AF78D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AF78D2" w:themeFill="accent6"/>
      </w:tcPr>
    </w:tblStylePr>
    <w:tblStylePr w:type="lastCol">
      <w:rPr>
        <w:b/>
        <w:bCs/>
        <w:color w:val="F2F2F2" w:themeColor="background1"/>
      </w:rPr>
      <w:tblPr/>
      <w:tcPr>
        <w:tcBorders>
          <w:left w:val="nil"/>
          <w:right w:val="nil"/>
          <w:insideH w:val="nil"/>
          <w:insideV w:val="nil"/>
        </w:tcBorders>
        <w:shd w:val="clear" w:color="auto" w:fill="AF78D2" w:themeFill="accent6"/>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rsid w:val="00D27ABD"/>
    <w:rPr>
      <w:color w:val="2B579A"/>
      <w:shd w:val="clear" w:color="auto" w:fill="E1DFDD"/>
      <w:lang w:val="en-US"/>
    </w:rPr>
  </w:style>
  <w:style w:type="paragraph" w:styleId="MessageHeader">
    <w:name w:val="Message Header"/>
    <w:basedOn w:val="Normal"/>
    <w:link w:val="MessageHeaderChar"/>
    <w:uiPriority w:val="99"/>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rsid w:val="00D27ABD"/>
  </w:style>
  <w:style w:type="character" w:customStyle="1" w:styleId="NoteHeadingChar">
    <w:name w:val="Note Heading Char"/>
    <w:basedOn w:val="DefaultParagraphFont"/>
    <w:link w:val="NoteHeading"/>
    <w:uiPriority w:val="99"/>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5B5B5" w:themeColor="background1" w:themeShade="BF"/>
        <w:left w:val="single" w:sz="4" w:space="0" w:color="B5B5B5" w:themeColor="background1" w:themeShade="BF"/>
        <w:bottom w:val="single" w:sz="4" w:space="0" w:color="B5B5B5" w:themeColor="background1" w:themeShade="BF"/>
        <w:right w:val="single" w:sz="4" w:space="0" w:color="B5B5B5" w:themeColor="background1" w:themeShade="BF"/>
        <w:insideH w:val="single" w:sz="4" w:space="0" w:color="B5B5B5" w:themeColor="background1" w:themeShade="BF"/>
        <w:insideV w:val="single" w:sz="4" w:space="0" w:color="B5B5B5" w:themeColor="background1" w:themeShade="BF"/>
      </w:tblBorders>
    </w:tblPr>
    <w:tblStylePr w:type="firstRow">
      <w:rPr>
        <w:b/>
        <w:bCs/>
      </w:rPr>
    </w:tblStylePr>
    <w:tblStylePr w:type="lastRow">
      <w:rPr>
        <w:b/>
        <w:bCs/>
      </w:rPr>
      <w:tblPr/>
      <w:tcPr>
        <w:tcBorders>
          <w:top w:val="double" w:sz="4" w:space="0" w:color="B5B5B5" w:themeColor="background1" w:themeShade="BF"/>
        </w:tcBorders>
      </w:tcPr>
    </w:tblStylePr>
    <w:tblStylePr w:type="firstCol">
      <w:rPr>
        <w:b/>
        <w:bCs/>
      </w:rPr>
    </w:tblStylePr>
    <w:tblStylePr w:type="lastCol">
      <w:rPr>
        <w:b/>
        <w:bCs/>
      </w:r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2F2F2" w:themeFill="background1"/>
      </w:tc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rsid w:val="00D27ABD"/>
    <w:rPr>
      <w:rFonts w:ascii="Consolas" w:hAnsi="Consolas"/>
      <w:sz w:val="21"/>
      <w:szCs w:val="21"/>
    </w:rPr>
  </w:style>
  <w:style w:type="character" w:customStyle="1" w:styleId="PlainTextChar">
    <w:name w:val="Plain Text Char"/>
    <w:basedOn w:val="DefaultParagraphFont"/>
    <w:link w:val="PlainText"/>
    <w:uiPriority w:val="99"/>
    <w:rsid w:val="00822F74"/>
    <w:rPr>
      <w:rFonts w:ascii="Consolas" w:hAnsi="Consolas"/>
      <w:sz w:val="21"/>
      <w:szCs w:val="21"/>
      <w:lang w:val="en-US"/>
    </w:rPr>
  </w:style>
  <w:style w:type="paragraph" w:styleId="Salutation">
    <w:name w:val="Salutation"/>
    <w:basedOn w:val="Normal"/>
    <w:next w:val="Normal"/>
    <w:link w:val="SalutationChar"/>
    <w:uiPriority w:val="99"/>
    <w:rsid w:val="00D27ABD"/>
  </w:style>
  <w:style w:type="character" w:customStyle="1" w:styleId="SalutationChar">
    <w:name w:val="Salutation Char"/>
    <w:basedOn w:val="DefaultParagraphFont"/>
    <w:link w:val="Salutation"/>
    <w:uiPriority w:val="99"/>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5B5B5" w:themeColor="background1" w:themeShade="BF"/>
        <w:left w:val="single" w:sz="4" w:space="0" w:color="B5B5B5" w:themeColor="background1" w:themeShade="BF"/>
        <w:bottom w:val="single" w:sz="4" w:space="0" w:color="B5B5B5" w:themeColor="background1" w:themeShade="BF"/>
        <w:right w:val="single" w:sz="4" w:space="0" w:color="B5B5B5" w:themeColor="background1" w:themeShade="BF"/>
        <w:insideH w:val="single" w:sz="4" w:space="0" w:color="B5B5B5" w:themeColor="background1" w:themeShade="BF"/>
        <w:insideV w:val="single" w:sz="4" w:space="0" w:color="B5B5B5"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unhideWhenUsed/>
    <w:rsid w:val="00D27ABD"/>
    <w:rPr>
      <w:color w:val="605E5C"/>
      <w:shd w:val="clear" w:color="auto" w:fill="E1DFDD"/>
      <w:lang w:val="en-US"/>
    </w:rPr>
  </w:style>
  <w:style w:type="paragraph" w:customStyle="1" w:styleId="Heading">
    <w:name w:val="Heading"/>
    <w:basedOn w:val="Normal"/>
    <w:next w:val="Normal"/>
    <w:link w:val="HeadingChar"/>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uiPriority w:val="99"/>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99"/>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33"/>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34"/>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99"/>
    <w:rsid w:val="00560FD0"/>
    <w:pPr>
      <w:numPr>
        <w:numId w:val="23"/>
      </w:numPr>
      <w:spacing w:after="0"/>
    </w:pPr>
    <w:rPr>
      <w:rFonts w:eastAsia="Times New Roman" w:cs="Times New Roman"/>
      <w:szCs w:val="20"/>
      <w:lang w:val="en-US"/>
    </w:rPr>
  </w:style>
  <w:style w:type="paragraph" w:customStyle="1" w:styleId="ListBullet2wide">
    <w:name w:val="List Bullet 2 (wide)"/>
    <w:uiPriority w:val="99"/>
    <w:rsid w:val="00560FD0"/>
    <w:pPr>
      <w:numPr>
        <w:numId w:val="24"/>
      </w:numPr>
    </w:pPr>
    <w:rPr>
      <w:rFonts w:eastAsia="Times New Roman" w:cs="Times New Roman"/>
      <w:szCs w:val="20"/>
      <w:lang w:val="en-US"/>
    </w:rPr>
  </w:style>
  <w:style w:type="paragraph" w:customStyle="1" w:styleId="TableStyle">
    <w:name w:val="TableStyle"/>
    <w:link w:val="TableStyleChar"/>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99"/>
    <w:rsid w:val="0076781E"/>
    <w:pPr>
      <w:ind w:left="0"/>
    </w:pPr>
    <w:rPr>
      <w:u w:val="single"/>
    </w:rPr>
  </w:style>
  <w:style w:type="paragraph" w:customStyle="1" w:styleId="Term-list">
    <w:name w:val="Term-list"/>
    <w:uiPriority w:val="99"/>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99"/>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99"/>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99"/>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26"/>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27"/>
      </w:numPr>
      <w:tabs>
        <w:tab w:val="clear" w:pos="7768"/>
      </w:tabs>
    </w:pPr>
  </w:style>
  <w:style w:type="paragraph" w:customStyle="1" w:styleId="Listabcdoublelinewide">
    <w:name w:val="List abc double line (wide)"/>
    <w:basedOn w:val="Normal"/>
    <w:uiPriority w:val="99"/>
    <w:rsid w:val="000E0F11"/>
    <w:pPr>
      <w:numPr>
        <w:numId w:val="29"/>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99"/>
    <w:rsid w:val="000E0F11"/>
    <w:pPr>
      <w:numPr>
        <w:numId w:val="30"/>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99"/>
    <w:rsid w:val="000E0F11"/>
    <w:pPr>
      <w:numPr>
        <w:numId w:val="31"/>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99"/>
    <w:rsid w:val="000E0F11"/>
    <w:pPr>
      <w:numPr>
        <w:numId w:val="32"/>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99"/>
    <w:rsid w:val="00911808"/>
  </w:style>
  <w:style w:type="paragraph" w:customStyle="1" w:styleId="CaptionFigure">
    <w:name w:val="CaptionFigure"/>
    <w:basedOn w:val="CaptionEquation"/>
    <w:next w:val="Normal"/>
    <w:uiPriority w:val="99"/>
    <w:rsid w:val="00911808"/>
  </w:style>
  <w:style w:type="paragraph" w:customStyle="1" w:styleId="CaptionTable">
    <w:name w:val="CaptionTable"/>
    <w:basedOn w:val="CaptionFigure"/>
    <w:next w:val="Normal"/>
    <w:uiPriority w:val="99"/>
    <w:rsid w:val="00911808"/>
  </w:style>
  <w:style w:type="character" w:styleId="SmartLink">
    <w:name w:val="Smart Link"/>
    <w:basedOn w:val="DefaultParagraphFont"/>
    <w:uiPriority w:val="99"/>
    <w:semiHidden/>
    <w:unhideWhenUsed/>
    <w:rsid w:val="00787597"/>
    <w:rPr>
      <w:color w:val="0000FF"/>
      <w:u w:val="single"/>
      <w:shd w:val="clear" w:color="auto" w:fill="F3F2F1"/>
    </w:rPr>
  </w:style>
  <w:style w:type="paragraph" w:customStyle="1" w:styleId="DocumentTitle">
    <w:name w:val="Document Title"/>
    <w:uiPriority w:val="99"/>
    <w:rsid w:val="00FF6052"/>
    <w:pPr>
      <w:spacing w:after="0"/>
      <w:ind w:left="2552"/>
    </w:pPr>
    <w:rPr>
      <w:rFonts w:eastAsia="Times New Roman" w:cs="Times New Roman"/>
      <w:noProof/>
      <w:szCs w:val="20"/>
      <w:u w:val="single"/>
      <w:lang w:val="en-US"/>
    </w:rPr>
  </w:style>
  <w:style w:type="paragraph" w:customStyle="1" w:styleId="NoSpellcheck">
    <w:name w:val="NoSpellcheck"/>
    <w:uiPriority w:val="99"/>
    <w:rsid w:val="00FF6052"/>
    <w:pPr>
      <w:spacing w:after="0"/>
    </w:pPr>
    <w:rPr>
      <w:rFonts w:eastAsia="Times New Roman" w:cs="Times New Roman"/>
      <w:noProof/>
      <w:sz w:val="12"/>
      <w:szCs w:val="20"/>
      <w:lang w:val="en-US"/>
    </w:rPr>
  </w:style>
  <w:style w:type="paragraph" w:customStyle="1" w:styleId="Contents">
    <w:name w:val="Contents"/>
    <w:next w:val="Text"/>
    <w:uiPriority w:val="99"/>
    <w:rsid w:val="00FF6052"/>
    <w:pPr>
      <w:spacing w:before="360" w:after="120"/>
      <w:ind w:left="2551"/>
    </w:pPr>
    <w:rPr>
      <w:rFonts w:eastAsia="Times New Roman" w:cs="Times New Roman"/>
      <w:b/>
      <w:noProof/>
      <w:szCs w:val="20"/>
      <w:lang w:val="en-US"/>
    </w:rPr>
  </w:style>
  <w:style w:type="paragraph" w:customStyle="1" w:styleId="ProgramStyle">
    <w:name w:val="ProgramStyle"/>
    <w:next w:val="BodyText"/>
    <w:uiPriority w:val="99"/>
    <w:rsid w:val="00FF6052"/>
    <w:pPr>
      <w:spacing w:after="0"/>
      <w:ind w:left="2552"/>
    </w:pPr>
    <w:rPr>
      <w:rFonts w:ascii="Courier New" w:eastAsia="Times New Roman" w:hAnsi="Courier New" w:cs="Times New Roman"/>
      <w:sz w:val="16"/>
      <w:szCs w:val="20"/>
      <w:lang w:val="en-US"/>
    </w:rPr>
  </w:style>
  <w:style w:type="paragraph" w:customStyle="1" w:styleId="Listabcsingleline">
    <w:name w:val="List abc single line"/>
    <w:uiPriority w:val="99"/>
    <w:rsid w:val="00FF6052"/>
    <w:pPr>
      <w:numPr>
        <w:numId w:val="38"/>
      </w:numPr>
      <w:spacing w:after="0"/>
      <w:ind w:left="2921" w:hanging="369"/>
    </w:pPr>
    <w:rPr>
      <w:rFonts w:eastAsia="Times New Roman" w:cs="Times New Roman"/>
      <w:szCs w:val="20"/>
      <w:lang w:val="en-US"/>
    </w:rPr>
  </w:style>
  <w:style w:type="paragraph" w:customStyle="1" w:styleId="Listabcdoubleline">
    <w:name w:val="List abc double line"/>
    <w:uiPriority w:val="99"/>
    <w:rsid w:val="00FF6052"/>
    <w:pPr>
      <w:numPr>
        <w:numId w:val="39"/>
      </w:numPr>
      <w:spacing w:before="220" w:after="0"/>
      <w:ind w:left="2921" w:hanging="369"/>
    </w:pPr>
    <w:rPr>
      <w:rFonts w:eastAsia="Times New Roman" w:cs="Times New Roman"/>
      <w:szCs w:val="20"/>
      <w:lang w:val="en-US"/>
    </w:rPr>
  </w:style>
  <w:style w:type="paragraph" w:customStyle="1" w:styleId="Listnumbersingleline">
    <w:name w:val="List number single line"/>
    <w:uiPriority w:val="99"/>
    <w:rsid w:val="00FF6052"/>
    <w:pPr>
      <w:numPr>
        <w:numId w:val="42"/>
      </w:numPr>
      <w:spacing w:after="0"/>
      <w:ind w:left="2921" w:hanging="369"/>
    </w:pPr>
    <w:rPr>
      <w:rFonts w:eastAsia="Times New Roman" w:cs="Times New Roman"/>
      <w:szCs w:val="20"/>
      <w:lang w:val="en-US"/>
    </w:rPr>
  </w:style>
  <w:style w:type="paragraph" w:customStyle="1" w:styleId="Listnumberdoubleline">
    <w:name w:val="List number double line"/>
    <w:rsid w:val="00FF6052"/>
    <w:pPr>
      <w:numPr>
        <w:numId w:val="43"/>
      </w:numPr>
      <w:spacing w:before="240" w:after="0"/>
      <w:ind w:left="2921" w:hanging="369"/>
    </w:pPr>
    <w:rPr>
      <w:rFonts w:eastAsia="Times New Roman" w:cs="Times New Roman"/>
      <w:szCs w:val="20"/>
      <w:lang w:val="en-US"/>
    </w:rPr>
  </w:style>
  <w:style w:type="paragraph" w:customStyle="1" w:styleId="CaptionWide">
    <w:name w:val="Caption (Wide)"/>
    <w:uiPriority w:val="99"/>
    <w:rsid w:val="00FF6052"/>
    <w:pPr>
      <w:spacing w:before="120" w:after="60"/>
      <w:ind w:left="2438" w:hanging="1134"/>
    </w:pPr>
    <w:rPr>
      <w:rFonts w:ascii="Arial" w:eastAsia="Times New Roman" w:hAnsi="Arial" w:cs="Times New Roman"/>
      <w:sz w:val="20"/>
      <w:szCs w:val="20"/>
      <w:lang w:val="en-US"/>
    </w:rPr>
  </w:style>
  <w:style w:type="paragraph" w:customStyle="1" w:styleId="Appendix">
    <w:name w:val="Appendix"/>
    <w:basedOn w:val="Heading1"/>
    <w:uiPriority w:val="99"/>
    <w:rsid w:val="00FF6052"/>
    <w:pPr>
      <w:keepLines w:val="0"/>
      <w:numPr>
        <w:numId w:val="0"/>
      </w:numPr>
      <w:tabs>
        <w:tab w:val="left" w:pos="1247"/>
        <w:tab w:val="left" w:pos="2552"/>
        <w:tab w:val="left" w:pos="3856"/>
        <w:tab w:val="left" w:pos="5216"/>
        <w:tab w:val="left" w:pos="6464"/>
        <w:tab w:val="left" w:pos="7768"/>
        <w:tab w:val="left" w:pos="9072"/>
        <w:tab w:val="num" w:pos="10178"/>
        <w:tab w:val="left" w:pos="10206"/>
      </w:tabs>
      <w:spacing w:before="240" w:after="0"/>
      <w:ind w:left="3633" w:hanging="1305"/>
      <w:contextualSpacing w:val="0"/>
    </w:pPr>
    <w:rPr>
      <w:rFonts w:eastAsia="Times New Roman" w:cs="Times New Roman"/>
      <w:bCs w:val="0"/>
      <w:kern w:val="28"/>
      <w:szCs w:val="20"/>
    </w:rPr>
  </w:style>
  <w:style w:type="character" w:customStyle="1" w:styleId="BodyTextChar1">
    <w:name w:val="Body Text Char1"/>
    <w:rsid w:val="00FF6052"/>
    <w:rPr>
      <w:rFonts w:ascii="Ericsson Hilda" w:hAnsi="Ericsson Hilda"/>
      <w:sz w:val="22"/>
      <w:lang w:val="en-US" w:eastAsia="en-US"/>
    </w:rPr>
  </w:style>
  <w:style w:type="character" w:customStyle="1" w:styleId="CaptionChar">
    <w:name w:val="Caption Char"/>
    <w:link w:val="Caption"/>
    <w:rsid w:val="00FF6052"/>
    <w:rPr>
      <w:bCs/>
      <w:sz w:val="20"/>
      <w:lang w:val="en-US"/>
    </w:rPr>
  </w:style>
  <w:style w:type="paragraph" w:customStyle="1" w:styleId="StyleListBullet2Bold">
    <w:name w:val="Style List Bullet 2 + Bold"/>
    <w:basedOn w:val="Normal"/>
    <w:link w:val="StyleListBullet2BoldChar"/>
    <w:rsid w:val="00FF6052"/>
    <w:pPr>
      <w:tabs>
        <w:tab w:val="clear" w:pos="1247"/>
        <w:tab w:val="clear" w:pos="2552"/>
        <w:tab w:val="clear" w:pos="3856"/>
        <w:tab w:val="clear" w:pos="5216"/>
        <w:tab w:val="clear" w:pos="6464"/>
        <w:tab w:val="clear" w:pos="7768"/>
        <w:tab w:val="num" w:pos="1440"/>
      </w:tabs>
      <w:spacing w:before="220" w:after="0"/>
      <w:ind w:left="2915" w:hanging="363"/>
    </w:pPr>
    <w:rPr>
      <w:rFonts w:eastAsia="Times New Roman" w:cs="Times New Roman"/>
      <w:b/>
      <w:bCs/>
      <w:szCs w:val="20"/>
    </w:rPr>
  </w:style>
  <w:style w:type="character" w:customStyle="1" w:styleId="StyleListBullet2BoldChar">
    <w:name w:val="Style List Bullet 2 + Bold Char"/>
    <w:link w:val="StyleListBullet2Bold"/>
    <w:rsid w:val="00FF6052"/>
    <w:rPr>
      <w:rFonts w:eastAsia="Times New Roman" w:cs="Times New Roman"/>
      <w:b/>
      <w:bCs/>
      <w:szCs w:val="20"/>
      <w:lang w:val="en-US"/>
    </w:rPr>
  </w:style>
  <w:style w:type="paragraph" w:customStyle="1" w:styleId="StyleListBullet2Before355cmFirstline0cm">
    <w:name w:val="Style List Bullet 2 + Before:  355 cm First line:  0 cm"/>
    <w:basedOn w:val="Normal"/>
    <w:uiPriority w:val="99"/>
    <w:rsid w:val="00FF6052"/>
    <w:pPr>
      <w:tabs>
        <w:tab w:val="clear" w:pos="1247"/>
        <w:tab w:val="clear" w:pos="2552"/>
        <w:tab w:val="clear" w:pos="3856"/>
        <w:tab w:val="clear" w:pos="5216"/>
        <w:tab w:val="clear" w:pos="6464"/>
        <w:tab w:val="clear" w:pos="7768"/>
        <w:tab w:val="num" w:pos="1440"/>
      </w:tabs>
      <w:spacing w:before="220" w:after="0"/>
      <w:ind w:left="5466" w:hanging="2914"/>
    </w:pPr>
    <w:rPr>
      <w:rFonts w:eastAsia="Times New Roman" w:cs="Times New Roman"/>
      <w:szCs w:val="20"/>
    </w:rPr>
  </w:style>
  <w:style w:type="paragraph" w:customStyle="1" w:styleId="StyleListBulletBold">
    <w:name w:val="Style List Bullet + Bold"/>
    <w:basedOn w:val="ListBullet"/>
    <w:link w:val="StyleListBulletBoldChar"/>
    <w:rsid w:val="00FF6052"/>
    <w:pPr>
      <w:numPr>
        <w:numId w:val="0"/>
      </w:numPr>
      <w:spacing w:before="120" w:after="120"/>
      <w:ind w:left="2552"/>
      <w:contextualSpacing w:val="0"/>
    </w:pPr>
    <w:rPr>
      <w:rFonts w:eastAsia="Times New Roman" w:cs="Times New Roman"/>
      <w:b/>
      <w:bCs/>
      <w:szCs w:val="20"/>
    </w:rPr>
  </w:style>
  <w:style w:type="character" w:customStyle="1" w:styleId="ListBulletChar">
    <w:name w:val="List Bullet Char"/>
    <w:link w:val="ListBullet"/>
    <w:uiPriority w:val="99"/>
    <w:rsid w:val="00FF6052"/>
    <w:rPr>
      <w:lang w:val="en-US"/>
    </w:rPr>
  </w:style>
  <w:style w:type="character" w:customStyle="1" w:styleId="StyleListBulletBoldChar">
    <w:name w:val="Style List Bullet + Bold Char"/>
    <w:link w:val="StyleListBulletBold"/>
    <w:rsid w:val="00FF6052"/>
    <w:rPr>
      <w:rFonts w:eastAsia="Times New Roman" w:cs="Times New Roman"/>
      <w:b/>
      <w:bCs/>
      <w:szCs w:val="20"/>
      <w:lang w:val="en-US"/>
    </w:rPr>
  </w:style>
  <w:style w:type="character" w:customStyle="1" w:styleId="TableStyleChar">
    <w:name w:val="TableStyle Char"/>
    <w:link w:val="TableStyle"/>
    <w:rsid w:val="00FF6052"/>
    <w:rPr>
      <w:rFonts w:eastAsia="Times New Roman" w:cs="Times New Roman"/>
      <w:noProof/>
      <w:szCs w:val="20"/>
      <w:lang w:val="en-US"/>
    </w:rPr>
  </w:style>
  <w:style w:type="paragraph" w:customStyle="1" w:styleId="Bulleted">
    <w:name w:val="Bulleted"/>
    <w:basedOn w:val="BodyText"/>
    <w:link w:val="BulletedChar"/>
    <w:rsid w:val="00FF6052"/>
    <w:pPr>
      <w:keepLines/>
      <w:tabs>
        <w:tab w:val="left" w:pos="9072"/>
        <w:tab w:val="left" w:pos="10206"/>
      </w:tabs>
      <w:spacing w:before="240" w:after="0"/>
    </w:pPr>
    <w:rPr>
      <w:rFonts w:eastAsia="Times New Roman" w:cs="Times New Roman"/>
      <w:szCs w:val="20"/>
    </w:rPr>
  </w:style>
  <w:style w:type="character" w:customStyle="1" w:styleId="BulletedChar">
    <w:name w:val="Bulleted Char"/>
    <w:basedOn w:val="BodyTextChar1"/>
    <w:link w:val="Bulleted"/>
    <w:rsid w:val="00FF6052"/>
    <w:rPr>
      <w:rFonts w:ascii="Ericsson Hilda" w:eastAsia="Times New Roman" w:hAnsi="Ericsson Hilda" w:cs="Times New Roman"/>
      <w:sz w:val="22"/>
      <w:szCs w:val="20"/>
      <w:lang w:val="en-US" w:eastAsia="en-US"/>
    </w:rPr>
  </w:style>
  <w:style w:type="character" w:customStyle="1" w:styleId="ListChar">
    <w:name w:val="List Char"/>
    <w:link w:val="List"/>
    <w:uiPriority w:val="99"/>
    <w:rsid w:val="00FF6052"/>
    <w:rPr>
      <w:lang w:val="en-US"/>
    </w:rPr>
  </w:style>
  <w:style w:type="character" w:customStyle="1" w:styleId="defaultlabelstyle1">
    <w:name w:val="defaultlabelstyle1"/>
    <w:rsid w:val="00FF6052"/>
    <w:rPr>
      <w:rFonts w:ascii="Trebuchet MS" w:hAnsi="Trebuchet MS" w:hint="default"/>
      <w:color w:val="333333"/>
      <w:lang w:val="en-US"/>
    </w:rPr>
  </w:style>
  <w:style w:type="character" w:customStyle="1" w:styleId="HeadingChar">
    <w:name w:val="Heading Char"/>
    <w:link w:val="Heading"/>
    <w:rsid w:val="00FF6052"/>
    <w:rPr>
      <w:b/>
      <w:lang w:val="en-US"/>
    </w:rPr>
  </w:style>
  <w:style w:type="paragraph" w:customStyle="1" w:styleId="Figure">
    <w:name w:val="Figure"/>
    <w:link w:val="FigureChar"/>
    <w:uiPriority w:val="99"/>
    <w:rsid w:val="00FF6052"/>
    <w:pPr>
      <w:numPr>
        <w:ilvl w:val="3"/>
        <w:numId w:val="41"/>
      </w:numPr>
      <w:spacing w:after="0"/>
      <w:ind w:hanging="363"/>
    </w:pPr>
    <w:rPr>
      <w:rFonts w:ascii="Arial" w:eastAsia="Times New Roman" w:hAnsi="Arial" w:cs="Times New Roman"/>
      <w:i/>
      <w:iCs/>
      <w:kern w:val="20"/>
      <w:sz w:val="20"/>
      <w:szCs w:val="20"/>
      <w:lang w:val="en-US"/>
    </w:rPr>
  </w:style>
  <w:style w:type="paragraph" w:customStyle="1" w:styleId="Style1">
    <w:name w:val="Style1"/>
    <w:basedOn w:val="Normal"/>
    <w:uiPriority w:val="99"/>
    <w:rsid w:val="00FF6052"/>
    <w:pPr>
      <w:numPr>
        <w:numId w:val="40"/>
      </w:numPr>
      <w:tabs>
        <w:tab w:val="clear" w:pos="1247"/>
        <w:tab w:val="clear" w:pos="2552"/>
        <w:tab w:val="clear" w:pos="3856"/>
        <w:tab w:val="clear" w:pos="5216"/>
        <w:tab w:val="clear" w:pos="6464"/>
        <w:tab w:val="clear" w:pos="7768"/>
      </w:tabs>
      <w:spacing w:after="0"/>
    </w:pPr>
    <w:rPr>
      <w:rFonts w:eastAsia="Times New Roman" w:cs="Times New Roman"/>
      <w:szCs w:val="20"/>
    </w:rPr>
  </w:style>
  <w:style w:type="character" w:customStyle="1" w:styleId="FigureChar">
    <w:name w:val="Figure Char"/>
    <w:link w:val="Figure"/>
    <w:uiPriority w:val="99"/>
    <w:rsid w:val="00FF6052"/>
    <w:rPr>
      <w:rFonts w:ascii="Arial" w:eastAsia="Times New Roman" w:hAnsi="Arial" w:cs="Times New Roman"/>
      <w:i/>
      <w:iCs/>
      <w:kern w:val="20"/>
      <w:sz w:val="20"/>
      <w:szCs w:val="20"/>
      <w:lang w:val="en-US"/>
    </w:rPr>
  </w:style>
  <w:style w:type="character" w:customStyle="1" w:styleId="TableChar">
    <w:name w:val="Table Char"/>
    <w:basedOn w:val="FigureChar"/>
    <w:link w:val="Table"/>
    <w:rsid w:val="00FF6052"/>
    <w:rPr>
      <w:rFonts w:ascii="Arial" w:eastAsia="Times New Roman" w:hAnsi="Arial" w:cs="Times New Roman"/>
      <w:i w:val="0"/>
      <w:iCs w:val="0"/>
      <w:kern w:val="20"/>
      <w:sz w:val="16"/>
      <w:szCs w:val="20"/>
      <w:lang w:val="en-US"/>
    </w:rPr>
  </w:style>
  <w:style w:type="character" w:customStyle="1" w:styleId="ListNumber2Char">
    <w:name w:val="List Number 2 Char"/>
    <w:link w:val="ListNumber2"/>
    <w:uiPriority w:val="99"/>
    <w:rsid w:val="00FF6052"/>
    <w:rPr>
      <w:lang w:val="en-US"/>
    </w:rPr>
  </w:style>
  <w:style w:type="character" w:customStyle="1" w:styleId="CharChar">
    <w:name w:val="Char Char"/>
    <w:rsid w:val="00FF6052"/>
    <w:rPr>
      <w:rFonts w:ascii="Arial" w:hAnsi="Arial"/>
      <w:sz w:val="22"/>
      <w:lang w:val="en-US" w:eastAsia="en-US" w:bidi="ar-SA"/>
    </w:rPr>
  </w:style>
  <w:style w:type="character" w:customStyle="1" w:styleId="EricssonUser">
    <w:name w:val="Ericsson User"/>
    <w:semiHidden/>
    <w:rsid w:val="00FF6052"/>
    <w:rPr>
      <w:rFonts w:ascii="Arial" w:hAnsi="Arial" w:cs="Arial" w:hint="default"/>
      <w:color w:val="auto"/>
      <w:sz w:val="20"/>
      <w:szCs w:val="20"/>
      <w:lang w:val="en-US"/>
    </w:rPr>
  </w:style>
  <w:style w:type="paragraph" w:customStyle="1" w:styleId="H1Appendix">
    <w:name w:val="H1 Appendix"/>
    <w:basedOn w:val="Heading1"/>
    <w:next w:val="Normal"/>
    <w:autoRedefine/>
    <w:uiPriority w:val="99"/>
    <w:qFormat/>
    <w:rsid w:val="00FF6052"/>
    <w:pPr>
      <w:pageBreakBefore/>
      <w:numPr>
        <w:numId w:val="46"/>
      </w:numPr>
      <w:tabs>
        <w:tab w:val="left" w:pos="288"/>
      </w:tabs>
      <w:ind w:left="-1022"/>
    </w:pPr>
  </w:style>
  <w:style w:type="paragraph" w:customStyle="1" w:styleId="H2Appendix">
    <w:name w:val="H2 Appendix"/>
    <w:basedOn w:val="Heading2"/>
    <w:next w:val="Normal"/>
    <w:autoRedefine/>
    <w:uiPriority w:val="99"/>
    <w:qFormat/>
    <w:rsid w:val="00FF6052"/>
    <w:pPr>
      <w:numPr>
        <w:numId w:val="46"/>
      </w:numPr>
      <w:ind w:left="0" w:hanging="1382"/>
    </w:pPr>
    <w:rPr>
      <w:rFonts w:eastAsia="Times New Roman" w:cs="Times New Roman"/>
      <w:szCs w:val="20"/>
    </w:rPr>
  </w:style>
  <w:style w:type="paragraph" w:customStyle="1" w:styleId="H3Appendix">
    <w:name w:val="H3 Appendix"/>
    <w:basedOn w:val="Normal"/>
    <w:autoRedefine/>
    <w:uiPriority w:val="99"/>
    <w:rsid w:val="00FF6052"/>
    <w:pPr>
      <w:keepNext/>
      <w:numPr>
        <w:ilvl w:val="2"/>
        <w:numId w:val="46"/>
      </w:numPr>
      <w:tabs>
        <w:tab w:val="clear" w:pos="1247"/>
        <w:tab w:val="clear" w:pos="3856"/>
        <w:tab w:val="clear" w:pos="5216"/>
        <w:tab w:val="clear" w:pos="6464"/>
        <w:tab w:val="clear" w:pos="7768"/>
      </w:tabs>
      <w:spacing w:before="240" w:after="120"/>
    </w:pPr>
    <w:rPr>
      <w:rFonts w:eastAsia="Times New Roman" w:cs="Times New Roman"/>
      <w:b/>
      <w:szCs w:val="20"/>
    </w:rPr>
  </w:style>
  <w:style w:type="numbering" w:customStyle="1" w:styleId="Style2">
    <w:name w:val="Style2"/>
    <w:rsid w:val="00FF6052"/>
    <w:pPr>
      <w:numPr>
        <w:numId w:val="45"/>
      </w:numPr>
    </w:pPr>
  </w:style>
  <w:style w:type="paragraph" w:customStyle="1" w:styleId="Listdoublesingleline">
    <w:name w:val="List double single line"/>
    <w:uiPriority w:val="99"/>
    <w:rsid w:val="00FF6052"/>
    <w:pPr>
      <w:numPr>
        <w:numId w:val="37"/>
      </w:numPr>
      <w:spacing w:after="0"/>
    </w:pPr>
    <w:rPr>
      <w:rFonts w:eastAsia="Times New Roman" w:cs="Times New Roman"/>
      <w:szCs w:val="20"/>
      <w:lang w:val="en-US"/>
    </w:rPr>
  </w:style>
  <w:style w:type="paragraph" w:customStyle="1" w:styleId="StyleBodyText10pt">
    <w:name w:val="Style Body Text + 10 pt"/>
    <w:basedOn w:val="BodyText"/>
    <w:uiPriority w:val="99"/>
    <w:rsid w:val="00FF6052"/>
    <w:pPr>
      <w:keepLines/>
      <w:tabs>
        <w:tab w:val="left" w:pos="9072"/>
        <w:tab w:val="left" w:pos="10206"/>
      </w:tabs>
      <w:spacing w:before="240" w:after="0"/>
      <w:ind w:left="2552"/>
    </w:pPr>
    <w:rPr>
      <w:rFonts w:eastAsia="Times New Roman" w:cs="Times New Roman"/>
      <w:sz w:val="20"/>
      <w:szCs w:val="20"/>
    </w:rPr>
  </w:style>
  <w:style w:type="paragraph" w:customStyle="1" w:styleId="StyleTableStyleLeft0">
    <w:name w:val="Style TableStyle + Left:  0&quot;"/>
    <w:basedOn w:val="TableStyle"/>
    <w:uiPriority w:val="99"/>
    <w:rsid w:val="00FF6052"/>
    <w:pPr>
      <w:ind w:left="0"/>
    </w:pPr>
  </w:style>
  <w:style w:type="paragraph" w:styleId="Revision">
    <w:name w:val="Revision"/>
    <w:hidden/>
    <w:uiPriority w:val="99"/>
    <w:semiHidden/>
    <w:rsid w:val="00FF6052"/>
    <w:pPr>
      <w:spacing w:after="0"/>
    </w:pPr>
    <w:rPr>
      <w:lang w:val="en-US"/>
    </w:rPr>
  </w:style>
  <w:style w:type="character" w:customStyle="1" w:styleId="SmartLinkError1">
    <w:name w:val="SmartLinkError1"/>
    <w:basedOn w:val="DefaultParagraphFont"/>
    <w:uiPriority w:val="99"/>
    <w:semiHidden/>
    <w:unhideWhenUsed/>
    <w:rsid w:val="00FF6052"/>
    <w:rPr>
      <w:color w:val="FF0000"/>
    </w:rPr>
  </w:style>
  <w:style w:type="character" w:customStyle="1" w:styleId="mwe-math-mathml-inline">
    <w:name w:val="mwe-math-mathml-inline"/>
    <w:basedOn w:val="DefaultParagraphFont"/>
    <w:rsid w:val="00FF6052"/>
  </w:style>
  <w:style w:type="character" w:customStyle="1" w:styleId="SmartLinkError2">
    <w:name w:val="SmartLinkError2"/>
    <w:basedOn w:val="DefaultParagraphFont"/>
    <w:uiPriority w:val="99"/>
    <w:semiHidden/>
    <w:unhideWhenUsed/>
    <w:rsid w:val="00FF6052"/>
    <w:rPr>
      <w:color w:val="FF0000"/>
    </w:rPr>
  </w:style>
  <w:style w:type="character" w:customStyle="1" w:styleId="mw-headline">
    <w:name w:val="mw-headline"/>
    <w:basedOn w:val="DefaultParagraphFont"/>
    <w:rsid w:val="00FF6052"/>
  </w:style>
  <w:style w:type="character" w:customStyle="1" w:styleId="SmartLinkError3">
    <w:name w:val="SmartLinkError3"/>
    <w:basedOn w:val="DefaultParagraphFont"/>
    <w:uiPriority w:val="99"/>
    <w:semiHidden/>
    <w:unhideWhenUsed/>
    <w:rsid w:val="00FF6052"/>
    <w:rPr>
      <w:color w:val="FF0000"/>
    </w:rPr>
  </w:style>
  <w:style w:type="character" w:customStyle="1" w:styleId="SmartLinkError4">
    <w:name w:val="SmartLinkError4"/>
    <w:basedOn w:val="DefaultParagraphFont"/>
    <w:uiPriority w:val="99"/>
    <w:semiHidden/>
    <w:unhideWhenUsed/>
    <w:rsid w:val="00FF6052"/>
    <w:rPr>
      <w:color w:val="FF0000"/>
    </w:rPr>
  </w:style>
  <w:style w:type="character" w:customStyle="1" w:styleId="SmartLinkError">
    <w:name w:val="Smart Link Error"/>
    <w:basedOn w:val="DefaultParagraphFont"/>
    <w:uiPriority w:val="99"/>
    <w:semiHidden/>
    <w:unhideWhenUsed/>
    <w:rsid w:val="00FF6052"/>
    <w:rPr>
      <w:color w:val="FF0000"/>
    </w:rPr>
  </w:style>
  <w:style w:type="paragraph" w:customStyle="1" w:styleId="msonormal0">
    <w:name w:val="msonormal"/>
    <w:basedOn w:val="Normal"/>
    <w:uiPriority w:val="99"/>
    <w:rsid w:val="00FF6052"/>
    <w:rPr>
      <w:rFonts w:ascii="Times New Roman" w:hAnsi="Times New Roman" w:cs="Times New Roman"/>
      <w:sz w:val="24"/>
      <w:szCs w:val="24"/>
    </w:rPr>
  </w:style>
  <w:style w:type="paragraph" w:customStyle="1" w:styleId="Default">
    <w:name w:val="Default"/>
    <w:uiPriority w:val="99"/>
    <w:rsid w:val="00FF6052"/>
    <w:pPr>
      <w:tabs>
        <w:tab w:val="left" w:pos="1304"/>
      </w:tabs>
      <w:autoSpaceDE w:val="0"/>
      <w:autoSpaceDN w:val="0"/>
      <w:adjustRightInd w:val="0"/>
      <w:spacing w:after="0"/>
    </w:pPr>
    <w:rPr>
      <w:rFonts w:ascii="Times New Roman" w:hAnsi="Times New Roman" w:cs="Times New Roman"/>
      <w:color w:val="000000"/>
      <w:sz w:val="24"/>
      <w:szCs w:val="24"/>
      <w:lang w:val="en-US"/>
    </w:rPr>
  </w:style>
  <w:style w:type="character" w:customStyle="1" w:styleId="ui-provider">
    <w:name w:val="ui-provider"/>
    <w:basedOn w:val="DefaultParagraphFont"/>
    <w:rsid w:val="005010E8"/>
  </w:style>
  <w:style w:type="paragraph" w:customStyle="1" w:styleId="TagNormal">
    <w:name w:val="Tag+Normal"/>
    <w:basedOn w:val="Normal"/>
    <w:next w:val="Normal"/>
    <w:qFormat/>
    <w:rsid w:val="003C3C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780420">
      <w:bodyDiv w:val="1"/>
      <w:marLeft w:val="0"/>
      <w:marRight w:val="0"/>
      <w:marTop w:val="0"/>
      <w:marBottom w:val="0"/>
      <w:divBdr>
        <w:top w:val="none" w:sz="0" w:space="0" w:color="auto"/>
        <w:left w:val="none" w:sz="0" w:space="0" w:color="auto"/>
        <w:bottom w:val="none" w:sz="0" w:space="0" w:color="auto"/>
        <w:right w:val="none" w:sz="0" w:space="0" w:color="auto"/>
      </w:divBdr>
    </w:div>
    <w:div w:id="363294557">
      <w:bodyDiv w:val="1"/>
      <w:marLeft w:val="0"/>
      <w:marRight w:val="0"/>
      <w:marTop w:val="0"/>
      <w:marBottom w:val="0"/>
      <w:divBdr>
        <w:top w:val="none" w:sz="0" w:space="0" w:color="auto"/>
        <w:left w:val="none" w:sz="0" w:space="0" w:color="auto"/>
        <w:bottom w:val="none" w:sz="0" w:space="0" w:color="auto"/>
        <w:right w:val="none" w:sz="0" w:space="0" w:color="auto"/>
      </w:divBdr>
    </w:div>
    <w:div w:id="597300885">
      <w:bodyDiv w:val="1"/>
      <w:marLeft w:val="0"/>
      <w:marRight w:val="0"/>
      <w:marTop w:val="0"/>
      <w:marBottom w:val="0"/>
      <w:divBdr>
        <w:top w:val="none" w:sz="0" w:space="0" w:color="auto"/>
        <w:left w:val="none" w:sz="0" w:space="0" w:color="auto"/>
        <w:bottom w:val="none" w:sz="0" w:space="0" w:color="auto"/>
        <w:right w:val="none" w:sz="0" w:space="0" w:color="auto"/>
      </w:divBdr>
      <w:divsChild>
        <w:div w:id="233659728">
          <w:marLeft w:val="0"/>
          <w:marRight w:val="0"/>
          <w:marTop w:val="0"/>
          <w:marBottom w:val="0"/>
          <w:divBdr>
            <w:top w:val="none" w:sz="0" w:space="0" w:color="auto"/>
            <w:left w:val="none" w:sz="0" w:space="0" w:color="auto"/>
            <w:bottom w:val="none" w:sz="0" w:space="0" w:color="auto"/>
            <w:right w:val="none" w:sz="0" w:space="0" w:color="auto"/>
          </w:divBdr>
        </w:div>
        <w:div w:id="944581705">
          <w:marLeft w:val="0"/>
          <w:marRight w:val="0"/>
          <w:marTop w:val="0"/>
          <w:marBottom w:val="0"/>
          <w:divBdr>
            <w:top w:val="none" w:sz="0" w:space="0" w:color="auto"/>
            <w:left w:val="none" w:sz="0" w:space="0" w:color="auto"/>
            <w:bottom w:val="none" w:sz="0" w:space="0" w:color="auto"/>
            <w:right w:val="none" w:sz="0" w:space="0" w:color="auto"/>
          </w:divBdr>
        </w:div>
        <w:div w:id="997539930">
          <w:marLeft w:val="0"/>
          <w:marRight w:val="0"/>
          <w:marTop w:val="0"/>
          <w:marBottom w:val="0"/>
          <w:divBdr>
            <w:top w:val="none" w:sz="0" w:space="0" w:color="auto"/>
            <w:left w:val="none" w:sz="0" w:space="0" w:color="auto"/>
            <w:bottom w:val="none" w:sz="0" w:space="0" w:color="auto"/>
            <w:right w:val="none" w:sz="0" w:space="0" w:color="auto"/>
          </w:divBdr>
        </w:div>
        <w:div w:id="1329484821">
          <w:marLeft w:val="0"/>
          <w:marRight w:val="0"/>
          <w:marTop w:val="0"/>
          <w:marBottom w:val="0"/>
          <w:divBdr>
            <w:top w:val="none" w:sz="0" w:space="0" w:color="auto"/>
            <w:left w:val="none" w:sz="0" w:space="0" w:color="auto"/>
            <w:bottom w:val="none" w:sz="0" w:space="0" w:color="auto"/>
            <w:right w:val="none" w:sz="0" w:space="0" w:color="auto"/>
          </w:divBdr>
        </w:div>
        <w:div w:id="1588152206">
          <w:marLeft w:val="0"/>
          <w:marRight w:val="0"/>
          <w:marTop w:val="0"/>
          <w:marBottom w:val="0"/>
          <w:divBdr>
            <w:top w:val="none" w:sz="0" w:space="0" w:color="auto"/>
            <w:left w:val="none" w:sz="0" w:space="0" w:color="auto"/>
            <w:bottom w:val="none" w:sz="0" w:space="0" w:color="auto"/>
            <w:right w:val="none" w:sz="0" w:space="0" w:color="auto"/>
          </w:divBdr>
        </w:div>
      </w:divsChild>
    </w:div>
    <w:div w:id="607810858">
      <w:bodyDiv w:val="1"/>
      <w:marLeft w:val="0"/>
      <w:marRight w:val="0"/>
      <w:marTop w:val="0"/>
      <w:marBottom w:val="0"/>
      <w:divBdr>
        <w:top w:val="none" w:sz="0" w:space="0" w:color="auto"/>
        <w:left w:val="none" w:sz="0" w:space="0" w:color="auto"/>
        <w:bottom w:val="none" w:sz="0" w:space="0" w:color="auto"/>
        <w:right w:val="none" w:sz="0" w:space="0" w:color="auto"/>
      </w:divBdr>
    </w:div>
    <w:div w:id="642733863">
      <w:bodyDiv w:val="1"/>
      <w:marLeft w:val="0"/>
      <w:marRight w:val="0"/>
      <w:marTop w:val="0"/>
      <w:marBottom w:val="0"/>
      <w:divBdr>
        <w:top w:val="none" w:sz="0" w:space="0" w:color="auto"/>
        <w:left w:val="none" w:sz="0" w:space="0" w:color="auto"/>
        <w:bottom w:val="none" w:sz="0" w:space="0" w:color="auto"/>
        <w:right w:val="none" w:sz="0" w:space="0" w:color="auto"/>
      </w:divBdr>
    </w:div>
    <w:div w:id="667638252">
      <w:bodyDiv w:val="1"/>
      <w:marLeft w:val="0"/>
      <w:marRight w:val="0"/>
      <w:marTop w:val="0"/>
      <w:marBottom w:val="0"/>
      <w:divBdr>
        <w:top w:val="none" w:sz="0" w:space="0" w:color="auto"/>
        <w:left w:val="none" w:sz="0" w:space="0" w:color="auto"/>
        <w:bottom w:val="none" w:sz="0" w:space="0" w:color="auto"/>
        <w:right w:val="none" w:sz="0" w:space="0" w:color="auto"/>
      </w:divBdr>
    </w:div>
    <w:div w:id="1121147920">
      <w:bodyDiv w:val="1"/>
      <w:marLeft w:val="0"/>
      <w:marRight w:val="0"/>
      <w:marTop w:val="0"/>
      <w:marBottom w:val="0"/>
      <w:divBdr>
        <w:top w:val="none" w:sz="0" w:space="0" w:color="auto"/>
        <w:left w:val="none" w:sz="0" w:space="0" w:color="auto"/>
        <w:bottom w:val="none" w:sz="0" w:space="0" w:color="auto"/>
        <w:right w:val="none" w:sz="0" w:space="0" w:color="auto"/>
      </w:divBdr>
      <w:divsChild>
        <w:div w:id="333730549">
          <w:marLeft w:val="0"/>
          <w:marRight w:val="0"/>
          <w:marTop w:val="0"/>
          <w:marBottom w:val="0"/>
          <w:divBdr>
            <w:top w:val="none" w:sz="0" w:space="0" w:color="auto"/>
            <w:left w:val="none" w:sz="0" w:space="0" w:color="auto"/>
            <w:bottom w:val="none" w:sz="0" w:space="0" w:color="auto"/>
            <w:right w:val="none" w:sz="0" w:space="0" w:color="auto"/>
          </w:divBdr>
        </w:div>
        <w:div w:id="645935135">
          <w:marLeft w:val="0"/>
          <w:marRight w:val="0"/>
          <w:marTop w:val="0"/>
          <w:marBottom w:val="0"/>
          <w:divBdr>
            <w:top w:val="none" w:sz="0" w:space="0" w:color="auto"/>
            <w:left w:val="none" w:sz="0" w:space="0" w:color="auto"/>
            <w:bottom w:val="none" w:sz="0" w:space="0" w:color="auto"/>
            <w:right w:val="none" w:sz="0" w:space="0" w:color="auto"/>
          </w:divBdr>
        </w:div>
        <w:div w:id="1017076081">
          <w:marLeft w:val="0"/>
          <w:marRight w:val="0"/>
          <w:marTop w:val="0"/>
          <w:marBottom w:val="0"/>
          <w:divBdr>
            <w:top w:val="none" w:sz="0" w:space="0" w:color="auto"/>
            <w:left w:val="none" w:sz="0" w:space="0" w:color="auto"/>
            <w:bottom w:val="none" w:sz="0" w:space="0" w:color="auto"/>
            <w:right w:val="none" w:sz="0" w:space="0" w:color="auto"/>
          </w:divBdr>
        </w:div>
        <w:div w:id="1187016652">
          <w:marLeft w:val="0"/>
          <w:marRight w:val="0"/>
          <w:marTop w:val="0"/>
          <w:marBottom w:val="0"/>
          <w:divBdr>
            <w:top w:val="none" w:sz="0" w:space="0" w:color="auto"/>
            <w:left w:val="none" w:sz="0" w:space="0" w:color="auto"/>
            <w:bottom w:val="none" w:sz="0" w:space="0" w:color="auto"/>
            <w:right w:val="none" w:sz="0" w:space="0" w:color="auto"/>
          </w:divBdr>
        </w:div>
        <w:div w:id="1916354222">
          <w:marLeft w:val="0"/>
          <w:marRight w:val="0"/>
          <w:marTop w:val="0"/>
          <w:marBottom w:val="0"/>
          <w:divBdr>
            <w:top w:val="none" w:sz="0" w:space="0" w:color="auto"/>
            <w:left w:val="none" w:sz="0" w:space="0" w:color="auto"/>
            <w:bottom w:val="none" w:sz="0" w:space="0" w:color="auto"/>
            <w:right w:val="none" w:sz="0" w:space="0" w:color="auto"/>
          </w:divBdr>
        </w:div>
      </w:divsChild>
    </w:div>
    <w:div w:id="1196121189">
      <w:bodyDiv w:val="1"/>
      <w:marLeft w:val="0"/>
      <w:marRight w:val="0"/>
      <w:marTop w:val="0"/>
      <w:marBottom w:val="0"/>
      <w:divBdr>
        <w:top w:val="none" w:sz="0" w:space="0" w:color="auto"/>
        <w:left w:val="none" w:sz="0" w:space="0" w:color="auto"/>
        <w:bottom w:val="none" w:sz="0" w:space="0" w:color="auto"/>
        <w:right w:val="none" w:sz="0" w:space="0" w:color="auto"/>
      </w:divBdr>
    </w:div>
    <w:div w:id="1250508808">
      <w:bodyDiv w:val="1"/>
      <w:marLeft w:val="0"/>
      <w:marRight w:val="0"/>
      <w:marTop w:val="0"/>
      <w:marBottom w:val="0"/>
      <w:divBdr>
        <w:top w:val="none" w:sz="0" w:space="0" w:color="auto"/>
        <w:left w:val="none" w:sz="0" w:space="0" w:color="auto"/>
        <w:bottom w:val="none" w:sz="0" w:space="0" w:color="auto"/>
        <w:right w:val="none" w:sz="0" w:space="0" w:color="auto"/>
      </w:divBdr>
      <w:divsChild>
        <w:div w:id="1880315305">
          <w:marLeft w:val="288"/>
          <w:marRight w:val="0"/>
          <w:marTop w:val="100"/>
          <w:marBottom w:val="0"/>
          <w:divBdr>
            <w:top w:val="none" w:sz="0" w:space="0" w:color="auto"/>
            <w:left w:val="none" w:sz="0" w:space="0" w:color="auto"/>
            <w:bottom w:val="none" w:sz="0" w:space="0" w:color="auto"/>
            <w:right w:val="none" w:sz="0" w:space="0" w:color="auto"/>
          </w:divBdr>
        </w:div>
      </w:divsChild>
    </w:div>
    <w:div w:id="1304116547">
      <w:bodyDiv w:val="1"/>
      <w:marLeft w:val="0"/>
      <w:marRight w:val="0"/>
      <w:marTop w:val="0"/>
      <w:marBottom w:val="0"/>
      <w:divBdr>
        <w:top w:val="none" w:sz="0" w:space="0" w:color="auto"/>
        <w:left w:val="none" w:sz="0" w:space="0" w:color="auto"/>
        <w:bottom w:val="none" w:sz="0" w:space="0" w:color="auto"/>
        <w:right w:val="none" w:sz="0" w:space="0" w:color="auto"/>
      </w:divBdr>
    </w:div>
    <w:div w:id="1310405385">
      <w:bodyDiv w:val="1"/>
      <w:marLeft w:val="0"/>
      <w:marRight w:val="0"/>
      <w:marTop w:val="0"/>
      <w:marBottom w:val="0"/>
      <w:divBdr>
        <w:top w:val="none" w:sz="0" w:space="0" w:color="auto"/>
        <w:left w:val="none" w:sz="0" w:space="0" w:color="auto"/>
        <w:bottom w:val="none" w:sz="0" w:space="0" w:color="auto"/>
        <w:right w:val="none" w:sz="0" w:space="0" w:color="auto"/>
      </w:divBdr>
    </w:div>
    <w:div w:id="1316255580">
      <w:bodyDiv w:val="1"/>
      <w:marLeft w:val="0"/>
      <w:marRight w:val="0"/>
      <w:marTop w:val="0"/>
      <w:marBottom w:val="0"/>
      <w:divBdr>
        <w:top w:val="none" w:sz="0" w:space="0" w:color="auto"/>
        <w:left w:val="none" w:sz="0" w:space="0" w:color="auto"/>
        <w:bottom w:val="none" w:sz="0" w:space="0" w:color="auto"/>
        <w:right w:val="none" w:sz="0" w:space="0" w:color="auto"/>
      </w:divBdr>
    </w:div>
    <w:div w:id="1539925352">
      <w:bodyDiv w:val="1"/>
      <w:marLeft w:val="0"/>
      <w:marRight w:val="0"/>
      <w:marTop w:val="0"/>
      <w:marBottom w:val="0"/>
      <w:divBdr>
        <w:top w:val="none" w:sz="0" w:space="0" w:color="auto"/>
        <w:left w:val="none" w:sz="0" w:space="0" w:color="auto"/>
        <w:bottom w:val="none" w:sz="0" w:space="0" w:color="auto"/>
        <w:right w:val="none" w:sz="0" w:space="0" w:color="auto"/>
      </w:divBdr>
    </w:div>
    <w:div w:id="163744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webSettings.xml" Type="http://schemas.openxmlformats.org/officeDocument/2006/relationships/webSettings"/><Relationship Id="rId11" Target="footnotes.xml" Type="http://schemas.openxmlformats.org/officeDocument/2006/relationships/footnotes"/><Relationship Id="rId12" Target="endnotes.xml" Type="http://schemas.openxmlformats.org/officeDocument/2006/relationships/endnotes"/><Relationship Id="rId13" Target="https://ericsson.sharepoint.com/sites/SRMReachOut/SitePages/RAPIA-Guidelines.aspx" TargetMode="External" Type="http://schemas.openxmlformats.org/officeDocument/2006/relationships/hyperlink"/><Relationship Id="rId14" Target="https://ericsson.sharepoint.com/sites/SRMReachOut/SitePages/RAPIA-Guidelines.aspx" TargetMode="External" Type="http://schemas.openxmlformats.org/officeDocument/2006/relationships/hyperlink"/><Relationship Id="rId15" Target="https://erilink.internal.ericsson.com/eridoc/erl/objectId/09004cffc4306984?docno=GFFI-20:011984Uen&amp;action=approved&amp;format=pdf" TargetMode="External" Type="http://schemas.openxmlformats.org/officeDocument/2006/relationships/hyperlink"/><Relationship Id="rId16" Target="https://erilink.internal.ericsson.com/eridoc/erl/objectId/09004cffd3e1b570?docno=3/00201-LXE1080035Uen&amp;action=approved&amp;format=excel12book" TargetMode="External" Type="http://schemas.openxmlformats.org/officeDocument/2006/relationships/hyperlink"/><Relationship Id="rId17" Target="https://erilink.ericsson.se/eridoc/erl/objectId/09004cffc9137057?docno=5/00021-1/LXE1080035Uen&amp;action=approved&amp;format=msw12" TargetMode="External" Type="http://schemas.openxmlformats.org/officeDocument/2006/relationships/hyperlink"/><Relationship Id="rId18" Target="https://erilink.ericsson.se/eridoc/erl/objectId/09004cffc9137057?docno=5/00021-1/LXE1080035Uen&amp;action=approved&amp;format=msw12" TargetMode="External" Type="http://schemas.openxmlformats.org/officeDocument/2006/relationships/hyperlink"/><Relationship Id="rId19" Target="https://ericsson.sharepoint.com/sites/SRMReachOut/SitePages/RAPIA-Guidelines.aspx" TargetMode="External" Type="http://schemas.openxmlformats.org/officeDocument/2006/relationships/hyperlink"/><Relationship Id="rId2" Target="../customXml/item2.xml" Type="http://schemas.openxmlformats.org/officeDocument/2006/relationships/customXml"/><Relationship Id="rId20" Target="https://ericsson.sharepoint.com/sites/SRMReachOut/SitePages/RAPIA-Guidelines.aspx" TargetMode="External" Type="http://schemas.openxmlformats.org/officeDocument/2006/relationships/hyperlink"/><Relationship Id="rId21" Target="https://erilink.ericsson.se/eridoc/erl/objectId/09004cff8032a5e4?docno=EAB-04:000820Uen&amp;action=approved&amp;format=pdf" TargetMode="External" Type="http://schemas.openxmlformats.org/officeDocument/2006/relationships/hyperlink"/><Relationship Id="rId22" Target="https://erilink.ericsson.se/eridoc/erl/objectId/09004cff88b933a4?docno=LMF-14:001052Uen&amp;action=approved&amp;format=excel12book" TargetMode="External" Type="http://schemas.openxmlformats.org/officeDocument/2006/relationships/hyperlink"/><Relationship Id="rId23" Target="https://erilink.ericsson.se/eridoc/erl/objectId/09004cffc5f87ca8?docno=BNEW-20:043516Uen&amp;action=approved&amp;format=msw12" TargetMode="External" Type="http://schemas.openxmlformats.org/officeDocument/2006/relationships/hyperlink"/><Relationship Id="rId24" Target="https://erilink.ericsson.se/eridoc/erl/objectId/09004cffc741c8c9?action=approved&amp;format=msw12&amp;option=download" TargetMode="External" Type="http://schemas.openxmlformats.org/officeDocument/2006/relationships/hyperlink"/><Relationship Id="rId25" Target="https://erilink.ericsson.se/eridoc/erl/objectId/09004cffcc37681d?docno=12/00021-LXE1080035Uen&amp;action=approved&amp;format=msw12" TargetMode="External" Type="http://schemas.openxmlformats.org/officeDocument/2006/relationships/hyperlink"/><Relationship Id="rId26" Target="https://owasp.org/www-community/OWASP_Risk_Rating_Methodology" TargetMode="External" Type="http://schemas.openxmlformats.org/officeDocument/2006/relationships/hyperlink"/><Relationship Id="rId27" Target="https://erilink.internal.ericsson.com/eridoc/erl/objectId/09004cffd3c3f8e5?docno=GFFI-24:004751Uen&amp;action=approved&amp;format=pdf" TargetMode="External" Type="http://schemas.openxmlformats.org/officeDocument/2006/relationships/hyperlink"/><Relationship Id="rId28" Target="https://erilink.ericsson.se/eridoc/erl/objectId/09004cffc7f8f9d3?docno=GFFI-21:031779Uen&amp;action=approved&amp;format=msw12" TargetMode="External" Type="http://schemas.openxmlformats.org/officeDocument/2006/relationships/hyperlink"/><Relationship Id="rId29" Target="https://tld-tools-prod.sero.wh.rnd.internal.ericsson.com/psrrc/" TargetMode="External" Type="http://schemas.openxmlformats.org/officeDocument/2006/relationships/hyperlink"/><Relationship Id="rId3" Target="../customXml/item3.xml" Type="http://schemas.openxmlformats.org/officeDocument/2006/relationships/customXml"/><Relationship Id="rId30" Target="https://eteamspace.internal.ericsson.com/display/PSPR/Risk+Management+template+for+Jira" TargetMode="External" Type="http://schemas.openxmlformats.org/officeDocument/2006/relationships/hyperlink"/><Relationship Id="rId31" Target="https://erilink.internal.ericsson.com/eridoc/erl/objectId/09004cffd433bd42?docno=6/00201-LXE1080035Uen&amp;action=approved&amp;format=msw12me" TargetMode="External" Type="http://schemas.openxmlformats.org/officeDocument/2006/relationships/hyperlink"/><Relationship Id="rId32" Target="https://erilink.internal.ericsson.com/eridoc/erl/objectId/09004cffd433bd3d?docno=5/00201-LXE1080035Uen&amp;action=approved&amp;format=md" TargetMode="External" Type="http://schemas.openxmlformats.org/officeDocument/2006/relationships/hyperlink"/><Relationship Id="rId33" Target="https://erilink.internal.ericsson.com/eridoc/erl/objectId/09004cffd433bd42?docno=6/00201-LXE1080035Uen&amp;action=approved&amp;format=msw12me" TargetMode="External" Type="http://schemas.openxmlformats.org/officeDocument/2006/relationships/hyperlink"/><Relationship Id="rId34" Target="https://erilink.ericsson.se/eridoc/erl/objectId/09004cffcc7cae94?docno=14/00021-LXE1080035Uen&amp;action=approved&amp;format=msw12" TargetMode="External" Type="http://schemas.openxmlformats.org/officeDocument/2006/relationships/hyperlink"/><Relationship Id="rId35" Target="https://ericsson.sharepoint.com/sites/SRMReachOut/SitePages/RAPIA-Guidelines.aspx" TargetMode="External" Type="http://schemas.openxmlformats.org/officeDocument/2006/relationships/hyperlink"/><Relationship Id="rId36" Target="https://en.wikipedia.org/wiki/Factor_analysis_of_information_risk" TargetMode="External" Type="http://schemas.openxmlformats.org/officeDocument/2006/relationships/hyperlink"/><Relationship Id="rId37" Target="https://erilink.ericsson.se/eridoc/erl/objectId/09004cffc3cb622e?action=approved&amp;format=pdf&amp;option=download" TargetMode="External" Type="http://schemas.openxmlformats.org/officeDocument/2006/relationships/hyperlink"/><Relationship Id="rId38" Target="https://erilink.ericsson.se/eridoc/erl/objectId/09004cff8032a5e4?docno=EAB-04:000820Uen&amp;action=approved&amp;format=pdf" TargetMode="External" Type="http://schemas.openxmlformats.org/officeDocument/2006/relationships/hyperlink"/><Relationship Id="rId39" Target="https://erilink.ericsson.se/eridoc/erl/objectId/09004cff88b933a4?docno=LMF-14:001052Uen&amp;action=approved&amp;format=excel12book" TargetMode="External" Type="http://schemas.openxmlformats.org/officeDocument/2006/relationships/hyperlink"/><Relationship Id="rId4" Target="../customXml/item4.xml" Type="http://schemas.openxmlformats.org/officeDocument/2006/relationships/customXml"/><Relationship Id="rId40" Target="https://ericsson.ariscloud.com/" TargetMode="External" Type="http://schemas.openxmlformats.org/officeDocument/2006/relationships/hyperlink"/><Relationship Id="rId41" Target="https://ericsson.ariscloud.com/" TargetMode="External" Type="http://schemas.openxmlformats.org/officeDocument/2006/relationships/hyperlink"/><Relationship Id="rId42" Target="https://erilink.ericsson.se/eridoc/erl/objectId/09004cffc3cb622e?action=approved&amp;format=pdf&amp;option=download" TargetMode="External" Type="http://schemas.openxmlformats.org/officeDocument/2006/relationships/hyperlink"/><Relationship Id="rId43" Target="https://erilink.ericsson.se/eridoc/erl/objectId/09004cff83b3c251?docno=EAB-10:017160Uen&amp;action=approved&amp;format=msw12" TargetMode="External" Type="http://schemas.openxmlformats.org/officeDocument/2006/relationships/hyperlink"/><Relationship Id="rId44" Target="https://erilink.ericsson.se/eridoc/erl/objectId/09004cff89efbc54?docno=00021-2908Uen&amp;action=approved&amp;format=msw8" TargetMode="External" Type="http://schemas.openxmlformats.org/officeDocument/2006/relationships/hyperlink"/><Relationship Id="rId45" Target="https://erilink.ericsson.se/eridoc/erl/objectId/09004cffc3cb622e?action=approved&amp;format=pdf&amp;option=download" TargetMode="External" Type="http://schemas.openxmlformats.org/officeDocument/2006/relationships/hyperlink"/><Relationship Id="rId46" Target="https://erilink.ericsson.se/eridoc/erl/objectId/09004cff8032a5e4?docno=EAB-04:000820Uen&amp;action=approved&amp;format=pdf" TargetMode="External" Type="http://schemas.openxmlformats.org/officeDocument/2006/relationships/hyperlink"/><Relationship Id="rId47" Target="https://erilink.ericsson.se/eridoc/erl/objectId/09004cff88b933a4?docno=LMF-14:001052Uen&amp;action=approved&amp;format=excel12book" TargetMode="External" Type="http://schemas.openxmlformats.org/officeDocument/2006/relationships/hyperlink"/><Relationship Id="rId48" Target="https://erilink.internal.ericsson.com/eridoc/erl/objectId/09004cffc4306984?docno=GFFI-20:011984Uen&amp;action=approved&amp;format=pdf" TargetMode="External" Type="http://schemas.openxmlformats.org/officeDocument/2006/relationships/hyperlink"/><Relationship Id="rId49" Target="https://erilink.internal.ericsson.com/eridoc/erl/objectId/09004cffd3e1b570?docno=3/00201-LXE1080035Uen&amp;action=approved&amp;format=excel12book" TargetMode="External" Type="http://schemas.openxmlformats.org/officeDocument/2006/relationships/hyperlink"/><Relationship Id="rId5" Target="../customXml/item5.xml" Type="http://schemas.openxmlformats.org/officeDocument/2006/relationships/customXml"/><Relationship Id="rId50" Target="https://erilink.ericsson.se/eridoc/erl/objectId/09004cffc5f87ca8?docno=BNEW-20:043516Uen&amp;action=approved&amp;format=msw12" TargetMode="External" Type="http://schemas.openxmlformats.org/officeDocument/2006/relationships/hyperlink"/><Relationship Id="rId51" Target="https://erilink.ericsson.se/eridoc/erl/objectId/09004cffc741c8c9?action=approved&amp;format=msw12&amp;option=download" TargetMode="External" Type="http://schemas.openxmlformats.org/officeDocument/2006/relationships/hyperlink"/><Relationship Id="rId52" Target="https://erilink.ericsson.se/eridoc/erl/objectId/09004cffcc37681d?docno=12/00021-LXE1080035Uen&amp;action=approved&amp;format=msw12" TargetMode="External" Type="http://schemas.openxmlformats.org/officeDocument/2006/relationships/hyperlink"/><Relationship Id="rId53" Target="https://erilink.internal.ericsson.com/eridoc/erl/objectId/09004cffd433bd42?docno=6/00201-LXE1080035Uen&amp;action=approved&amp;format=msw12me" TargetMode="External" Type="http://schemas.openxmlformats.org/officeDocument/2006/relationships/hyperlink"/><Relationship Id="rId54" Target="https://erilink.internal.ericsson.com/eridoc/erl/objectId/09004cffd433bd3d?docno=5/00201-LXE1080035Uen&amp;action=approved&amp;format=md" TargetMode="External" Type="http://schemas.openxmlformats.org/officeDocument/2006/relationships/hyperlink"/><Relationship Id="rId55" Target="https://erilink.internal.ericsson.com/eridoc/erl/objectId/09004cffd3c3f8e5?docno=GFFI-24:004751Uen&amp;action=approved&amp;format=pdf" TargetMode="External" Type="http://schemas.openxmlformats.org/officeDocument/2006/relationships/hyperlink"/><Relationship Id="rId56" Target="https://erilink.ericsson.se/eridoc/erl/objectId/09004cffc7f8f9d3?docno=GFFI-21:031779Uen&amp;action=approved&amp;format=msw12" TargetMode="External" Type="http://schemas.openxmlformats.org/officeDocument/2006/relationships/hyperlink"/><Relationship Id="rId57" Target="https://erilink.ericsson.se/eridoc/erl/objectId/09004cff83b3c251?docno=EAB-10:017160Uen&amp;action=approved&amp;format=msw12" TargetMode="External" Type="http://schemas.openxmlformats.org/officeDocument/2006/relationships/hyperlink"/><Relationship Id="rId58" Target="https://erilink.ericsson.se/eridoc/erl/objectId/09004cff89efbc54?docno=00021-2908Uen&amp;action=approved&amp;format=msw8" TargetMode="External" Type="http://schemas.openxmlformats.org/officeDocument/2006/relationships/hyperlink"/><Relationship Id="rId59" Target="https://ericsson.sharepoint.com/sites/SRMReachOut/SitePages/RAPIA-Guidelines.aspx" TargetMode="External" Type="http://schemas.openxmlformats.org/officeDocument/2006/relationships/hyperlink"/><Relationship Id="rId6" Target="../customXml/item6.xml" Type="http://schemas.openxmlformats.org/officeDocument/2006/relationships/customXml"/><Relationship Id="rId60" Target="https://en.wikipedia.org/wiki/STRIDE_(security)" TargetMode="External" Type="http://schemas.openxmlformats.org/officeDocument/2006/relationships/hyperlink"/><Relationship Id="rId61" Target="https://eteamspace.internal.ericsson.com/display/PSPR/Risk+Management+template+for+Jira" TargetMode="External" Type="http://schemas.openxmlformats.org/officeDocument/2006/relationships/hyperlink"/><Relationship Id="rId62" Target="https://erilink.ericsson.se/eridoc/erl/objectId/09004cffcc7cae94?docno=14/00021-LXE1080035Uen&amp;action=approved&amp;format=msw12" TargetMode="External" Type="http://schemas.openxmlformats.org/officeDocument/2006/relationships/hyperlink"/><Relationship Id="rId63" Target="https://erilink.ericsson.se/eridoc/erl/objectId/09004cffc9137057?docno=5/00021-1/LXE1080035Uen&amp;action=approved&amp;format=msw12" TargetMode="External" Type="http://schemas.openxmlformats.org/officeDocument/2006/relationships/hyperlink"/><Relationship Id="rId64" Target="https://erilink.ericsson.se/eridoc/erl/objectId/09004cffc9137057?docno=5/00021-1/LXE1080035Uen&amp;action=approved&amp;format=msw12" TargetMode="External" Type="http://schemas.openxmlformats.org/officeDocument/2006/relationships/hyperlink"/><Relationship Id="rId65" Target="header1.xml" Type="http://schemas.openxmlformats.org/officeDocument/2006/relationships/header"/><Relationship Id="rId66" Target="header2.xml" Type="http://schemas.openxmlformats.org/officeDocument/2006/relationships/header"/><Relationship Id="rId67" Target="footer1.xml" Type="http://schemas.openxmlformats.org/officeDocument/2006/relationships/footer"/><Relationship Id="rId68" Target="footer2.xml" Type="http://schemas.openxmlformats.org/officeDocument/2006/relationships/footer"/><Relationship Id="rId69" Target="header3.xml" Type="http://schemas.openxmlformats.org/officeDocument/2006/relationships/header"/><Relationship Id="rId7" Target="numbering.xml" Type="http://schemas.openxmlformats.org/officeDocument/2006/relationships/numbering"/><Relationship Id="rId70" Target="footer3.xml" Type="http://schemas.openxmlformats.org/officeDocument/2006/relationships/footer"/><Relationship Id="rId71" Target="fontTable.xml" Type="http://schemas.openxmlformats.org/officeDocument/2006/relationships/fontTable"/><Relationship Id="rId72" Target="people.xml" Type="http://schemas.microsoft.com/office/2011/relationships/people"/><Relationship Id="rId73" Target="glossary/document.xml" Type="http://schemas.openxmlformats.org/officeDocument/2006/relationships/glossaryDocument"/><Relationship Id="rId74" Target="theme/theme1.xml" Type="http://schemas.openxmlformats.org/officeDocument/2006/relationships/theme"/><Relationship Id="rId8" Target="styles.xml" Type="http://schemas.openxmlformats.org/officeDocument/2006/relationships/styles"/><Relationship Id="rId9" Target="settings.xml" Type="http://schemas.openxmlformats.org/officeDocument/2006/relationships/settings"/></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word/_rels/header2.xml.rels><?xml version="1.0" encoding="UTF-8" standalone="yes"?><Relationships xmlns="http://schemas.openxmlformats.org/package/2006/relationships"><Relationship Id="rId1" Target="media/image1.emf" Type="http://schemas.openxmlformats.org/officeDocument/2006/relationships/image"/></Relationships>
</file>

<file path=word/_rels/header3.xml.rels><?xml version="1.0" encoding="UTF-8" standalone="yes"?><Relationships xmlns="http://schemas.openxmlformats.org/package/2006/relationships"><Relationship Id="rId1" Target="media/image1.emf" Type="http://schemas.openxmlformats.org/officeDocument/2006/relationships/image"/></Relationships>
</file>

<file path=word/glossary/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Ericsson Hilda">
    <w:panose1 w:val="00000500000000000000"/>
    <w:charset w:val="00"/>
    <w:family w:val="auto"/>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07D7D"/>
    <w:rsid w:val="000206CF"/>
    <w:rsid w:val="000314BC"/>
    <w:rsid w:val="000404AD"/>
    <w:rsid w:val="00043E39"/>
    <w:rsid w:val="00044497"/>
    <w:rsid w:val="000444C5"/>
    <w:rsid w:val="00047B04"/>
    <w:rsid w:val="00060032"/>
    <w:rsid w:val="00083D02"/>
    <w:rsid w:val="000C30FC"/>
    <w:rsid w:val="000E686B"/>
    <w:rsid w:val="000E7D95"/>
    <w:rsid w:val="00111CD3"/>
    <w:rsid w:val="00113FD2"/>
    <w:rsid w:val="001466B1"/>
    <w:rsid w:val="00162267"/>
    <w:rsid w:val="00166F65"/>
    <w:rsid w:val="00170C68"/>
    <w:rsid w:val="00181544"/>
    <w:rsid w:val="001B5519"/>
    <w:rsid w:val="001C6466"/>
    <w:rsid w:val="001D36A9"/>
    <w:rsid w:val="001E3D19"/>
    <w:rsid w:val="00213FF4"/>
    <w:rsid w:val="0021584B"/>
    <w:rsid w:val="00220D96"/>
    <w:rsid w:val="00245D38"/>
    <w:rsid w:val="00260416"/>
    <w:rsid w:val="00265F61"/>
    <w:rsid w:val="00270B3D"/>
    <w:rsid w:val="002B0A62"/>
    <w:rsid w:val="002B0F7D"/>
    <w:rsid w:val="002B28E7"/>
    <w:rsid w:val="002B4B84"/>
    <w:rsid w:val="002E03DD"/>
    <w:rsid w:val="00300FF3"/>
    <w:rsid w:val="00313EB8"/>
    <w:rsid w:val="00316029"/>
    <w:rsid w:val="003329E4"/>
    <w:rsid w:val="00352E47"/>
    <w:rsid w:val="003617E7"/>
    <w:rsid w:val="003821E4"/>
    <w:rsid w:val="00382453"/>
    <w:rsid w:val="00384A4D"/>
    <w:rsid w:val="003A3E39"/>
    <w:rsid w:val="003C5C1D"/>
    <w:rsid w:val="003D7BA5"/>
    <w:rsid w:val="003E21F8"/>
    <w:rsid w:val="00465523"/>
    <w:rsid w:val="004B4C69"/>
    <w:rsid w:val="004D151B"/>
    <w:rsid w:val="004E47CC"/>
    <w:rsid w:val="004F33FC"/>
    <w:rsid w:val="004F6D8C"/>
    <w:rsid w:val="0050568A"/>
    <w:rsid w:val="00526A39"/>
    <w:rsid w:val="00545075"/>
    <w:rsid w:val="00562C54"/>
    <w:rsid w:val="00564611"/>
    <w:rsid w:val="00591503"/>
    <w:rsid w:val="00594149"/>
    <w:rsid w:val="005A5DCB"/>
    <w:rsid w:val="005E0ACE"/>
    <w:rsid w:val="005E4AA1"/>
    <w:rsid w:val="005E4AD7"/>
    <w:rsid w:val="005E66E9"/>
    <w:rsid w:val="0060678E"/>
    <w:rsid w:val="00610BC9"/>
    <w:rsid w:val="006322CC"/>
    <w:rsid w:val="00647ABB"/>
    <w:rsid w:val="00652A21"/>
    <w:rsid w:val="006661FB"/>
    <w:rsid w:val="006717F7"/>
    <w:rsid w:val="006860DF"/>
    <w:rsid w:val="006917F3"/>
    <w:rsid w:val="006929F4"/>
    <w:rsid w:val="006B66F6"/>
    <w:rsid w:val="006B6F45"/>
    <w:rsid w:val="006C30C4"/>
    <w:rsid w:val="006C43F3"/>
    <w:rsid w:val="006F6664"/>
    <w:rsid w:val="00712519"/>
    <w:rsid w:val="00713EE1"/>
    <w:rsid w:val="00714249"/>
    <w:rsid w:val="00721EB5"/>
    <w:rsid w:val="00724109"/>
    <w:rsid w:val="007261E1"/>
    <w:rsid w:val="007805D4"/>
    <w:rsid w:val="00784434"/>
    <w:rsid w:val="00787D31"/>
    <w:rsid w:val="007926EF"/>
    <w:rsid w:val="007B5CB5"/>
    <w:rsid w:val="007B7EA1"/>
    <w:rsid w:val="007F10F8"/>
    <w:rsid w:val="00822FED"/>
    <w:rsid w:val="00824AAC"/>
    <w:rsid w:val="00825893"/>
    <w:rsid w:val="008400D7"/>
    <w:rsid w:val="0084135F"/>
    <w:rsid w:val="00841B46"/>
    <w:rsid w:val="0084672C"/>
    <w:rsid w:val="008766CC"/>
    <w:rsid w:val="008864D9"/>
    <w:rsid w:val="00890E37"/>
    <w:rsid w:val="008B326B"/>
    <w:rsid w:val="008B5EC6"/>
    <w:rsid w:val="008C09C2"/>
    <w:rsid w:val="008C1C58"/>
    <w:rsid w:val="008F0545"/>
    <w:rsid w:val="008F5F2E"/>
    <w:rsid w:val="00901D67"/>
    <w:rsid w:val="009343AD"/>
    <w:rsid w:val="0093468A"/>
    <w:rsid w:val="00957D47"/>
    <w:rsid w:val="00984F2A"/>
    <w:rsid w:val="009D6B90"/>
    <w:rsid w:val="009D742C"/>
    <w:rsid w:val="00A05F3A"/>
    <w:rsid w:val="00A1141F"/>
    <w:rsid w:val="00A34A1B"/>
    <w:rsid w:val="00A400BD"/>
    <w:rsid w:val="00A6014D"/>
    <w:rsid w:val="00A63E2E"/>
    <w:rsid w:val="00A85BB6"/>
    <w:rsid w:val="00A8624D"/>
    <w:rsid w:val="00A92238"/>
    <w:rsid w:val="00AA7723"/>
    <w:rsid w:val="00AB06F2"/>
    <w:rsid w:val="00AC6F37"/>
    <w:rsid w:val="00AC781B"/>
    <w:rsid w:val="00AD6EDB"/>
    <w:rsid w:val="00B03B40"/>
    <w:rsid w:val="00B049C9"/>
    <w:rsid w:val="00B07360"/>
    <w:rsid w:val="00B26AC6"/>
    <w:rsid w:val="00B27709"/>
    <w:rsid w:val="00B70EC6"/>
    <w:rsid w:val="00B94A2C"/>
    <w:rsid w:val="00BB1370"/>
    <w:rsid w:val="00BD4AC6"/>
    <w:rsid w:val="00BE094D"/>
    <w:rsid w:val="00BE49BF"/>
    <w:rsid w:val="00C04503"/>
    <w:rsid w:val="00C10028"/>
    <w:rsid w:val="00C14540"/>
    <w:rsid w:val="00C215A4"/>
    <w:rsid w:val="00C267F7"/>
    <w:rsid w:val="00C41925"/>
    <w:rsid w:val="00C50838"/>
    <w:rsid w:val="00C56B5B"/>
    <w:rsid w:val="00C62F8C"/>
    <w:rsid w:val="00C72D4A"/>
    <w:rsid w:val="00CC1830"/>
    <w:rsid w:val="00CD3C51"/>
    <w:rsid w:val="00CF2E4E"/>
    <w:rsid w:val="00D446F9"/>
    <w:rsid w:val="00D539F4"/>
    <w:rsid w:val="00D60E9E"/>
    <w:rsid w:val="00D72A2C"/>
    <w:rsid w:val="00D936D9"/>
    <w:rsid w:val="00DA5CEC"/>
    <w:rsid w:val="00DD1E34"/>
    <w:rsid w:val="00DE02C6"/>
    <w:rsid w:val="00DF0B83"/>
    <w:rsid w:val="00DF2EEA"/>
    <w:rsid w:val="00E14C62"/>
    <w:rsid w:val="00E25A5C"/>
    <w:rsid w:val="00E52B31"/>
    <w:rsid w:val="00E53E03"/>
    <w:rsid w:val="00E57E4C"/>
    <w:rsid w:val="00E80121"/>
    <w:rsid w:val="00E8371F"/>
    <w:rsid w:val="00E84FD6"/>
    <w:rsid w:val="00E87A9F"/>
    <w:rsid w:val="00E94250"/>
    <w:rsid w:val="00E96C26"/>
    <w:rsid w:val="00EA333D"/>
    <w:rsid w:val="00EB3D4C"/>
    <w:rsid w:val="00EB730B"/>
    <w:rsid w:val="00EE6FFE"/>
    <w:rsid w:val="00F03ECA"/>
    <w:rsid w:val="00F24B6D"/>
    <w:rsid w:val="00F37C9C"/>
    <w:rsid w:val="00F40959"/>
    <w:rsid w:val="00F42BBC"/>
    <w:rsid w:val="00F5491A"/>
    <w:rsid w:val="00F66BB2"/>
    <w:rsid w:val="00F73669"/>
    <w:rsid w:val="00F73821"/>
    <w:rsid w:val="00F751CF"/>
    <w:rsid w:val="00F90CE6"/>
    <w:rsid w:val="00FA08AE"/>
    <w:rsid w:val="00FB4DAF"/>
    <w:rsid w:val="00FC1889"/>
    <w:rsid w:val="00FC2E80"/>
    <w:rsid w:val="00FE1D2E"/>
    <w:rsid w:val="00FE4BF3"/>
    <w:rsid w:val="00FE77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2238"/>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2F2F2"/>
      </a:lt1>
      <a:dk2>
        <a:srgbClr val="242424"/>
      </a:dk2>
      <a:lt2>
        <a:srgbClr val="E0E0E0"/>
      </a:lt2>
      <a:accent1>
        <a:srgbClr val="0082F0"/>
      </a:accent1>
      <a:accent2>
        <a:srgbClr val="FF3232"/>
      </a:accent2>
      <a:accent3>
        <a:srgbClr val="FF8C0A"/>
      </a:accent3>
      <a:accent4>
        <a:srgbClr val="FAD22D"/>
      </a:accent4>
      <a:accent5>
        <a:srgbClr val="0FC373"/>
      </a:accent5>
      <a:accent6>
        <a:srgbClr val="AF78D2"/>
      </a:accent6>
      <a:hlink>
        <a:srgbClr val="0A14D2"/>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_rels/item5.xml.rels><?xml version="1.0" encoding="UTF-8" standalone="yes"?><Relationships xmlns="http://schemas.openxmlformats.org/package/2006/relationships"><Relationship Id="rId1" Target="itemProps5.xml" Type="http://schemas.openxmlformats.org/officeDocument/2006/relationships/customXmlProps"/></Relationships>
</file>

<file path=customXml/_rels/item6.xml.rels><?xml version="1.0" encoding="UTF-8" standalone="yes"?><Relationships xmlns="http://schemas.openxmlformats.org/package/2006/relationships"><Relationship Id="rId1" Target="itemProps6.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4DD2F48D38AB4A85911C5685DA90FF" ma:contentTypeVersion="19" ma:contentTypeDescription="Create a new document." ma:contentTypeScope="" ma:versionID="62495e91c74125c5f7e19139204116c3">
  <xs:schema xmlns:xsd="http://www.w3.org/2001/XMLSchema" xmlns:xs="http://www.w3.org/2001/XMLSchema" xmlns:p="http://schemas.microsoft.com/office/2006/metadata/properties" xmlns:ns2="6143a402-a817-47e2-bfeb-3c01b918dafc" xmlns:ns3="94d95290-2e05-4ab2-8a53-c29a62510647" xmlns:ns4="d8762117-8292-4133-b1c7-eab5c6487cfd" targetNamespace="http://schemas.microsoft.com/office/2006/metadata/properties" ma:root="true" ma:fieldsID="f61e9ccfaf5951b07f483ae3e0a33c59" ns2:_="" ns3:_="" ns4:_="">
    <xs:import namespace="6143a402-a817-47e2-bfeb-3c01b918dafc"/>
    <xs:import namespace="94d95290-2e05-4ab2-8a53-c29a62510647"/>
    <xs:import namespace="d8762117-8292-4133-b1c7-eab5c6487cfd"/>
    <xs:element name="properties">
      <xs:complexType>
        <xs:sequence>
          <xs:element name="documentManagement">
            <xs:complexType>
              <xs:all>
                <xs:element ref="ns2:MediaServiceMetadata" minOccurs="0"/>
                <xs:element ref="ns2:MediaServiceFastMetadata" minOccurs="0"/>
                <xs:element ref="ns2:MediaServiceDateTaken" minOccurs="0"/>
                <xs:element ref="ns2:MediaServiceAutoTags" minOccurs="0"/>
                <xs:element ref="ns2:MediaLengthInSeconds" minOccurs="0"/>
                <xs:element ref="ns3:SharedWithUsers" minOccurs="0"/>
                <xs:element ref="ns3:SharedWithDetails" minOccurs="0"/>
                <xs:element ref="ns2:MediaServiceAutoKeyPoints" minOccurs="0"/>
                <xs:element ref="ns2:MediaServiceKeyPoints" minOccurs="0"/>
                <xs:element ref="ns2:MediaServiceObjectDetectorVersions" minOccurs="0"/>
                <xs:element ref="ns2:Comment" minOccurs="0"/>
                <xs:element ref="ns2:MediaServiceGenerationTime" minOccurs="0"/>
                <xs:element ref="ns2:MediaServiceEventHashCode" minOccurs="0"/>
                <xs:element ref="ns2:MediaServiceSearchProperties" minOccurs="0"/>
                <xs:element ref="ns2:lcf76f155ced4ddcb4097134ff3c332f" minOccurs="0"/>
                <xs:element ref="ns4:TaxCatchAll" minOccurs="0"/>
                <xs:element ref="ns2:MediaServiceOCR" minOccurs="0"/>
                <xs:element ref="ns2:MediaServiceBillingMetadata"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6143a402-a817-47e2-bfeb-3c01b918dafc"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DateTaken" ma:index="10" nillable="true" ma:displayName="MediaServiceDateTaken" ma:hidden="true" ma:internalName="MediaServiceDateTaken" ma:readOnly="true">
      <xs:simpleType>
        <xs:restriction base="dms:Text"/>
      </xs:simpleType>
    </xs:element>
    <xs:element name="MediaServiceAutoTags" ma:index="11" nillable="true" ma:displayName="Tags" ma:internalName="MediaServiceAutoTags" ma:readOnly="true">
      <xs:simpleType>
        <xs:restriction base="dms:Text"/>
      </xs:simpleType>
    </xs:element>
    <xs:element name="MediaLengthInSeconds" ma:index="12" nillable="true" ma:displayName="MediaLengthInSeconds" ma:hidden="true" ma:internalName="MediaLengthInSeconds" ma:readOnly="true">
      <xs:simpleType>
        <xs:restriction base="dms:Unknown"/>
      </xs:simpleType>
    </xs:element>
    <xs:element name="MediaServiceAutoKeyPoints" ma:index="15" nillable="true" ma:displayName="MediaServiceAutoKeyPoints" ma:hidden="true" ma:internalName="MediaServiceAutoKeyPoints" ma:readOnly="true">
      <xs:simpleType>
        <xs:restriction base="dms:Note"/>
      </xs:simpleType>
    </xs:element>
    <xs:element name="MediaServiceKeyPoints" ma:index="16" nillable="true" ma:displayName="KeyPoints" ma:internalName="MediaServiceKeyPoints" ma:readOnly="true">
      <xs:simpleType>
        <xs:restriction base="dms:Note">
          <xs:maxLength value="255"/>
        </xs:restriction>
      </xs:simpleType>
    </xs:element>
    <xs:element name="MediaServiceObjectDetectorVersions" ma:index="17" nillable="true" ma:displayName="MediaServiceObjectDetectorVersions" ma:hidden="true" ma:indexed="true" ma:internalName="MediaServiceObjectDetectorVersions" ma:readOnly="true">
      <xs:simpleType>
        <xs:restriction base="dms:Text"/>
      </xs:simpleType>
    </xs:element>
    <xs:element name="Comment" ma:index="18" nillable="true" ma:displayName="Comment" ma:format="Dropdown" ma:internalName="Comment">
      <xs:simpleType>
        <xs:restriction base="dms:Note">
          <xs:maxLength value="255"/>
        </xs:restriction>
      </xs:simpleType>
    </xs:element>
    <xs:element name="MediaServiceGenerationTime" ma:index="19" nillable="true" ma:displayName="MediaServiceGenerationTime" ma:hidden="true" ma:internalName="MediaServiceGenerationTime" ma:readOnly="true">
      <xs:simpleType>
        <xs:restriction base="dms:Text"/>
      </xs:simpleType>
    </xs:element>
    <xs:element name="MediaServiceEventHashCode" ma:index="20" nillable="true" ma:displayName="MediaServiceEventHashCode" ma:hidden="true" ma:internalName="MediaServiceEventHashCode" ma:readOnly="true">
      <xs:simpleType>
        <xs:restriction base="dms:Text"/>
      </xs:simpleType>
    </xs:element>
    <xs:element name="MediaServiceSearchProperties" ma:index="21" nillable="true" ma:displayName="MediaServiceSearchProperties" ma:hidden="true" ma:internalName="MediaServiceSearchProperties" ma:readOnly="true">
      <xs:simpleType>
        <xs:restriction base="dms:Note"/>
      </xs:simpleType>
    </xs:element>
    <xs: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complexType>
        <xs:sequence>
          <xs:element ref="pc:Terms" minOccurs="0" maxOccurs="1"/>
        </xs:sequence>
      </xs:complexType>
    </xs:element>
    <xs:element name="MediaServiceOCR" ma:index="25" nillable="true" ma:displayName="Extracted Text" ma:internalName="MediaServiceOCR" ma:readOnly="true">
      <xs:simpleType>
        <xs:restriction base="dms:Note">
          <xs:maxLength value="255"/>
        </xs:restriction>
      </xs:simpleType>
    </xs:element>
    <xs:element name="MediaServiceBillingMetadata" ma:index="26" nillable="true" ma:displayName="MediaServiceBillingMetadata" ma:hidden="true" ma:internalName="MediaServiceBillingMetadata"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94d95290-2e05-4ab2-8a53-c29a62510647" elementFormDefault="qualified">
    <xs:import namespace="http://schemas.microsoft.com/office/2006/documentManagement/types"/>
    <xs:import namespace="http://schemas.microsoft.com/office/infopath/2007/PartnerControls"/>
    <xs:element name="SharedWithUsers" ma:index="13"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4" nillable="true" ma:displayName="Shared With Details" ma:internalName="SharedWithDetails" ma:readOnly="true">
      <xs:simpleType>
        <xs:restriction base="dms:Note">
          <xs:maxLength value="255"/>
        </xs:restriction>
      </xs:simpleType>
    </xs:element>
  </xs:schema>
  <xs: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import namespace="http://schemas.microsoft.com/office/2006/documentManagement/types"/>
    <xs:import namespace="http://schemas.microsoft.com/office/infopath/2007/PartnerControls"/>
    <xs:element name="TaxCatchAll" ma:index="24" nillable="true" ma:displayName="Taxonomy Catch All Column" ma:hidden="true" ma:list="{1fda7c75-081f-4602-9532-b02773b4b6c6}" ma:internalName="TaxCatchAll" ma:showField="CatchAllData" ma:web="94d95290-2e05-4ab2-8a53-c29a62510647">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4d95290-2e05-4ab2-8a53-c29a62510647">
      <UserInfo>
        <DisplayName>Ben Sun</DisplayName>
        <AccountId>299</AccountId>
        <AccountType/>
      </UserInfo>
      <UserInfo>
        <DisplayName>Pushkala Sukumara Menon</DisplayName>
        <AccountId>367</AccountId>
        <AccountType/>
      </UserInfo>
      <UserInfo>
        <DisplayName>Arup Kumar Das</DisplayName>
        <AccountId>102</AccountId>
        <AccountType/>
      </UserInfo>
    </SharedWithUsers>
    <Comment xmlns="6143a402-a817-47e2-bfeb-3c01b918dafc" xsi:nil="true"/>
    <lcf76f155ced4ddcb4097134ff3c332f xmlns="6143a402-a817-47e2-bfeb-3c01b918dafc">
      <Terms xmlns="http://schemas.microsoft.com/office/infopath/2007/PartnerControls"/>
    </lcf76f155ced4ddcb4097134ff3c332f>
    <TaxCatchAll xmlns="d8762117-8292-4133-b1c7-eab5c6487cfd" xsi:nil="true"/>
  </documentManagement>
</p:properties>
</file>

<file path=customXml/item3.xml><?xml version="1.0" encoding="utf-8"?>
<Sources xmlns:b="http://schemas.openxmlformats.org/officeDocument/2006/bibliography" xmlns="http://schemas.openxmlformats.org/officeDocument/2006/bibliography" SelectedStyle="\APASixthEditionOfficeOnline.xsl" StyleName="APA" Version="6"/>
</file>

<file path=customXml/item4.xml><?xml version="1.0" encoding="utf-8"?>
<TemplafyFormConfiguration>{"formFields":[{"name":"PageSetup","dataSource":"Page Setup","displayColumn":"paperSize","hideIfNoUserInteractionRequired":false,"distinct":true,"required":false,"autoSelectFirstOption":true,"helpTexts":{"prefix":"","postfix":""},"spacing":{},"type":"dropDown","label":"Page Setup (Word)","fullyQualifiedName":"PageSetup"},{"name":"DocumentTitle","required":true,"placeholder":"","lines":0,"helpTexts":{"prefix":"","postfix":""},"spacing":{},"type":"textBox","label":"Document Title","fullyQualifiedName":"DocumentTitle"},{"name":"DocTypeStandardPortrait","column":"docType","required":false,"placeholder":"","autoSelectFirstOption":false,"helpTexts":{"prefix":"","postfix":"If the document type differs from the default value, click on the X to delete and type/choose another type."},"spacing":{},"dataSource":"Standard Portrait Document Type","type":"comboBox","label":"Document Type","fullyQualifiedName":"DocTypeStandardPortrait"},{"name":"ConfidentialityClass","dataSource":"Confidentiality","displayColumn":"confidentiality","hideIfNoUserInteractionRequired":false,"distinct":true,"required":true,"autoSelectFirstOption":false,"helpTexts":{"prefix":"","postfix":""},"spacing":{},"type":"dropDown","label":"Confidentiality Class","fullyQualifiedName":"ConfidentialityClass"},{"name":"ExternalConfidentialityLabel","dataSource":"External Confidentiality label","displayColumn":"externalConfidentiality","defaultValue":"1","hideIfNoUserInteractionRequired":false,"distinct":true,"required":false,"autoSelectFirstOption":false,"helpTexts":{"prefix":"","postfix":"If no external confidentiality class then please choose the blank value"},"spacing":{},"type":"dropDown","label":"External Confidentiality label","fullyQualifiedName":"ExternalConfidentialityLabel"},{"name":"DocumentNumber","required":false,"placeholder":"","lines":0,"helpTexts":{"prefix":"","postfix":""},"spacing":{},"type":"textBox","label":"Document Number","fullyQualifiedName":"DocumentNumber"},{"name":"Revision","column":"revision","required":false,"placeholder":"","autoSelectFirstOption":false,"helpTexts":{"prefix":"","postfix":""},"spacing":{},"dataSource":"Revision","type":"comboBox","label":"Revision","fullyQualifiedName":"Revision"},{"name":"Date","required":false,"helpTexts":{"prefix":"","postfix":""},"spacing":{},"type":"datePicker","label":"Date","fullyQualifiedName":"Date"},{"name":"Prepared","required":false,"placeholder":"","lines":0,"defaultValue":"{{UserProfile.Prepared}}","helpTexts":{"prefix":"","postfix":""},"spacing":{},"type":"textBox","label":"Prepared By (Subject Responsible)","fullyQualifiedName":"Prepared"},{"name":"ApprovedBy","required":false,"placeholder":"","lines":0,"helpTexts":{"prefix":"","postfix":""},"spacing":{},"type":"textBox","label":"Approved By (Document Responsible)","fullyQualifiedName":"ApprovedBy"},{"name":"Checked","required":false,"placeholder":"","lines":0,"helpTexts":{"prefix":"","postfix":""},"spacing":{},"type":"textBox","label":"Checked","fullyQualifiedName":"Checked"},{"name":"Reference","required":false,"placeholder":"","lines":0,"helpTexts":{"prefix":"","postfix":""},"spacing":{},"type":"textBox","label":"Reference","fullyQualifiedName":"Reference"},{"name":"Keywords","required":false,"placeholder":"","lines":0,"helpTexts":{"prefix":"","postfix":""},"spacing":{},"type":"textBox","label":"Keywords","fullyQualifiedName":"Keywords"},{"name":"AdministrativeInformation","required":false,"placeholder":"","lines":2,"helpTexts":{"prefix":"","postfix":""},"spacing":{},"type":"textBox","label":"Administrative information","fullyQualifiedName":"AdministrativeInformation"}],"formDataEntries":[{"name":"PageSetup","value":"5wlu7ZdPxHQj1W0w+yTNSg=="},{"name":"DocumentTitle","value":"pJIUbQGVwsZcDkRiaKIpRJgr+pF1kF10iOPIEEpQGKTa27dOYV2mP11ZqFUbInw9cJOcQHvMhLEdvMmBZahnUg=="},{"name":"DocTypeStandardPortrait","value":"NY6pGAagqPU/V12ngq36Yg=="},{"name":"ConfidentialityClass","value":"5wlu7ZdPxHQj1W0w+yTNSg=="},{"name":"ExternalConfidentialityLabel","value":"5wlu7ZdPxHQj1W0w+yTNSg=="},{"name":"DocumentNumber","value":"6ixjBCoR4zEDwXhh4xjiV3l1gp/kOuNli/2RFuBsFk4="},{"name":"Revision","value":"a0JzePNDC1/ZKhHBV3WW3g=="},{"name":"Date","value":"XTt+/dcBvCTWVCJJInL+BA=="},{"name":"Prepared","value":"CDAp3NNTxu4yDGLWGvVD7eeBkk/AY17jb1ETWcjQRA4="},{"name":"ApprovedBy","value":"p3F7ucQy7OeH88PhtXr77oj9Yre2f76GP/Hyh5/VWsM="},{"name":"Keywords","value":"O5h8m/ZJ+akqB/BYZpOsXxDOgPa0cn22fwrwjDXFIQavkTzlcBqOfCuVyOxT6QbQ"}]}</TemplafyFormConfigura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TemplafyTemplateConfiguration>{"elementsMetadata":[{"type":"richTextContentControl","id":"788687c7-ea7d-4f7c-affe-6f3379bb5e4e","elementConfiguration":{"binding":"Form.ConfidentialityClass.Confidentiality","type":"text","visibility":{"action":"hide","operator":"equals","compareValue":"None"},"removeAndKeepContent":false,"disableUpdates":false}},{"type":"richTextContentControl","id":"eeb7deb8-43cf-4723-8ce6-efecd843489f","elementConfiguration":{"binding":"Form.ExternalConfidentialityLabel.ExternalConfidentiality","type":"text","visibility":{"action":"hide","operator":"equals","compareValue":"None"},"removeAndKeepContent":false,"disableUpdates":false}},{"type":"richTextContentControl","id":"421c26a8-f72a-4ebf-bb6a-33d6315206b2","elementConfiguration":{"binding":"Form.DocTypeStandardPortrait","type":"text","removeAndKeepContent":false,"disableUpdates":false}},{"type":"richTextContentControl","id":"2fcf28e2-ba89-43f8-b781-d2d384b1be7c","elementConfiguration":{"binding":"Form.Prepared","type":"text","removeAndKeepContent":false,"disableUpdates":false}},{"type":"richTextContentControl","id":"0f2e4e60-af66-4209-8e6f-f0d432549dd0","elementConfiguration":{"binding":"Form.ApprovedBy","type":"text","removeAndKeepContent":false,"disableUpdates":false}},{"type":"richTextContentControl","id":"e7ae5e2b-6d12-4fbb-a0cb-367315729e72","elementConfiguration":{"binding":"Form.Checked","type":"text","removeAndKeepContent":false,"disableUpdates":false}},{"type":"richTextContentControl","id":"6cdc98f2-78dd-416e-9709-39f9426d1dec","elementConfiguration":{"binding":"Form.DocumentNumber","type":"text","removeAndKeepContent":false,"disableUpdates":false}},{"type":"richTextContentControl","id":"b74a5abf-7a09-4a8f-8074-3b70368dae86","elementConfiguration":{"binding":"Form.LanguageCode.LanguageCode","type":"text","visibility":{"action":"hide","binding":"Form.DocumentNumber","operator":"equals","compareValue":""},"removeAndKeepContent":false,"disableUpdates":false}},{"type":"richTextContentControl","id":"c541897d-e12b-40e7-a098-434a316935e0","elementConfiguration":{"binding":"Form.Revision","type":"text","removeAndKeepContent":false,"disableUpdates":false}},{"type":"richTextContentControl","id":"36fe2f6c-314f-4cc8-8173-7ede5b7d65f4","elementConfiguration":{"binding":"Form.Date","type":"date","format":"{{DateFormats.GeneralDate}}","removeAndKeepContent":false,"disableUpdates":false}},{"type":"richTextContentControl","id":"f49060b0-b4f7-418e-8cd0-85b7396e40a9","elementConfiguration":{"binding":"Form.Reference","type":"text","removeAndKeepContent":false,"disableUpdates":false}},{"type":"richTextContentControl","id":"4ab39f7c-eee9-4a55-ab91-5ce88a434b52","elementConfiguration":{"binding":"Form.AdministrativeInformation","type":"text","visibility":{"action":"hide","operator":"equals","compareValue":""},"removeAndKeepContent":false,"disableUpdates":false}},{"type":"richTextContentControl","id":"351e7339-dc18-40a1-98af-2d9325c780aa","elementConfiguration":{"binding":"Form.DocumentTitle","type":"text","removeAndKeepContent":false,"disableUpdates":false}},{"type":"richTextContentControl","id":"12438a97-f8ce-471e-a83b-576483612da7","elementConfiguration":{"binding":"Form.ConfidentialityClass.Confidentiality","type":"text","removeAndKeepContent":false,"disableUpdates":false}},{"type":"richTextContentControl","id":"3067072d-1794-4d0e-afa8-9340cd3a027b","elementConfiguration":{"binding":"Form.ExternalConfidentialityLabel.ExternalConfidentiality","type":"text","removeAndKeepContent":false,"disableUpdates":false}},{"type":"richTextContentControl","id":"631d39b3-2eb5-4790-9add-22a4d11f2936","elementConfiguration":{"binding":"Form.DocTypeStandardPortrait","type":"text","removeAndKeepContent":false,"disableUpdates":false}},{"type":"richTextContentControl","id":"5718f13d-9507-4a76-a010-a37584bdf4ea","elementConfiguration":{"binding":"Form.Prepared","type":"text","removeAndKeepContent":false,"disableUpdates":false}},{"type":"richTextContentControl","id":"1cd4d542-dcf4-4956-b369-2cd1a369097c","elementConfiguration":{"binding":"Form.ApprovedBy","type":"text","removeAndKeepContent":false,"disableUpdates":false}},{"type":"richTextContentControl","id":"c18246e9-12ad-48f5-8a27-5a5519588c7e","elementConfiguration":{"binding":"Form.Checked","type":"text","removeAndKeepContent":false,"disableUpdates":false}},{"type":"richTextContentControl","id":"aeb07761-a97c-41b9-8121-b2448f61f291","elementConfiguration":{"binding":"Form.DocumentNumber","type":"text","removeAndKeepContent":false,"disableUpdates":false}},{"type":"richTextContentControl","id":"84ce25d8-c2ef-47ff-859d-dfed03d41850","elementConfiguration":{"binding":"Form.LanguageCode.LanguageCode","type":"text","visibility":{"action":"hide","binding":"Form.DocumentNumber","operator":"equals","compareValue":""},"removeAndKeepContent":false,"disableUpdates":false}},{"type":"richTextContentControl","id":"5393c72c-0748-4c50-8deb-1b17c76c7b9d","elementConfiguration":{"binding":"Form.Revision","type":"text","removeAndKeepContent":false,"disableUpdates":false}},{"type":"richTextContentControl","id":"00011cfa-461f-42d0-bd92-108ada914e46","elementConfiguration":{"binding":"Form.Date","type":"date","format":"{{DateFormats.GeneralDate}}","removeAndKeepContent":false,"disableUpdates":false}},{"type":"richTextContentControl","id":"e2e1e132-f3a6-408d-872d-e2fffbd3e16c","elementConfiguration":{"binding":"Form.Reference","type":"text","removeAndKeepContent":false,"disableUpdates":false}}],"transformationConfigurations":[{"propertyName":null,"propertyValue":null,"type":"proofingLanguage","headerFooterType":null,"leftSectionValue":null,"centerSectionValue":null,"rightSectionValue":null,"language":"{{DocumentLanguage}}","disableUpdates":false},{"propertyName":null,"propertyValue":null,"type":"pageSetup","headerFooterType":null,"leftSectionValue":null,"centerSectionValue":null,"rightSectionValue":null,"paperWidth":"{{Form.PageSetup.PaperWidth}}","paperHeight":"{{Form.PageSetup.PaperHeight}}","originalValues":{"topMargin":2722,"rightMargin":737,"bottomMargin":1418,"leftMargin":2495,"gutter":0,"gutterPosition":"left","orientation":"portrait","paperWidth":11906,"paperHeight":16838,"headerFromEdge":601,"footerFromEdge":720},"disableUpdates":false},{"propertyName":"SecurityClass","propertyValue":"{{Form.ConfidentialityClass.Confidentiality}}","type":"customDocumentProperty","headerFooterType":null,"leftSectionValue":null,"centerSectionValue":null,"rightSectionValue":null,"disableUpdates":false},{"propertyName":"ExtConf","propertyValue":"{{Form.ExternalConfidentialityLabel.ExternalConfidentiality}}","type":"customDocumentProperty","headerFooterType":null,"leftSectionValue":null,"centerSectionValue":null,"rightSectionValue":null,"disableUpdates":false},{"propertyName":"Prepared","propertyValue":"{{Form.Prepared}}","type":"customDocumentProperty","headerFooterType":null,"leftSectionValue":null,"centerSectionValue":null,"rightSectionValue":null,"disableUpdates":false},{"propertyName":"ApprovedBy","propertyValue":"{{Form.ApprovedBy}}","type":"customDocumentProperty","headerFooterType":null,"leftSectionValue":null,"centerSectionValue":null,"rightSectionValue":null,"disableUpdates":false},{"propertyName":"Checked","propertyValue":"{{Form.Checked}}","type":"customDocumentProperty","headerFooterType":null,"leftSectionValue":null,"centerSectionValue":null,"rightSectionValue":null,"disableUpdates":false},{"propertyName":"Date","propertyValue":"{{Form.Date}}","type":"customDocumentProperty","headerFooterType":null,"leftSectionValue":null,"centerSectionValue":null,"rightSectionValue":null,"disableUpdates":false},{"propertyName":"Reference","propertyValue":"{{Form.Reference}}","type":"customDocumentProperty","headerFooterType":null,"leftSectionValue":null,"centerSectionValue":null,"rightSectionValue":null,"disableUpdates":false},{"propertyName":"Title","propertyValue":"{{Form.DocumentTitle}}","type":"customDocumentProperty","headerFooterType":null,"leftSectionValue":null,"centerSectionValue":null,"rightSectionValue":null,"disableUpdates":false},{"propertyName":"Keyword","propertyValue":"{{Form.Keywords}}","type":"customDocumentProperty","headerFooterType":null,"leftSectionValue":null,"centerSectionValue":null,"rightSectionValue":null,"disableUpdates":false},{"propertyName":"DocNo","propertyValue":"{{Form.DocumentNumber}}","type":"customDocumentProperty","headerFooterType":null,"leftSectionValue":null,"centerSectionValue":null,"rightSectionValue":null,"disableUpdates":false},{"propertyName":"AdmInfo","propertyValue":"{{Form.AdministrativeInformation}}","type":"customDocumentProperty","headerFooterType":null,"leftSectionValue":null,"centerSectionValue":null,"rightSectionValue":null,"disableUpdates":false},{"propertyName":"Language","propertyValue":"EnglishUS","type":"customDocumentProperty","headerFooterType":null,"leftSectionValue":null,"centerSectionValue":null,"rightSectionValue":null,"disableUpdates":false},{"propertyName":"TemplateID","propertyValue":"FALSE","type":"customDocumentProperty","headerFooterType":null,"leftSectionValue":null,"centerSectionValue":null,"rightSectionValue":null,"disableUpdates":false},{"propertyName":"ConfCtrl","propertyValue":"FALSE","type":"customDocumentProperty","headerFooterType":null,"leftSectionValue":null,"centerSectionValue":null,"rightSectionValue":null,"disableUpdates":false},{"propertyName":"Conf","propertyValue":"{{Form.ConfidentialityClass.Confidentiality}}","type":"customDocumentProperty","headerFooterType":null,"leftSectionValue":null,"centerSectionValue":null,"rightSectionValue":null,"disableUpdates":false},{"propertyName":"TemplateName","propertyValue":"CXC 172 4735/5","type":"customDocumentProperty","headerFooterType":null,"leftSectionValue":null,"centerSectionValue":null,"rightSectionValue":null,"disableUpdates":false},{"propertyName":"TemplateVersion","propertyValue":"R3A","type":"customDocumentProperty","headerFooterType":null,"leftSectionValue":null,"centerSectionValue":null,"rightSectionValue":null,"disableUpdates":false},{"propertyName":"title","propertyValue":"{{Form.DocumentTitle}}","type":"documentProperty","headerFooterType":null,"leftSectionValue":null,"centerSectionValue":null,"rightSectionValue":null,"disableUpdates":false},{"propertyName":"keywords","propertyValue":"{{Form.Keywords}}","type":"documentProperty","headerFooterType":null,"leftSectionValue":null,"centerSectionValue":null,"rightSectionValue":null,"disableUpdates":false},{"propertyName":"creator","propertyValue":"{{Form.Prepared}}","type":"documentProperty","headerFooterType":null,"leftSectionValue":null,"centerSectionValue":null,"rightSectionValue":null,"disableUpdates":false},{"propertyName":"company","propertyValue":"Ericsson","type":"documentProperty","headerFooterType":null,"leftSectionValue":null,"centerSectionValue":null,"rightSectionValue":null,"disableUpdates":false},{"propertyName":"DocType","propertyValue":"{{Form.DocTypeStandardPortrait}}","type":"customDocumentProperty","headerFooterType":null,"leftSectionValue":null,"centerSectionValue":null,"rightSectionValue":null,"disableUpdates":false},{"propertyName":"Revision","propertyValue":"{{Form.Revision}}","type":"customDocumentProperty","headerFooterType":null,"leftSectionValue":null,"centerSectionValue":null,"rightSectionValue":null,"disableUpdates":false},{"propertyName":"description","propertyValue":"{{Form.DocumentNumber}}\nRev {{Form.Revision}}","type":"documentProperty","headerFooterType":null,"leftSectionValue":null,"centerSectionValue":null,"rightSectionValue":null,"disableUpdates":false},{"propertyName":"DocumentType","propertyValue":"StandardPortrait","type":"customDocumentProperty","headerFooterType":null,"leftSectionValue":null,"centerSectionValue":null,"rightSectionValue":null,"disableUpdates":false}],"templateName":"Standard portrait","templateDescription":"","version":"1.9","isBaseTemplate":false,"enableDocumentContentUpdater":true}</TemplafyTemplateConfiguration>
</file>

<file path=customXml/itemProps1.xml><?xml version="1.0" encoding="utf-8"?>
<ds:datastoreItem xmlns:ds="http://schemas.openxmlformats.org/officeDocument/2006/customXml" ds:itemID="{CBF644A2-02CA-4202-BF5D-E79B0CE4A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43a402-a817-47e2-bfeb-3c01b918dafc"/>
    <ds:schemaRef ds:uri="94d95290-2e05-4ab2-8a53-c29a62510647"/>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2B4B7B-9CC3-45B5-A4A2-8A99AE0B2BD0}">
  <ds:schemaRefs>
    <ds:schemaRef ds:uri="http://schemas.microsoft.com/office/2006/metadata/properties"/>
    <ds:schemaRef ds:uri="http://schemas.microsoft.com/office/infopath/2007/PartnerControls"/>
    <ds:schemaRef ds:uri="94d95290-2e05-4ab2-8a53-c29a62510647"/>
    <ds:schemaRef ds:uri="6143a402-a817-47e2-bfeb-3c01b918dafc"/>
    <ds:schemaRef ds:uri="d8762117-8292-4133-b1c7-eab5c6487cfd"/>
  </ds:schemaRefs>
</ds:datastoreItem>
</file>

<file path=customXml/itemProps3.xml><?xml version="1.0" encoding="utf-8"?>
<ds:datastoreItem xmlns:ds="http://schemas.openxmlformats.org/officeDocument/2006/customXml" ds:itemID="{27BC0FD4-0AD9-48F0-A469-0E653DFD7239}">
  <ds:schemaRefs>
    <ds:schemaRef ds:uri="http://schemas.openxmlformats.org/officeDocument/2006/bibliography"/>
  </ds:schemaRefs>
</ds:datastoreItem>
</file>

<file path=customXml/itemProps4.xml><?xml version="1.0" encoding="utf-8"?>
<ds:datastoreItem xmlns:ds="http://schemas.openxmlformats.org/officeDocument/2006/customXml" ds:itemID="{F868E80E-0F5D-4B2F-8B75-DF6F6F7E5859}">
  <ds:schemaRefs/>
</ds:datastoreItem>
</file>

<file path=customXml/itemProps5.xml><?xml version="1.0" encoding="utf-8"?>
<ds:datastoreItem xmlns:ds="http://schemas.openxmlformats.org/officeDocument/2006/customXml" ds:itemID="{7A1BC6EC-1EBD-40DD-AC31-BB3AA3936658}">
  <ds:schemaRefs>
    <ds:schemaRef ds:uri="http://schemas.microsoft.com/sharepoint/v3/contenttype/forms"/>
  </ds:schemaRefs>
</ds:datastoreItem>
</file>

<file path=customXml/itemProps6.xml><?xml version="1.0" encoding="utf-8"?>
<ds:datastoreItem xmlns:ds="http://schemas.openxmlformats.org/officeDocument/2006/customXml" ds:itemID="{AB6DF92D-4215-48A5-9096-9434B4572EB0}">
  <ds:schemaRefs/>
</ds:datastoreItem>
</file>

<file path=docProps/app.xml><?xml version="1.0" encoding="utf-8"?>
<Properties xmlns="http://schemas.openxmlformats.org/officeDocument/2006/extended-properties" xmlns:vt="http://schemas.openxmlformats.org/officeDocument/2006/docPropsVTypes">
  <Template>Normal.dotm</Template>
  <TotalTime>1862</TotalTime>
  <Pages>20</Pages>
  <Words>6352</Words>
  <Characters>36212</Characters>
  <Application>Microsoft Office Word</Application>
  <DocSecurity>0</DocSecurity>
  <Lines>301</Lines>
  <Paragraphs>84</Paragraphs>
  <ScaleCrop>false</ScaleCrop>
  <Company>Ericsson</Company>
  <LinksUpToDate>false</LinksUpToDate>
  <CharactersWithSpaces>42480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2024-05-31T19:25:00Z</dcterms:created>
  <dc:creator>EMAKHEI Heikki Mäki</dc:creator>
  <dc:description>5/000 21-LXE 108 0035 Uen
Rev PD1</dc:description>
  <cp:keywords>Local Instruction; Local Steering; Steering;</cp:keywords>
  <cp:lastModifiedBy>Heikki Mäki</cp:lastModifiedBy>
  <dcterms:modified xsi:type="dcterms:W3CDTF">2026-01-16T12:34:00Z</dcterms:modified>
  <cp:revision>290</cp:revision>
  <dc:title>Risk Assessment and Privacy Impact Assessment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imeStamp">
    <vt:lpwstr>2019-09-17T05:58:18.7478197Z</vt:lpwstr>
  </property>
  <property fmtid="{D5CDD505-2E9C-101B-9397-08002B2CF9AE}" pid="3" name="TemplateIdentity">
    <vt:lpwstr> </vt:lpwstr>
  </property>
  <property fmtid="{D5CDD505-2E9C-101B-9397-08002B2CF9AE}" pid="4" name="TemplafyTenantId">
    <vt:lpwstr>ericsson</vt:lpwstr>
  </property>
  <property fmtid="{D5CDD505-2E9C-101B-9397-08002B2CF9AE}" pid="5" name="TemplafyTemplateId">
    <vt:lpwstr>636904937100485859</vt:lpwstr>
  </property>
  <property fmtid="{D5CDD505-2E9C-101B-9397-08002B2CF9AE}" pid="6" name="TemplafyUserProfileId">
    <vt:lpwstr>637104331697403603</vt:lpwstr>
  </property>
  <property fmtid="{D5CDD505-2E9C-101B-9397-08002B2CF9AE}" pid="7" name="TemplafyLanguageCode">
    <vt:lpwstr>en-US</vt:lpwstr>
  </property>
  <property fmtid="{D5CDD505-2E9C-101B-9397-08002B2CF9AE}" pid="8" name="SecurityClass">
    <vt:lpwstr>Ericsson Internal</vt:lpwstr>
  </property>
  <property fmtid="{D5CDD505-2E9C-101B-9397-08002B2CF9AE}" pid="9" name="ExtConf">
    <vt:lpwstr/>
  </property>
  <property fmtid="{D5CDD505-2E9C-101B-9397-08002B2CF9AE}" pid="10" name="Checked">
    <vt:lpwstr/>
  </property>
  <property fmtid="{D5CDD505-2E9C-101B-9397-08002B2CF9AE}" pid="11" name="Reference">
    <vt:lpwstr/>
  </property>
  <property fmtid="{D5CDD505-2E9C-101B-9397-08002B2CF9AE}" pid="12" name="AdmInfo">
    <vt:lpwstr/>
  </property>
  <property fmtid="{D5CDD505-2E9C-101B-9397-08002B2CF9AE}" pid="13" name="Language">
    <vt:lpwstr>EnglishUS</vt:lpwstr>
  </property>
  <property fmtid="{D5CDD505-2E9C-101B-9397-08002B2CF9AE}" pid="14" name="TemplateID">
    <vt:lpwstr>FALSE</vt:lpwstr>
  </property>
  <property fmtid="{D5CDD505-2E9C-101B-9397-08002B2CF9AE}" pid="15" name="ConfCtrl">
    <vt:lpwstr>FALSE</vt:lpwstr>
  </property>
  <property fmtid="{D5CDD505-2E9C-101B-9397-08002B2CF9AE}" pid="16" name="Conf">
    <vt:lpwstr>Ericsson Internal</vt:lpwstr>
  </property>
  <property fmtid="{D5CDD505-2E9C-101B-9397-08002B2CF9AE}" pid="17" name="TemplateName">
    <vt:lpwstr>CXC 172 4735/5</vt:lpwstr>
  </property>
  <property fmtid="{D5CDD505-2E9C-101B-9397-08002B2CF9AE}" pid="18" name="TemplateVersion">
    <vt:lpwstr>R3A</vt:lpwstr>
  </property>
  <property fmtid="{D5CDD505-2E9C-101B-9397-08002B2CF9AE}" pid="19" name="DocumentType">
    <vt:lpwstr>StandardPortrait</vt:lpwstr>
  </property>
  <property fmtid="{D5CDD505-2E9C-101B-9397-08002B2CF9AE}" pid="20" name="Keyword">
    <vt:lpwstr>Local Instruction; Local Steering; Steering;</vt:lpwstr>
  </property>
  <property fmtid="{D5CDD505-2E9C-101B-9397-08002B2CF9AE}" pid="21" name="Prepared">
    <vt:lpwstr>EMAKHEI Heikki Mäki</vt:lpwstr>
  </property>
  <property fmtid="{D5CDD505-2E9C-101B-9397-08002B2CF9AE}" pid="22" name="BSubject">
    <vt:lpwstr>Organizational - Governance &amp; Administration</vt:lpwstr>
  </property>
  <property fmtid="{D5CDD505-2E9C-101B-9397-08002B2CF9AE}" pid="23" name="BCategory">
    <vt:lpwstr>Research &amp; Development</vt:lpwstr>
  </property>
  <property fmtid="{D5CDD505-2E9C-101B-9397-08002B2CF9AE}" pid="24" name="DocType">
    <vt:lpwstr>Instruction</vt:lpwstr>
  </property>
  <property fmtid="{D5CDD505-2E9C-101B-9397-08002B2CF9AE}" pid="25" name="Title">
    <vt:lpwstr>Risk Assessment and Privacy Impact Assessment Instruction</vt:lpwstr>
  </property>
  <property fmtid="{D5CDD505-2E9C-101B-9397-08002B2CF9AE}" pid="26" name="DocNo">
    <vt:lpwstr>5/000 21-LXE 108 0035 Uen</vt:lpwstr>
  </property>
  <property fmtid="{D5CDD505-2E9C-101B-9397-08002B2CF9AE}" pid="27" name="DocName">
    <vt:lpwstr>INSTRUCTION</vt:lpwstr>
  </property>
  <property fmtid="{D5CDD505-2E9C-101B-9397-08002B2CF9AE}" pid="28" name="ContentTypeId">
    <vt:lpwstr>0x0101001E4DD2F48D38AB4A85911C5685DA90FF</vt:lpwstr>
  </property>
  <property fmtid="{D5CDD505-2E9C-101B-9397-08002B2CF9AE}" pid="29" name="MediaServiceImageTags">
    <vt:lpwstr/>
  </property>
  <property pid="33" fmtid="{D5CDD505-2E9C-101B-9397-08002B2CF9AE}" name="Date">
    <vt:lpwstr>2026-01-16</vt:lpwstr>
  </property>
  <property pid="34" fmtid="{D5CDD505-2E9C-101B-9397-08002B2CF9AE}" name="Revision">
    <vt:lpwstr>PE1</vt:lpwstr>
  </property>
  <property pid="35" fmtid="{D5CDD505-2E9C-101B-9397-08002B2CF9AE}" name="ApprovedBy">
    <vt:lpwstr/>
  </property>
</Properties>
</file>